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34D65" w14:textId="77777777" w:rsidR="003D3321" w:rsidRDefault="00995764" w:rsidP="00816189">
      <w:pPr>
        <w:pStyle w:val="DocName"/>
        <w:spacing w:before="240" w:after="240"/>
        <w:rPr>
          <w:color w:val="000080"/>
          <w:sz w:val="44"/>
          <w:szCs w:val="24"/>
          <w:lang w:val="en-GB" w:eastAsia="en-GB"/>
        </w:rPr>
      </w:pPr>
      <w:r w:rsidRPr="00816189">
        <w:rPr>
          <w:color w:val="000080"/>
          <w:sz w:val="44"/>
          <w:szCs w:val="24"/>
          <w:lang w:val="en-GB" w:eastAsia="en-GB"/>
        </w:rPr>
        <w:t>Production Deployment Plan</w:t>
      </w:r>
      <w:r w:rsidR="00DC4EF3">
        <w:rPr>
          <w:color w:val="000080"/>
          <w:sz w:val="44"/>
          <w:szCs w:val="24"/>
          <w:lang w:val="en-GB" w:eastAsia="en-GB"/>
        </w:rPr>
        <w:t xml:space="preserve"> </w:t>
      </w:r>
    </w:p>
    <w:p w14:paraId="5EE52A8C" w14:textId="5B652051" w:rsidR="00995764" w:rsidRPr="00816189" w:rsidRDefault="00486D8B" w:rsidP="00816189">
      <w:pPr>
        <w:pStyle w:val="DocName"/>
        <w:spacing w:before="240" w:after="240"/>
        <w:rPr>
          <w:color w:val="000080"/>
          <w:sz w:val="44"/>
          <w:szCs w:val="24"/>
          <w:lang w:val="en-GB" w:eastAsia="en-GB"/>
        </w:rPr>
      </w:pPr>
      <w:r>
        <w:rPr>
          <w:color w:val="000080"/>
          <w:sz w:val="44"/>
          <w:szCs w:val="24"/>
          <w:lang w:val="en-GB" w:eastAsia="en-GB"/>
        </w:rPr>
        <w:t>AP/Relay NIC</w:t>
      </w:r>
      <w:r w:rsidR="003D3321">
        <w:rPr>
          <w:color w:val="000080"/>
          <w:sz w:val="44"/>
          <w:szCs w:val="24"/>
          <w:lang w:val="en-GB" w:eastAsia="en-GB"/>
        </w:rPr>
        <w:t xml:space="preserve"> Firmware</w:t>
      </w:r>
    </w:p>
    <w:p w14:paraId="5E2D97EE" w14:textId="38189B25" w:rsidR="004D1419" w:rsidRDefault="004D1419" w:rsidP="001F58C5"/>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723C9C" w:rsidRPr="005132A7" w14:paraId="2FD2E9B0" w14:textId="77777777" w:rsidTr="44C6398F">
        <w:tc>
          <w:tcPr>
            <w:tcW w:w="2977" w:type="dxa"/>
            <w:vAlign w:val="center"/>
          </w:tcPr>
          <w:p w14:paraId="7B3140C8" w14:textId="7D5EB075" w:rsidR="00723C9C" w:rsidRPr="005132A7" w:rsidRDefault="00723C9C" w:rsidP="00723C9C">
            <w:pPr>
              <w:pStyle w:val="TableColumnText"/>
              <w:rPr>
                <w:rFonts w:eastAsia="Calibri"/>
                <w:sz w:val="16"/>
                <w:szCs w:val="16"/>
              </w:rPr>
            </w:pPr>
            <w:r w:rsidRPr="00723C9C">
              <w:rPr>
                <w:rFonts w:eastAsia="Calibri"/>
                <w:sz w:val="16"/>
                <w:szCs w:val="16"/>
              </w:rPr>
              <w:t>CR / Project Number:</w:t>
            </w:r>
          </w:p>
        </w:tc>
        <w:tc>
          <w:tcPr>
            <w:tcW w:w="6521" w:type="dxa"/>
            <w:vAlign w:val="center"/>
          </w:tcPr>
          <w:p w14:paraId="2B8F3437" w14:textId="3EF78EB1" w:rsidR="00723C9C" w:rsidRDefault="00723C9C" w:rsidP="00723C9C">
            <w:pPr>
              <w:pStyle w:val="TableText"/>
              <w:rPr>
                <w:rFonts w:eastAsia="Calibri"/>
                <w:sz w:val="16"/>
                <w:szCs w:val="16"/>
              </w:rPr>
            </w:pPr>
          </w:p>
        </w:tc>
      </w:tr>
      <w:tr w:rsidR="00723C9C" w:rsidRPr="005132A7" w14:paraId="3F32230E" w14:textId="77777777" w:rsidTr="44C6398F">
        <w:tc>
          <w:tcPr>
            <w:tcW w:w="2977" w:type="dxa"/>
            <w:vAlign w:val="center"/>
          </w:tcPr>
          <w:p w14:paraId="74854866" w14:textId="77777777" w:rsidR="00723C9C" w:rsidRPr="005132A7" w:rsidRDefault="00723C9C" w:rsidP="00723C9C">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3F763110" w:rsidR="00723C9C" w:rsidRPr="005132A7" w:rsidRDefault="002D033E" w:rsidP="00723C9C">
            <w:pPr>
              <w:pStyle w:val="TableText"/>
              <w:rPr>
                <w:rFonts w:eastAsia="Calibri"/>
                <w:sz w:val="16"/>
                <w:szCs w:val="16"/>
              </w:rPr>
            </w:pPr>
            <w:r>
              <w:rPr>
                <w:rFonts w:eastAsia="Calibri"/>
                <w:sz w:val="16"/>
                <w:szCs w:val="16"/>
              </w:rPr>
              <w:t>1.0</w:t>
            </w:r>
            <w:r w:rsidR="003F35D9">
              <w:rPr>
                <w:rFonts w:eastAsia="Calibri"/>
                <w:sz w:val="16"/>
                <w:szCs w:val="16"/>
              </w:rPr>
              <w:t>3</w:t>
            </w:r>
          </w:p>
        </w:tc>
      </w:tr>
      <w:tr w:rsidR="005810A3" w:rsidRPr="005132A7" w14:paraId="57A35189" w14:textId="77777777" w:rsidTr="44C6398F">
        <w:tc>
          <w:tcPr>
            <w:tcW w:w="2977" w:type="dxa"/>
            <w:vAlign w:val="center"/>
          </w:tcPr>
          <w:p w14:paraId="0177AAE7" w14:textId="630CD480" w:rsidR="005810A3" w:rsidRPr="005132A7" w:rsidRDefault="005810A3" w:rsidP="005810A3">
            <w:pPr>
              <w:pStyle w:val="TableColumnText"/>
              <w:rPr>
                <w:rFonts w:eastAsia="Calibri"/>
                <w:sz w:val="16"/>
                <w:szCs w:val="16"/>
              </w:rPr>
            </w:pPr>
            <w:r w:rsidRPr="005810A3">
              <w:rPr>
                <w:rFonts w:eastAsia="Calibri"/>
                <w:sz w:val="16"/>
                <w:szCs w:val="16"/>
              </w:rPr>
              <w:t>Created On:</w:t>
            </w:r>
          </w:p>
        </w:tc>
        <w:tc>
          <w:tcPr>
            <w:tcW w:w="6521" w:type="dxa"/>
            <w:vAlign w:val="center"/>
          </w:tcPr>
          <w:p w14:paraId="66E41916" w14:textId="3F4609FA" w:rsidR="005810A3" w:rsidRPr="005132A7" w:rsidRDefault="00486D8B" w:rsidP="005810A3">
            <w:pPr>
              <w:pStyle w:val="TableText"/>
              <w:rPr>
                <w:rFonts w:eastAsia="Calibri"/>
                <w:sz w:val="16"/>
                <w:szCs w:val="16"/>
              </w:rPr>
            </w:pPr>
            <w:r>
              <w:rPr>
                <w:rFonts w:eastAsia="Calibri"/>
                <w:sz w:val="16"/>
                <w:szCs w:val="16"/>
              </w:rPr>
              <w:t>04/06/2024</w:t>
            </w:r>
          </w:p>
        </w:tc>
      </w:tr>
      <w:tr w:rsidR="005810A3" w:rsidRPr="005132A7" w14:paraId="5B4B0078" w14:textId="77777777" w:rsidTr="44C6398F">
        <w:tc>
          <w:tcPr>
            <w:tcW w:w="2977" w:type="dxa"/>
            <w:vAlign w:val="center"/>
          </w:tcPr>
          <w:p w14:paraId="2F7BD355" w14:textId="51E6D6F1" w:rsidR="005810A3" w:rsidRPr="005132A7" w:rsidRDefault="005810A3" w:rsidP="005810A3">
            <w:pPr>
              <w:pStyle w:val="TableColumnText"/>
              <w:rPr>
                <w:rFonts w:eastAsia="Calibri"/>
                <w:sz w:val="16"/>
                <w:szCs w:val="16"/>
              </w:rPr>
            </w:pPr>
            <w:r w:rsidRPr="005810A3">
              <w:rPr>
                <w:rFonts w:eastAsia="Calibri"/>
                <w:sz w:val="16"/>
                <w:szCs w:val="16"/>
              </w:rPr>
              <w:t>Last Updated:</w:t>
            </w:r>
          </w:p>
        </w:tc>
        <w:tc>
          <w:tcPr>
            <w:tcW w:w="6521" w:type="dxa"/>
            <w:vAlign w:val="center"/>
          </w:tcPr>
          <w:p w14:paraId="3C672032" w14:textId="77393038" w:rsidR="005810A3" w:rsidRPr="005132A7" w:rsidRDefault="005810A3" w:rsidP="005810A3">
            <w:pPr>
              <w:pStyle w:val="TableText"/>
              <w:rPr>
                <w:rFonts w:eastAsia="Calibri"/>
                <w:sz w:val="16"/>
                <w:szCs w:val="16"/>
              </w:rPr>
            </w:pPr>
          </w:p>
        </w:tc>
      </w:tr>
      <w:tr w:rsidR="005810A3" w:rsidRPr="005132A7" w14:paraId="19E74289" w14:textId="77777777" w:rsidTr="44C6398F">
        <w:tc>
          <w:tcPr>
            <w:tcW w:w="2977" w:type="dxa"/>
            <w:vAlign w:val="center"/>
          </w:tcPr>
          <w:p w14:paraId="675DE16B" w14:textId="31E206EC" w:rsidR="005810A3" w:rsidRPr="005132A7" w:rsidRDefault="005810A3" w:rsidP="005810A3">
            <w:pPr>
              <w:pStyle w:val="TableColumnText"/>
              <w:rPr>
                <w:rFonts w:eastAsia="Calibri"/>
                <w:sz w:val="16"/>
                <w:szCs w:val="16"/>
              </w:rPr>
            </w:pPr>
            <w:r w:rsidRPr="005810A3">
              <w:rPr>
                <w:rFonts w:eastAsia="Calibri"/>
                <w:sz w:val="16"/>
                <w:szCs w:val="16"/>
              </w:rPr>
              <w:t>Status:</w:t>
            </w:r>
          </w:p>
        </w:tc>
        <w:tc>
          <w:tcPr>
            <w:tcW w:w="6521" w:type="dxa"/>
            <w:vAlign w:val="center"/>
          </w:tcPr>
          <w:p w14:paraId="179DC04F" w14:textId="7CF999B4" w:rsidR="005810A3" w:rsidRPr="005132A7" w:rsidRDefault="005810A3" w:rsidP="005810A3">
            <w:pPr>
              <w:pStyle w:val="TableText"/>
              <w:rPr>
                <w:rFonts w:eastAsia="Calibri"/>
                <w:sz w:val="16"/>
                <w:szCs w:val="16"/>
              </w:rPr>
            </w:pPr>
          </w:p>
        </w:tc>
      </w:tr>
      <w:tr w:rsidR="005810A3" w:rsidRPr="005132A7" w14:paraId="7853E1CB" w14:textId="77777777" w:rsidTr="44C6398F">
        <w:tc>
          <w:tcPr>
            <w:tcW w:w="2977" w:type="dxa"/>
            <w:vAlign w:val="center"/>
          </w:tcPr>
          <w:p w14:paraId="57F03F36" w14:textId="567B8A9B" w:rsidR="005810A3" w:rsidRPr="005132A7" w:rsidRDefault="005810A3" w:rsidP="005810A3">
            <w:pPr>
              <w:pStyle w:val="TableColumnText"/>
              <w:rPr>
                <w:rFonts w:eastAsia="Calibri"/>
                <w:sz w:val="16"/>
                <w:szCs w:val="16"/>
              </w:rPr>
            </w:pPr>
            <w:r w:rsidRPr="005810A3">
              <w:rPr>
                <w:rFonts w:eastAsia="Calibri"/>
                <w:sz w:val="16"/>
                <w:szCs w:val="16"/>
              </w:rPr>
              <w:t>Author/s:</w:t>
            </w:r>
          </w:p>
        </w:tc>
        <w:tc>
          <w:tcPr>
            <w:tcW w:w="6521" w:type="dxa"/>
            <w:vAlign w:val="center"/>
          </w:tcPr>
          <w:p w14:paraId="36B5D25C" w14:textId="530D85AC" w:rsidR="005810A3" w:rsidRPr="005132A7" w:rsidRDefault="00486D8B" w:rsidP="005810A3">
            <w:pPr>
              <w:pStyle w:val="TableText"/>
              <w:rPr>
                <w:rFonts w:eastAsia="Calibri"/>
                <w:sz w:val="16"/>
                <w:szCs w:val="16"/>
              </w:rPr>
            </w:pPr>
            <w:r>
              <w:rPr>
                <w:rFonts w:eastAsia="Calibri"/>
                <w:sz w:val="16"/>
                <w:szCs w:val="16"/>
              </w:rPr>
              <w:t xml:space="preserve">Percy </w:t>
            </w:r>
            <w:proofErr w:type="spellStart"/>
            <w:r>
              <w:rPr>
                <w:rFonts w:eastAsia="Calibri"/>
                <w:sz w:val="16"/>
                <w:szCs w:val="16"/>
              </w:rPr>
              <w:t>Ahangama</w:t>
            </w:r>
            <w:proofErr w:type="spellEnd"/>
            <w:r>
              <w:rPr>
                <w:rFonts w:eastAsia="Calibri"/>
                <w:sz w:val="16"/>
                <w:szCs w:val="16"/>
              </w:rPr>
              <w:t xml:space="preserve"> Arachchige</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9498" w:type="dxa"/>
        <w:tblBorders>
          <w:bottom w:val="single" w:sz="4" w:space="0" w:color="auto"/>
          <w:insideH w:val="single" w:sz="4" w:space="0" w:color="auto"/>
        </w:tblBorders>
        <w:tblLook w:val="01E0" w:firstRow="1" w:lastRow="1" w:firstColumn="1" w:lastColumn="1" w:noHBand="0" w:noVBand="0"/>
      </w:tblPr>
      <w:tblGrid>
        <w:gridCol w:w="3000"/>
        <w:gridCol w:w="2812"/>
        <w:gridCol w:w="1985"/>
        <w:gridCol w:w="1701"/>
      </w:tblGrid>
      <w:tr w:rsidR="008541A2" w:rsidRPr="006B39E6" w14:paraId="55D8A477" w14:textId="77777777" w:rsidTr="00A97A78">
        <w:tc>
          <w:tcPr>
            <w:tcW w:w="3000" w:type="dxa"/>
            <w:shd w:val="clear" w:color="auto" w:fill="auto"/>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2812" w:type="dxa"/>
            <w:shd w:val="clear" w:color="auto" w:fill="auto"/>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985" w:type="dxa"/>
            <w:shd w:val="clear" w:color="auto" w:fill="auto"/>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701" w:type="dxa"/>
            <w:shd w:val="clear" w:color="auto" w:fill="auto"/>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4403A0" w:rsidRPr="005132A7" w14:paraId="0A31E4A9" w14:textId="77777777" w:rsidTr="00A97A78">
        <w:trPr>
          <w:trHeight w:val="559"/>
        </w:trPr>
        <w:tc>
          <w:tcPr>
            <w:tcW w:w="3000" w:type="dxa"/>
            <w:shd w:val="clear" w:color="auto" w:fill="auto"/>
            <w:vAlign w:val="center"/>
          </w:tcPr>
          <w:p w14:paraId="732A3CD9" w14:textId="478C16A0" w:rsidR="004403A0" w:rsidRPr="005132A7" w:rsidRDefault="00FE26B7" w:rsidP="004403A0">
            <w:pPr>
              <w:pStyle w:val="TableText"/>
              <w:rPr>
                <w:rFonts w:cs="Arial"/>
                <w:sz w:val="16"/>
                <w:szCs w:val="16"/>
              </w:rPr>
            </w:pPr>
            <w:r w:rsidRPr="00FE26B7">
              <w:rPr>
                <w:rFonts w:cs="Arial"/>
                <w:sz w:val="16"/>
                <w:szCs w:val="16"/>
              </w:rPr>
              <w:t>Communication Networks Quality Manager</w:t>
            </w:r>
          </w:p>
        </w:tc>
        <w:tc>
          <w:tcPr>
            <w:tcW w:w="2812" w:type="dxa"/>
            <w:shd w:val="clear" w:color="auto" w:fill="auto"/>
            <w:vAlign w:val="center"/>
          </w:tcPr>
          <w:p w14:paraId="366D45F2" w14:textId="62AA7BCE" w:rsidR="004403A0" w:rsidRPr="005132A7" w:rsidRDefault="00FE26B7" w:rsidP="004403A0">
            <w:pPr>
              <w:pStyle w:val="TableText"/>
              <w:rPr>
                <w:rFonts w:cs="Arial"/>
                <w:sz w:val="16"/>
                <w:szCs w:val="16"/>
              </w:rPr>
            </w:pPr>
            <w:r>
              <w:rPr>
                <w:rFonts w:cs="Arial"/>
                <w:sz w:val="16"/>
                <w:szCs w:val="16"/>
              </w:rPr>
              <w:t>Leonard Jarillas</w:t>
            </w:r>
          </w:p>
        </w:tc>
        <w:tc>
          <w:tcPr>
            <w:tcW w:w="1985" w:type="dxa"/>
            <w:shd w:val="clear" w:color="auto" w:fill="auto"/>
            <w:vAlign w:val="center"/>
          </w:tcPr>
          <w:p w14:paraId="19212B29" w14:textId="22CC0B01" w:rsidR="004403A0" w:rsidRPr="00AF0C1A" w:rsidRDefault="004403A0" w:rsidP="004403A0">
            <w:pPr>
              <w:pStyle w:val="TableText"/>
              <w:rPr>
                <w:rFonts w:cs="Arial"/>
                <w:sz w:val="16"/>
                <w:szCs w:val="16"/>
              </w:rPr>
            </w:pPr>
          </w:p>
        </w:tc>
        <w:tc>
          <w:tcPr>
            <w:tcW w:w="1701" w:type="dxa"/>
            <w:shd w:val="clear" w:color="auto" w:fill="auto"/>
            <w:vAlign w:val="center"/>
          </w:tcPr>
          <w:p w14:paraId="288179FF" w14:textId="08CEE1C2" w:rsidR="004403A0" w:rsidRPr="00AF0C1A" w:rsidRDefault="004403A0" w:rsidP="004403A0">
            <w:pPr>
              <w:pStyle w:val="TableText"/>
              <w:rPr>
                <w:rFonts w:cs="Arial"/>
                <w:sz w:val="16"/>
                <w:szCs w:val="16"/>
              </w:rPr>
            </w:pPr>
          </w:p>
        </w:tc>
      </w:tr>
      <w:tr w:rsidR="004403A0" w:rsidRPr="005132A7" w14:paraId="4E2B2375" w14:textId="77777777" w:rsidTr="00A97A78">
        <w:trPr>
          <w:trHeight w:val="541"/>
        </w:trPr>
        <w:tc>
          <w:tcPr>
            <w:tcW w:w="3000" w:type="dxa"/>
            <w:shd w:val="clear" w:color="auto" w:fill="auto"/>
            <w:vAlign w:val="center"/>
          </w:tcPr>
          <w:p w14:paraId="6099022C" w14:textId="6AF547D3" w:rsidR="004403A0" w:rsidRPr="005132A7" w:rsidRDefault="004403A0" w:rsidP="004403A0">
            <w:pPr>
              <w:pStyle w:val="TableText"/>
              <w:rPr>
                <w:rFonts w:cs="Arial"/>
                <w:sz w:val="16"/>
                <w:szCs w:val="16"/>
              </w:rPr>
            </w:pPr>
            <w:r w:rsidRPr="005132A7">
              <w:rPr>
                <w:rFonts w:cs="Arial"/>
                <w:sz w:val="16"/>
                <w:szCs w:val="16"/>
              </w:rPr>
              <w:t>Communications Manager</w:t>
            </w:r>
          </w:p>
        </w:tc>
        <w:tc>
          <w:tcPr>
            <w:tcW w:w="2812" w:type="dxa"/>
            <w:shd w:val="clear" w:color="auto" w:fill="auto"/>
            <w:vAlign w:val="center"/>
          </w:tcPr>
          <w:p w14:paraId="68F54539" w14:textId="2055C513" w:rsidR="004403A0" w:rsidRPr="005132A7" w:rsidRDefault="004403A0" w:rsidP="004403A0">
            <w:pPr>
              <w:pStyle w:val="TableText"/>
              <w:rPr>
                <w:rFonts w:cs="Arial"/>
                <w:sz w:val="16"/>
                <w:szCs w:val="16"/>
              </w:rPr>
            </w:pPr>
            <w:r w:rsidRPr="005132A7">
              <w:rPr>
                <w:rFonts w:cs="Arial"/>
                <w:sz w:val="16"/>
                <w:szCs w:val="16"/>
              </w:rPr>
              <w:t>Stuart Bannister</w:t>
            </w:r>
          </w:p>
        </w:tc>
        <w:tc>
          <w:tcPr>
            <w:tcW w:w="1985" w:type="dxa"/>
            <w:shd w:val="clear" w:color="auto" w:fill="auto"/>
            <w:vAlign w:val="center"/>
          </w:tcPr>
          <w:p w14:paraId="246D837C" w14:textId="5209F6B4" w:rsidR="004403A0" w:rsidRPr="00AF0C1A" w:rsidRDefault="004403A0" w:rsidP="004403A0">
            <w:pPr>
              <w:pStyle w:val="TableText"/>
              <w:rPr>
                <w:sz w:val="16"/>
                <w:szCs w:val="16"/>
              </w:rPr>
            </w:pPr>
          </w:p>
        </w:tc>
        <w:tc>
          <w:tcPr>
            <w:tcW w:w="1701" w:type="dxa"/>
            <w:shd w:val="clear" w:color="auto" w:fill="auto"/>
            <w:vAlign w:val="center"/>
          </w:tcPr>
          <w:p w14:paraId="1859F57B" w14:textId="0DFD85FD" w:rsidR="004403A0" w:rsidRPr="00AF0C1A" w:rsidRDefault="004403A0" w:rsidP="004403A0">
            <w:pPr>
              <w:pStyle w:val="TableText"/>
              <w:rPr>
                <w:sz w:val="16"/>
                <w:szCs w:val="16"/>
              </w:rPr>
            </w:pPr>
          </w:p>
        </w:tc>
      </w:tr>
      <w:tr w:rsidR="004403A0" w:rsidRPr="005132A7" w14:paraId="5994A996" w14:textId="77777777" w:rsidTr="00A97A78">
        <w:trPr>
          <w:trHeight w:val="541"/>
        </w:trPr>
        <w:tc>
          <w:tcPr>
            <w:tcW w:w="3000" w:type="dxa"/>
            <w:shd w:val="clear" w:color="auto" w:fill="auto"/>
            <w:vAlign w:val="center"/>
          </w:tcPr>
          <w:p w14:paraId="67FC2D0C" w14:textId="6BBD809D" w:rsidR="004403A0" w:rsidRPr="005132A7" w:rsidRDefault="004403A0" w:rsidP="004403A0">
            <w:pPr>
              <w:pStyle w:val="TableText"/>
              <w:rPr>
                <w:rFonts w:cs="Arial"/>
                <w:sz w:val="16"/>
                <w:szCs w:val="16"/>
              </w:rPr>
            </w:pPr>
            <w:r w:rsidRPr="005132A7">
              <w:rPr>
                <w:rFonts w:cs="Arial"/>
                <w:sz w:val="16"/>
                <w:szCs w:val="16"/>
              </w:rPr>
              <w:t>Meter Asset Manager</w:t>
            </w:r>
          </w:p>
        </w:tc>
        <w:tc>
          <w:tcPr>
            <w:tcW w:w="2812" w:type="dxa"/>
            <w:shd w:val="clear" w:color="auto" w:fill="auto"/>
            <w:vAlign w:val="center"/>
          </w:tcPr>
          <w:p w14:paraId="505914A1" w14:textId="5EA0CFAB" w:rsidR="004403A0" w:rsidRPr="005132A7" w:rsidRDefault="004403A0" w:rsidP="004403A0">
            <w:pPr>
              <w:pStyle w:val="TableText"/>
              <w:rPr>
                <w:rFonts w:cs="Arial"/>
                <w:sz w:val="16"/>
                <w:szCs w:val="16"/>
              </w:rPr>
            </w:pPr>
            <w:r w:rsidRPr="005132A7">
              <w:rPr>
                <w:rFonts w:cs="Arial"/>
                <w:sz w:val="16"/>
                <w:szCs w:val="16"/>
              </w:rPr>
              <w:t>Goutham Lingam</w:t>
            </w:r>
          </w:p>
        </w:tc>
        <w:tc>
          <w:tcPr>
            <w:tcW w:w="1985" w:type="dxa"/>
            <w:shd w:val="clear" w:color="auto" w:fill="auto"/>
            <w:vAlign w:val="center"/>
          </w:tcPr>
          <w:p w14:paraId="04793437" w14:textId="3004B978" w:rsidR="004403A0" w:rsidRPr="00AF0C1A" w:rsidRDefault="004403A0" w:rsidP="004403A0">
            <w:pPr>
              <w:pStyle w:val="TableText"/>
              <w:rPr>
                <w:sz w:val="16"/>
                <w:szCs w:val="16"/>
              </w:rPr>
            </w:pPr>
          </w:p>
        </w:tc>
        <w:tc>
          <w:tcPr>
            <w:tcW w:w="1701" w:type="dxa"/>
            <w:shd w:val="clear" w:color="auto" w:fill="auto"/>
            <w:vAlign w:val="center"/>
          </w:tcPr>
          <w:p w14:paraId="38D4DFA6" w14:textId="634A2F48" w:rsidR="004403A0" w:rsidRPr="00AF0C1A" w:rsidRDefault="004403A0" w:rsidP="004403A0">
            <w:pPr>
              <w:pStyle w:val="TableText"/>
              <w:rPr>
                <w:sz w:val="16"/>
                <w:szCs w:val="16"/>
              </w:rPr>
            </w:pPr>
          </w:p>
        </w:tc>
      </w:tr>
      <w:tr w:rsidR="004403A0" w:rsidRPr="005132A7" w14:paraId="2ADA05AE" w14:textId="77777777" w:rsidTr="00A97A78">
        <w:trPr>
          <w:trHeight w:val="541"/>
        </w:trPr>
        <w:tc>
          <w:tcPr>
            <w:tcW w:w="3000" w:type="dxa"/>
            <w:shd w:val="clear" w:color="auto" w:fill="auto"/>
            <w:vAlign w:val="center"/>
          </w:tcPr>
          <w:p w14:paraId="373AC7DE" w14:textId="00673F7C" w:rsidR="004403A0" w:rsidRPr="005132A7" w:rsidRDefault="004403A0" w:rsidP="004403A0">
            <w:pPr>
              <w:pStyle w:val="TableText"/>
              <w:rPr>
                <w:rFonts w:cs="Arial"/>
                <w:sz w:val="16"/>
                <w:szCs w:val="16"/>
              </w:rPr>
            </w:pPr>
            <w:r w:rsidRPr="005132A7">
              <w:rPr>
                <w:rFonts w:cs="Arial"/>
                <w:sz w:val="16"/>
                <w:szCs w:val="16"/>
              </w:rPr>
              <w:t>IOT System Service Lead</w:t>
            </w:r>
          </w:p>
        </w:tc>
        <w:tc>
          <w:tcPr>
            <w:tcW w:w="2812" w:type="dxa"/>
            <w:shd w:val="clear" w:color="auto" w:fill="auto"/>
            <w:vAlign w:val="center"/>
          </w:tcPr>
          <w:p w14:paraId="65126A76" w14:textId="229F8970" w:rsidR="004403A0" w:rsidRPr="005132A7" w:rsidRDefault="004403A0" w:rsidP="004403A0">
            <w:pPr>
              <w:pStyle w:val="TableText"/>
              <w:rPr>
                <w:rFonts w:cs="Arial"/>
                <w:sz w:val="16"/>
                <w:szCs w:val="16"/>
              </w:rPr>
            </w:pPr>
            <w:r w:rsidRPr="005132A7">
              <w:rPr>
                <w:rFonts w:cs="Arial"/>
                <w:sz w:val="16"/>
                <w:szCs w:val="16"/>
              </w:rPr>
              <w:t>Wilton Gao</w:t>
            </w:r>
          </w:p>
        </w:tc>
        <w:tc>
          <w:tcPr>
            <w:tcW w:w="1985" w:type="dxa"/>
            <w:shd w:val="clear" w:color="auto" w:fill="auto"/>
            <w:vAlign w:val="center"/>
          </w:tcPr>
          <w:p w14:paraId="0E8B1067" w14:textId="3EF7247B" w:rsidR="004403A0" w:rsidRPr="00AF0C1A" w:rsidRDefault="004403A0" w:rsidP="004403A0">
            <w:pPr>
              <w:pStyle w:val="TableText"/>
              <w:rPr>
                <w:sz w:val="16"/>
                <w:szCs w:val="16"/>
              </w:rPr>
            </w:pPr>
          </w:p>
        </w:tc>
        <w:tc>
          <w:tcPr>
            <w:tcW w:w="1701" w:type="dxa"/>
            <w:shd w:val="clear" w:color="auto" w:fill="auto"/>
            <w:vAlign w:val="center"/>
          </w:tcPr>
          <w:p w14:paraId="0801099A" w14:textId="404C020B" w:rsidR="004403A0" w:rsidRPr="00AF0C1A" w:rsidRDefault="004403A0" w:rsidP="004403A0">
            <w:pPr>
              <w:pStyle w:val="TableText"/>
              <w:rPr>
                <w:sz w:val="16"/>
                <w:szCs w:val="16"/>
              </w:rPr>
            </w:pPr>
          </w:p>
        </w:tc>
      </w:tr>
    </w:tbl>
    <w:p w14:paraId="4456CC68" w14:textId="77777777" w:rsidR="008541A2" w:rsidRPr="003F73CA" w:rsidRDefault="008541A2" w:rsidP="001F58C5">
      <w:pPr>
        <w:pStyle w:val="DocumentText10pt"/>
        <w:sectPr w:rsidR="008541A2" w:rsidRPr="003F73CA" w:rsidSect="00D12872">
          <w:footerReference w:type="default" r:id="rId12"/>
          <w:headerReference w:type="first" r:id="rId13"/>
          <w:footerReference w:type="first" r:id="rId14"/>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789C88BD" w14:textId="68FB4C15" w:rsidR="007B05A1" w:rsidRPr="005132A7" w:rsidRDefault="00A64916" w:rsidP="001F58C5">
      <w:pPr>
        <w:pStyle w:val="DocumentText10pt"/>
      </w:pPr>
      <w:r>
        <w:t>The purpose of the Deployment Plan is to specify the business and technical resources</w:t>
      </w:r>
      <w:r w:rsidR="00EB1684">
        <w:t xml:space="preserve">, </w:t>
      </w:r>
      <w:r>
        <w:t>system requirements</w:t>
      </w:r>
      <w:r w:rsidR="00EB1684">
        <w:t xml:space="preserve">, </w:t>
      </w:r>
      <w:proofErr w:type="gramStart"/>
      <w:r w:rsidR="00EB1684">
        <w:t>steps</w:t>
      </w:r>
      <w:proofErr w:type="gramEnd"/>
      <w:r w:rsidR="00EB1684">
        <w:t xml:space="preserve"> and schedule </w:t>
      </w:r>
      <w:r>
        <w:t>for deployment</w:t>
      </w:r>
      <w:r w:rsidR="00EB1684">
        <w:t>.</w:t>
      </w:r>
      <w:r>
        <w:t xml:space="preserve"> This document establishes the Go / No-Go criteria and the documentation requirements and gives final approval to go ahead as planned.</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shd w:val="clear" w:color="auto" w:fill="auto"/>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shd w:val="clear" w:color="auto" w:fill="auto"/>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shd w:val="clear" w:color="auto" w:fill="auto"/>
            <w:vAlign w:val="center"/>
          </w:tcPr>
          <w:p w14:paraId="6A650678" w14:textId="7BB96D59" w:rsidR="005657F2" w:rsidRPr="006B39E6" w:rsidRDefault="00486D8B" w:rsidP="001F58C5">
            <w:pPr>
              <w:pStyle w:val="TableText"/>
              <w:rPr>
                <w:sz w:val="16"/>
                <w:szCs w:val="16"/>
              </w:rPr>
            </w:pPr>
            <w:r>
              <w:rPr>
                <w:sz w:val="16"/>
                <w:szCs w:val="16"/>
              </w:rPr>
              <w:t xml:space="preserve">AP/Relay NIC </w:t>
            </w:r>
            <w:r w:rsidR="00EA29E1" w:rsidRPr="00EA29E1">
              <w:rPr>
                <w:sz w:val="16"/>
                <w:szCs w:val="16"/>
              </w:rPr>
              <w:t xml:space="preserve">Firmware </w:t>
            </w:r>
            <w:r w:rsidR="00EA29E1">
              <w:rPr>
                <w:sz w:val="16"/>
                <w:szCs w:val="16"/>
              </w:rPr>
              <w:t>–</w:t>
            </w:r>
            <w:r w:rsidR="00EA29E1" w:rsidRPr="00EA29E1">
              <w:rPr>
                <w:sz w:val="16"/>
                <w:szCs w:val="16"/>
              </w:rPr>
              <w:t xml:space="preserve"> T</w:t>
            </w:r>
            <w:r w:rsidR="00EA29E1">
              <w:rPr>
                <w:sz w:val="16"/>
                <w:szCs w:val="16"/>
              </w:rPr>
              <w:t xml:space="preserve">est Summary </w:t>
            </w:r>
            <w:commentRangeStart w:id="0"/>
            <w:r w:rsidR="00EA29E1">
              <w:rPr>
                <w:sz w:val="16"/>
                <w:szCs w:val="16"/>
              </w:rPr>
              <w:t>Report</w:t>
            </w:r>
            <w:commentRangeEnd w:id="0"/>
            <w:r w:rsidR="005712B2">
              <w:rPr>
                <w:rStyle w:val="CommentReference"/>
                <w:lang w:val="en-US"/>
              </w:rPr>
              <w:commentReference w:id="0"/>
            </w:r>
          </w:p>
        </w:tc>
        <w:tc>
          <w:tcPr>
            <w:tcW w:w="2268" w:type="dxa"/>
          </w:tcPr>
          <w:p w14:paraId="40B62C45" w14:textId="13A4DBFB" w:rsidR="005657F2" w:rsidRPr="006B39E6" w:rsidRDefault="005657F2" w:rsidP="001F58C5">
            <w:pPr>
              <w:pStyle w:val="TableText"/>
              <w:rPr>
                <w:sz w:val="16"/>
                <w:szCs w:val="16"/>
              </w:rPr>
            </w:pPr>
          </w:p>
        </w:tc>
        <w:tc>
          <w:tcPr>
            <w:tcW w:w="1451" w:type="dxa"/>
            <w:shd w:val="clear" w:color="auto" w:fill="auto"/>
            <w:vAlign w:val="center"/>
          </w:tcPr>
          <w:p w14:paraId="27CD2484" w14:textId="37BAC822" w:rsidR="005657F2" w:rsidRPr="006B39E6" w:rsidRDefault="00EA29E1" w:rsidP="001F58C5">
            <w:pPr>
              <w:pStyle w:val="TableText"/>
              <w:rPr>
                <w:sz w:val="16"/>
                <w:szCs w:val="16"/>
              </w:rPr>
            </w:pPr>
            <w:r>
              <w:rPr>
                <w:sz w:val="16"/>
                <w:szCs w:val="16"/>
              </w:rPr>
              <w:t>TSR</w:t>
            </w:r>
          </w:p>
        </w:tc>
      </w:tr>
      <w:tr w:rsidR="005657F2" w:rsidRPr="006B39E6" w14:paraId="243BA244" w14:textId="77777777" w:rsidTr="006B39E6">
        <w:tc>
          <w:tcPr>
            <w:tcW w:w="6204" w:type="dxa"/>
            <w:shd w:val="clear" w:color="auto" w:fill="auto"/>
            <w:vAlign w:val="center"/>
          </w:tcPr>
          <w:p w14:paraId="5A5DC346" w14:textId="51BD3DB3" w:rsidR="005657F2" w:rsidRPr="00053600" w:rsidRDefault="00547B6F" w:rsidP="00053600">
            <w:hyperlink r:id="rId19" w:history="1">
              <w:r w:rsidR="00053600" w:rsidRPr="00053600">
                <w:rPr>
                  <w:color w:val="0000FF"/>
                  <w:u w:val="single"/>
                </w:rPr>
                <w:t xml:space="preserve">Functional Test Plan – </w:t>
              </w:r>
              <w:proofErr w:type="spellStart"/>
              <w:r w:rsidR="00053600" w:rsidRPr="00053600">
                <w:rPr>
                  <w:color w:val="0000FF"/>
                  <w:u w:val="single"/>
                </w:rPr>
                <w:t>AP_Relay</w:t>
              </w:r>
              <w:proofErr w:type="spellEnd"/>
              <w:r w:rsidR="00053600" w:rsidRPr="00053600">
                <w:rPr>
                  <w:color w:val="0000FF"/>
                  <w:u w:val="single"/>
                </w:rPr>
                <w:t xml:space="preserve"> Firmware 5.4.3.docx</w:t>
              </w:r>
            </w:hyperlink>
          </w:p>
        </w:tc>
        <w:tc>
          <w:tcPr>
            <w:tcW w:w="2268" w:type="dxa"/>
          </w:tcPr>
          <w:p w14:paraId="5A19456C" w14:textId="7FC506CA" w:rsidR="005657F2" w:rsidRPr="006B39E6" w:rsidRDefault="005657F2" w:rsidP="00547FD3">
            <w:pPr>
              <w:pStyle w:val="TableText"/>
              <w:rPr>
                <w:sz w:val="16"/>
                <w:szCs w:val="16"/>
              </w:rPr>
            </w:pPr>
          </w:p>
        </w:tc>
        <w:tc>
          <w:tcPr>
            <w:tcW w:w="1451" w:type="dxa"/>
            <w:shd w:val="clear" w:color="auto" w:fill="auto"/>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395"/>
        <w:gridCol w:w="2409"/>
        <w:gridCol w:w="3119"/>
      </w:tblGrid>
      <w:tr w:rsidR="00324700" w:rsidRPr="006B39E6" w14:paraId="30097559" w14:textId="4E9EC992" w:rsidTr="00A97A78">
        <w:tc>
          <w:tcPr>
            <w:tcW w:w="4395" w:type="dxa"/>
            <w:shd w:val="clear" w:color="auto" w:fill="auto"/>
            <w:vAlign w:val="center"/>
          </w:tcPr>
          <w:p w14:paraId="03C58CB7" w14:textId="6EE7194F" w:rsidR="00324700" w:rsidRPr="00324700" w:rsidRDefault="00324700" w:rsidP="00324700">
            <w:pPr>
              <w:pStyle w:val="TableColumnText"/>
              <w:rPr>
                <w:sz w:val="16"/>
                <w:szCs w:val="16"/>
              </w:rPr>
            </w:pPr>
            <w:r w:rsidRPr="00324700">
              <w:rPr>
                <w:sz w:val="16"/>
                <w:szCs w:val="16"/>
              </w:rPr>
              <w:t>Reviewer Title</w:t>
            </w:r>
          </w:p>
        </w:tc>
        <w:tc>
          <w:tcPr>
            <w:tcW w:w="2409" w:type="dxa"/>
            <w:shd w:val="clear" w:color="auto" w:fill="auto"/>
            <w:vAlign w:val="center"/>
          </w:tcPr>
          <w:p w14:paraId="4CB3FD4E" w14:textId="7A3CF61C" w:rsidR="00324700" w:rsidRPr="00324700" w:rsidRDefault="00324700" w:rsidP="00324700">
            <w:pPr>
              <w:pStyle w:val="TableColumnText"/>
              <w:rPr>
                <w:sz w:val="16"/>
                <w:szCs w:val="16"/>
              </w:rPr>
            </w:pPr>
            <w:r w:rsidRPr="00324700">
              <w:rPr>
                <w:sz w:val="16"/>
                <w:szCs w:val="16"/>
              </w:rPr>
              <w:t>Reviewer Name</w:t>
            </w:r>
          </w:p>
        </w:tc>
        <w:tc>
          <w:tcPr>
            <w:tcW w:w="3119" w:type="dxa"/>
            <w:vAlign w:val="center"/>
          </w:tcPr>
          <w:p w14:paraId="3CA7D2E9" w14:textId="003C477D" w:rsidR="00324700" w:rsidRPr="00324700" w:rsidRDefault="00324700" w:rsidP="00324700">
            <w:pPr>
              <w:pStyle w:val="TableColumnText"/>
              <w:rPr>
                <w:sz w:val="16"/>
                <w:szCs w:val="16"/>
              </w:rPr>
            </w:pPr>
            <w:r w:rsidRPr="00324700">
              <w:rPr>
                <w:sz w:val="16"/>
                <w:szCs w:val="16"/>
              </w:rPr>
              <w:t>Reviewed (Yes/No)</w:t>
            </w:r>
          </w:p>
        </w:tc>
      </w:tr>
      <w:tr w:rsidR="00F541E0" w:rsidRPr="006B39E6" w14:paraId="0E34172C" w14:textId="77777777" w:rsidTr="00A97A78">
        <w:tc>
          <w:tcPr>
            <w:tcW w:w="4395" w:type="dxa"/>
            <w:shd w:val="clear" w:color="auto" w:fill="auto"/>
            <w:vAlign w:val="center"/>
          </w:tcPr>
          <w:p w14:paraId="2307CC4A" w14:textId="629A293D" w:rsidR="00F541E0" w:rsidRPr="006B39E6" w:rsidRDefault="00CE0403" w:rsidP="00F541E0">
            <w:pPr>
              <w:pStyle w:val="TableText"/>
              <w:rPr>
                <w:rFonts w:cs="Arial"/>
                <w:sz w:val="16"/>
                <w:szCs w:val="16"/>
              </w:rPr>
            </w:pPr>
            <w:bookmarkStart w:id="1" w:name="_Hlk67559655"/>
            <w:commentRangeStart w:id="2"/>
            <w:commentRangeEnd w:id="2"/>
            <w:r>
              <w:rPr>
                <w:rStyle w:val="CommentReference"/>
                <w:lang w:val="en-US"/>
              </w:rPr>
              <w:commentReference w:id="2"/>
            </w:r>
            <w:r w:rsidR="007B38F0">
              <w:t xml:space="preserve"> </w:t>
            </w:r>
            <w:r w:rsidR="007B38F0" w:rsidRPr="007B38F0">
              <w:rPr>
                <w:rFonts w:cs="Arial"/>
                <w:sz w:val="16"/>
                <w:szCs w:val="16"/>
              </w:rPr>
              <w:t>Metering Engineer • United Energy</w:t>
            </w:r>
          </w:p>
        </w:tc>
        <w:tc>
          <w:tcPr>
            <w:tcW w:w="2409" w:type="dxa"/>
            <w:shd w:val="clear" w:color="auto" w:fill="auto"/>
            <w:vAlign w:val="center"/>
          </w:tcPr>
          <w:p w14:paraId="7D34EA7A" w14:textId="2AE00681" w:rsidR="00F541E0" w:rsidRPr="006B39E6" w:rsidRDefault="00F446F8" w:rsidP="00F541E0">
            <w:pPr>
              <w:pStyle w:val="TableText"/>
              <w:rPr>
                <w:rFonts w:cs="Arial"/>
                <w:sz w:val="16"/>
                <w:szCs w:val="16"/>
              </w:rPr>
            </w:pPr>
            <w:r>
              <w:rPr>
                <w:rFonts w:cs="Arial"/>
                <w:sz w:val="16"/>
                <w:szCs w:val="16"/>
              </w:rPr>
              <w:t xml:space="preserve">Karl </w:t>
            </w:r>
            <w:r w:rsidR="00654D74">
              <w:rPr>
                <w:rFonts w:cs="Arial"/>
                <w:sz w:val="16"/>
                <w:szCs w:val="16"/>
              </w:rPr>
              <w:t>Ngo</w:t>
            </w:r>
          </w:p>
        </w:tc>
        <w:tc>
          <w:tcPr>
            <w:tcW w:w="3119" w:type="dxa"/>
          </w:tcPr>
          <w:p w14:paraId="721441FA" w14:textId="64D0B4F5" w:rsidR="00F541E0" w:rsidRPr="006B39E6" w:rsidRDefault="00F541E0" w:rsidP="00F541E0">
            <w:pPr>
              <w:pStyle w:val="TableText"/>
              <w:rPr>
                <w:rFonts w:cs="Arial"/>
                <w:sz w:val="16"/>
                <w:szCs w:val="16"/>
              </w:rPr>
            </w:pPr>
          </w:p>
        </w:tc>
      </w:tr>
      <w:tr w:rsidR="00F541E0" w:rsidRPr="006B39E6" w14:paraId="5A56B74C" w14:textId="77777777" w:rsidTr="00A97A78">
        <w:tc>
          <w:tcPr>
            <w:tcW w:w="4395" w:type="dxa"/>
            <w:shd w:val="clear" w:color="auto" w:fill="auto"/>
            <w:vAlign w:val="center"/>
          </w:tcPr>
          <w:p w14:paraId="7F69B67E" w14:textId="624D09A8" w:rsidR="00F541E0" w:rsidRPr="006B39E6" w:rsidRDefault="0003228A" w:rsidP="00F541E0">
            <w:pPr>
              <w:pStyle w:val="TableText"/>
              <w:rPr>
                <w:rFonts w:cs="Arial"/>
                <w:sz w:val="16"/>
                <w:szCs w:val="16"/>
              </w:rPr>
            </w:pPr>
            <w:r w:rsidRPr="0003228A">
              <w:rPr>
                <w:rFonts w:cs="Arial"/>
                <w:sz w:val="16"/>
                <w:szCs w:val="16"/>
              </w:rPr>
              <w:t>Senior AMI Strategy Engineer • United Energy</w:t>
            </w:r>
          </w:p>
        </w:tc>
        <w:tc>
          <w:tcPr>
            <w:tcW w:w="2409" w:type="dxa"/>
            <w:shd w:val="clear" w:color="auto" w:fill="auto"/>
            <w:vAlign w:val="center"/>
          </w:tcPr>
          <w:p w14:paraId="158AF2DE" w14:textId="6B5F82A3" w:rsidR="00F541E0" w:rsidRPr="006B39E6" w:rsidRDefault="00F446F8" w:rsidP="00F541E0">
            <w:pPr>
              <w:pStyle w:val="TableText"/>
              <w:rPr>
                <w:rFonts w:cs="Arial"/>
                <w:sz w:val="16"/>
                <w:szCs w:val="16"/>
              </w:rPr>
            </w:pPr>
            <w:r w:rsidRPr="00F446F8">
              <w:rPr>
                <w:rFonts w:cs="Arial"/>
                <w:sz w:val="16"/>
                <w:szCs w:val="16"/>
              </w:rPr>
              <w:t>Graeme Watson</w:t>
            </w:r>
          </w:p>
        </w:tc>
        <w:tc>
          <w:tcPr>
            <w:tcW w:w="3119" w:type="dxa"/>
          </w:tcPr>
          <w:p w14:paraId="0E93E221" w14:textId="35BB0807" w:rsidR="00F541E0" w:rsidRPr="006B39E6" w:rsidRDefault="00F541E0" w:rsidP="00F541E0">
            <w:pPr>
              <w:pStyle w:val="TableText"/>
              <w:rPr>
                <w:rFonts w:cs="Arial"/>
                <w:sz w:val="16"/>
                <w:szCs w:val="16"/>
              </w:rPr>
            </w:pPr>
          </w:p>
        </w:tc>
      </w:tr>
      <w:tr w:rsidR="00F541E0" w:rsidRPr="006B39E6" w14:paraId="4813CCA1" w14:textId="77777777" w:rsidTr="00A97A78">
        <w:tc>
          <w:tcPr>
            <w:tcW w:w="4395" w:type="dxa"/>
            <w:shd w:val="clear" w:color="auto" w:fill="auto"/>
            <w:vAlign w:val="center"/>
          </w:tcPr>
          <w:p w14:paraId="4BC2B800" w14:textId="035B98F2" w:rsidR="00F541E0" w:rsidRPr="006B39E6" w:rsidRDefault="00C823A6" w:rsidP="00F541E0">
            <w:pPr>
              <w:pStyle w:val="TableText"/>
              <w:rPr>
                <w:rFonts w:cs="Arial"/>
                <w:sz w:val="16"/>
                <w:szCs w:val="16"/>
              </w:rPr>
            </w:pPr>
            <w:r w:rsidRPr="00C823A6">
              <w:rPr>
                <w:rFonts w:cs="Arial"/>
                <w:sz w:val="16"/>
                <w:szCs w:val="16"/>
              </w:rPr>
              <w:t>AMI Communications Analyst • Network</w:t>
            </w:r>
          </w:p>
        </w:tc>
        <w:tc>
          <w:tcPr>
            <w:tcW w:w="2409" w:type="dxa"/>
            <w:shd w:val="clear" w:color="auto" w:fill="auto"/>
            <w:vAlign w:val="center"/>
          </w:tcPr>
          <w:p w14:paraId="0819A63B" w14:textId="7A59A562" w:rsidR="00F541E0" w:rsidRPr="006B39E6" w:rsidRDefault="00D63493" w:rsidP="00F541E0">
            <w:pPr>
              <w:pStyle w:val="TableText"/>
              <w:rPr>
                <w:rFonts w:cs="Arial"/>
                <w:sz w:val="16"/>
                <w:szCs w:val="16"/>
              </w:rPr>
            </w:pPr>
            <w:r w:rsidRPr="00D63493">
              <w:rPr>
                <w:rFonts w:cs="Arial"/>
                <w:sz w:val="16"/>
                <w:szCs w:val="16"/>
              </w:rPr>
              <w:t>Sangsukdee, Wayne</w:t>
            </w:r>
          </w:p>
        </w:tc>
        <w:tc>
          <w:tcPr>
            <w:tcW w:w="3119" w:type="dxa"/>
          </w:tcPr>
          <w:p w14:paraId="5B0ACAD2" w14:textId="632FB308" w:rsidR="00F541E0" w:rsidRPr="006B39E6" w:rsidRDefault="00F541E0" w:rsidP="00F541E0">
            <w:pPr>
              <w:pStyle w:val="TableText"/>
              <w:rPr>
                <w:rFonts w:cs="Arial"/>
                <w:sz w:val="16"/>
                <w:szCs w:val="16"/>
              </w:rPr>
            </w:pPr>
          </w:p>
        </w:tc>
      </w:tr>
      <w:tr w:rsidR="00654D74" w:rsidRPr="006B39E6" w14:paraId="77FE2AA5" w14:textId="77777777" w:rsidTr="00A97A78">
        <w:tc>
          <w:tcPr>
            <w:tcW w:w="4395" w:type="dxa"/>
            <w:shd w:val="clear" w:color="auto" w:fill="auto"/>
            <w:vAlign w:val="center"/>
          </w:tcPr>
          <w:p w14:paraId="1F596250" w14:textId="705D304C" w:rsidR="00654D74" w:rsidRPr="006B39E6" w:rsidRDefault="00105FA4" w:rsidP="00F541E0">
            <w:pPr>
              <w:pStyle w:val="TableText"/>
              <w:rPr>
                <w:rFonts w:cs="Arial"/>
                <w:sz w:val="16"/>
                <w:szCs w:val="16"/>
              </w:rPr>
            </w:pPr>
            <w:r w:rsidRPr="00105FA4">
              <w:rPr>
                <w:rFonts w:cs="Arial"/>
                <w:sz w:val="16"/>
                <w:szCs w:val="16"/>
              </w:rPr>
              <w:t>Communication Networks Laboratory Techni • Network</w:t>
            </w:r>
          </w:p>
        </w:tc>
        <w:tc>
          <w:tcPr>
            <w:tcW w:w="2409" w:type="dxa"/>
            <w:shd w:val="clear" w:color="auto" w:fill="auto"/>
            <w:vAlign w:val="center"/>
          </w:tcPr>
          <w:p w14:paraId="431D6A75" w14:textId="1EB8ACDC" w:rsidR="00654D74" w:rsidRPr="006B39E6" w:rsidRDefault="00592D04" w:rsidP="00F541E0">
            <w:pPr>
              <w:pStyle w:val="TableText"/>
              <w:rPr>
                <w:rFonts w:cs="Arial"/>
                <w:sz w:val="16"/>
                <w:szCs w:val="16"/>
              </w:rPr>
            </w:pPr>
            <w:r w:rsidRPr="00592D04">
              <w:rPr>
                <w:rFonts w:cs="Arial"/>
                <w:sz w:val="16"/>
                <w:szCs w:val="16"/>
              </w:rPr>
              <w:t>Njuguna, Kamau</w:t>
            </w:r>
          </w:p>
        </w:tc>
        <w:tc>
          <w:tcPr>
            <w:tcW w:w="3119" w:type="dxa"/>
          </w:tcPr>
          <w:p w14:paraId="5A89EAB6" w14:textId="77777777" w:rsidR="00654D74" w:rsidRPr="006B39E6" w:rsidRDefault="00654D74" w:rsidP="00F541E0">
            <w:pPr>
              <w:pStyle w:val="TableText"/>
              <w:rPr>
                <w:rFonts w:cs="Arial"/>
                <w:sz w:val="16"/>
                <w:szCs w:val="16"/>
              </w:rPr>
            </w:pPr>
          </w:p>
        </w:tc>
      </w:tr>
      <w:tr w:rsidR="0003228A" w:rsidRPr="006B39E6" w14:paraId="37F7B607" w14:textId="77777777" w:rsidTr="00A97A78">
        <w:tc>
          <w:tcPr>
            <w:tcW w:w="4395" w:type="dxa"/>
            <w:shd w:val="clear" w:color="auto" w:fill="auto"/>
            <w:vAlign w:val="center"/>
          </w:tcPr>
          <w:p w14:paraId="7F25B4B4" w14:textId="26739C4C" w:rsidR="0003228A" w:rsidRPr="006B39E6" w:rsidRDefault="00BD5F53" w:rsidP="00F541E0">
            <w:pPr>
              <w:pStyle w:val="TableText"/>
              <w:rPr>
                <w:rFonts w:cs="Arial"/>
                <w:sz w:val="16"/>
                <w:szCs w:val="16"/>
              </w:rPr>
            </w:pPr>
            <w:r w:rsidRPr="00BD5F53">
              <w:rPr>
                <w:rFonts w:cs="Arial"/>
                <w:sz w:val="16"/>
                <w:szCs w:val="16"/>
              </w:rPr>
              <w:t>AMI Communications Analyst • United Energy</w:t>
            </w:r>
          </w:p>
        </w:tc>
        <w:tc>
          <w:tcPr>
            <w:tcW w:w="2409" w:type="dxa"/>
            <w:shd w:val="clear" w:color="auto" w:fill="auto"/>
            <w:vAlign w:val="center"/>
          </w:tcPr>
          <w:p w14:paraId="64925FB0" w14:textId="58B5FC01" w:rsidR="0003228A" w:rsidRPr="006B39E6" w:rsidRDefault="00DE77AD" w:rsidP="00F541E0">
            <w:pPr>
              <w:pStyle w:val="TableText"/>
              <w:rPr>
                <w:rFonts w:cs="Arial"/>
                <w:sz w:val="16"/>
                <w:szCs w:val="16"/>
              </w:rPr>
            </w:pPr>
            <w:r w:rsidRPr="00DE77AD">
              <w:rPr>
                <w:rFonts w:cs="Arial"/>
                <w:sz w:val="16"/>
                <w:szCs w:val="16"/>
              </w:rPr>
              <w:t>Cherian, Jogy</w:t>
            </w:r>
          </w:p>
        </w:tc>
        <w:tc>
          <w:tcPr>
            <w:tcW w:w="3119" w:type="dxa"/>
          </w:tcPr>
          <w:p w14:paraId="5E6DDE58" w14:textId="77777777" w:rsidR="0003228A" w:rsidRPr="006B39E6" w:rsidRDefault="0003228A" w:rsidP="00F541E0">
            <w:pPr>
              <w:pStyle w:val="TableText"/>
              <w:rPr>
                <w:rFonts w:cs="Arial"/>
                <w:sz w:val="16"/>
                <w:szCs w:val="16"/>
              </w:rPr>
            </w:pPr>
          </w:p>
        </w:tc>
      </w:tr>
      <w:bookmarkEnd w:id="1"/>
    </w:tbl>
    <w:p w14:paraId="1ACEBE84" w14:textId="77777777" w:rsidR="00AF37BD" w:rsidRDefault="00AF37BD" w:rsidP="00AF37BD">
      <w:pPr>
        <w:pStyle w:val="DocumentText10pt"/>
      </w:pPr>
    </w:p>
    <w:p w14:paraId="086F9A16" w14:textId="77777777" w:rsidR="00DC2113" w:rsidRPr="00AB1C85" w:rsidRDefault="00DC2113" w:rsidP="00AB1C85">
      <w:pPr>
        <w:pStyle w:val="TableSectionHeader"/>
        <w:shd w:val="clear" w:color="auto" w:fill="31849B"/>
        <w:rPr>
          <w:color w:val="FFFFFF" w:themeColor="background1"/>
        </w:rPr>
      </w:pPr>
      <w:r w:rsidRPr="00AB1C85">
        <w:rPr>
          <w:color w:val="FFFFFF" w:themeColor="background1"/>
        </w:rPr>
        <w:t>Document Distribution (Information only)</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786"/>
        <w:gridCol w:w="5137"/>
      </w:tblGrid>
      <w:tr w:rsidR="00DC2113" w:rsidRPr="006B39E6" w14:paraId="3035C576" w14:textId="77777777" w:rsidTr="003D4108">
        <w:tc>
          <w:tcPr>
            <w:tcW w:w="4786" w:type="dxa"/>
            <w:shd w:val="clear" w:color="auto" w:fill="auto"/>
          </w:tcPr>
          <w:p w14:paraId="3C76E016" w14:textId="77777777" w:rsidR="00DC2113" w:rsidRPr="006B39E6" w:rsidRDefault="00DC2113" w:rsidP="001F58C5">
            <w:pPr>
              <w:pStyle w:val="TableColumnText"/>
              <w:rPr>
                <w:sz w:val="16"/>
                <w:szCs w:val="16"/>
              </w:rPr>
            </w:pPr>
            <w:r w:rsidRPr="006B39E6">
              <w:rPr>
                <w:sz w:val="16"/>
                <w:szCs w:val="16"/>
              </w:rPr>
              <w:t>Distributed to</w:t>
            </w:r>
          </w:p>
        </w:tc>
        <w:tc>
          <w:tcPr>
            <w:tcW w:w="5137" w:type="dxa"/>
            <w:shd w:val="clear" w:color="auto" w:fill="auto"/>
          </w:tcPr>
          <w:p w14:paraId="377F7845" w14:textId="77777777" w:rsidR="00DC2113" w:rsidRPr="006B39E6" w:rsidRDefault="00DC2113" w:rsidP="001F58C5">
            <w:pPr>
              <w:pStyle w:val="TableColumnText"/>
              <w:rPr>
                <w:sz w:val="16"/>
                <w:szCs w:val="16"/>
              </w:rPr>
            </w:pPr>
          </w:p>
        </w:tc>
      </w:tr>
      <w:tr w:rsidR="00BD7BA6" w:rsidRPr="005132A7" w14:paraId="3A901818" w14:textId="77777777" w:rsidTr="003D4108">
        <w:tc>
          <w:tcPr>
            <w:tcW w:w="4786" w:type="dxa"/>
            <w:shd w:val="clear" w:color="auto" w:fill="auto"/>
            <w:vAlign w:val="center"/>
          </w:tcPr>
          <w:p w14:paraId="402BF922" w14:textId="4FE96B1D" w:rsidR="00BD7BA6" w:rsidRPr="005132A7" w:rsidRDefault="00BD7BA6" w:rsidP="00BD7BA6">
            <w:pPr>
              <w:pStyle w:val="TableText"/>
              <w:rPr>
                <w:rFonts w:cs="Arial"/>
                <w:sz w:val="16"/>
                <w:szCs w:val="16"/>
              </w:rPr>
            </w:pPr>
          </w:p>
        </w:tc>
        <w:tc>
          <w:tcPr>
            <w:tcW w:w="5137" w:type="dxa"/>
            <w:shd w:val="clear" w:color="auto" w:fill="auto"/>
            <w:vAlign w:val="center"/>
          </w:tcPr>
          <w:p w14:paraId="72016517" w14:textId="465BEEEA" w:rsidR="00BD7BA6" w:rsidRPr="005132A7" w:rsidRDefault="00BD7BA6" w:rsidP="00BD7BA6">
            <w:pPr>
              <w:pStyle w:val="TableText"/>
              <w:rPr>
                <w:rFonts w:cs="Arial"/>
                <w:sz w:val="16"/>
                <w:szCs w:val="16"/>
              </w:rPr>
            </w:pPr>
          </w:p>
        </w:tc>
      </w:tr>
    </w:tbl>
    <w:sdt>
      <w:sdtPr>
        <w:rPr>
          <w:rFonts w:ascii="Times New Roman" w:eastAsia="Times New Roman" w:hAnsi="Times New Roman" w:cs="Times New Roman"/>
          <w:color w:val="auto"/>
          <w:sz w:val="24"/>
          <w:szCs w:val="24"/>
          <w:lang w:val="en-AU" w:eastAsia="en-AU"/>
        </w:rPr>
        <w:id w:val="291643171"/>
        <w:docPartObj>
          <w:docPartGallery w:val="Table of Contents"/>
          <w:docPartUnique/>
        </w:docPartObj>
      </w:sdtPr>
      <w:sdtEndPr>
        <w:rPr>
          <w:b/>
          <w:bCs/>
          <w:noProof/>
        </w:rPr>
      </w:sdtEndPr>
      <w:sdtContent>
        <w:p w14:paraId="58C0236E" w14:textId="4BCCBE66" w:rsidR="00433DDD" w:rsidRDefault="00433DDD">
          <w:pPr>
            <w:pStyle w:val="TOCHeading"/>
          </w:pPr>
          <w:r>
            <w:t>Table of Contents</w:t>
          </w:r>
        </w:p>
        <w:p w14:paraId="066FB465" w14:textId="528BFF49" w:rsidR="00455E0D" w:rsidRDefault="00433DDD">
          <w:pPr>
            <w:pStyle w:val="TOC1"/>
            <w:rPr>
              <w:rFonts w:asciiTheme="minorHAnsi" w:eastAsiaTheme="minorEastAsia" w:hAnsiTheme="minorHAnsi" w:cstheme="minorBidi"/>
              <w:b w:val="0"/>
              <w:noProof/>
              <w:kern w:val="2"/>
              <w:sz w:val="22"/>
              <w:szCs w:val="22"/>
              <w:lang w:eastAsia="en-AU"/>
              <w14:ligatures w14:val="standardContextual"/>
            </w:rPr>
          </w:pPr>
          <w:r>
            <w:fldChar w:fldCharType="begin"/>
          </w:r>
          <w:r>
            <w:instrText xml:space="preserve"> TOC \o "1-3" \h \z \u </w:instrText>
          </w:r>
          <w:r>
            <w:fldChar w:fldCharType="separate"/>
          </w:r>
          <w:hyperlink w:anchor="_Toc169532676" w:history="1">
            <w:r w:rsidR="00455E0D" w:rsidRPr="000123DA">
              <w:rPr>
                <w:rStyle w:val="Hyperlink"/>
                <w:noProof/>
              </w:rPr>
              <w:t>1.</w:t>
            </w:r>
            <w:r w:rsidR="00455E0D">
              <w:rPr>
                <w:rFonts w:asciiTheme="minorHAnsi" w:eastAsiaTheme="minorEastAsia" w:hAnsiTheme="minorHAnsi" w:cstheme="minorBidi"/>
                <w:b w:val="0"/>
                <w:noProof/>
                <w:kern w:val="2"/>
                <w:sz w:val="22"/>
                <w:szCs w:val="22"/>
                <w:lang w:eastAsia="en-AU"/>
                <w14:ligatures w14:val="standardContextual"/>
              </w:rPr>
              <w:tab/>
            </w:r>
            <w:r w:rsidR="00455E0D" w:rsidRPr="000123DA">
              <w:rPr>
                <w:rStyle w:val="Hyperlink"/>
                <w:noProof/>
              </w:rPr>
              <w:t>Introduction</w:t>
            </w:r>
            <w:r w:rsidR="00455E0D">
              <w:rPr>
                <w:noProof/>
                <w:webHidden/>
              </w:rPr>
              <w:tab/>
            </w:r>
            <w:r w:rsidR="00455E0D">
              <w:rPr>
                <w:noProof/>
                <w:webHidden/>
              </w:rPr>
              <w:fldChar w:fldCharType="begin"/>
            </w:r>
            <w:r w:rsidR="00455E0D">
              <w:rPr>
                <w:noProof/>
                <w:webHidden/>
              </w:rPr>
              <w:instrText xml:space="preserve"> PAGEREF _Toc169532676 \h </w:instrText>
            </w:r>
            <w:r w:rsidR="00455E0D">
              <w:rPr>
                <w:noProof/>
                <w:webHidden/>
              </w:rPr>
            </w:r>
            <w:r w:rsidR="00455E0D">
              <w:rPr>
                <w:noProof/>
                <w:webHidden/>
              </w:rPr>
              <w:fldChar w:fldCharType="separate"/>
            </w:r>
            <w:r w:rsidR="00455E0D">
              <w:rPr>
                <w:noProof/>
                <w:webHidden/>
              </w:rPr>
              <w:t>4</w:t>
            </w:r>
            <w:r w:rsidR="00455E0D">
              <w:rPr>
                <w:noProof/>
                <w:webHidden/>
              </w:rPr>
              <w:fldChar w:fldCharType="end"/>
            </w:r>
          </w:hyperlink>
        </w:p>
        <w:p w14:paraId="06682916" w14:textId="01CDD86D"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77" w:history="1">
            <w:r w:rsidR="00455E0D" w:rsidRPr="000123DA">
              <w:rPr>
                <w:rStyle w:val="Hyperlink"/>
                <w:noProof/>
              </w:rPr>
              <w:t>1.1.</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Project Background</w:t>
            </w:r>
            <w:r w:rsidR="00455E0D">
              <w:rPr>
                <w:noProof/>
                <w:webHidden/>
              </w:rPr>
              <w:tab/>
            </w:r>
            <w:r w:rsidR="00455E0D">
              <w:rPr>
                <w:noProof/>
                <w:webHidden/>
              </w:rPr>
              <w:fldChar w:fldCharType="begin"/>
            </w:r>
            <w:r w:rsidR="00455E0D">
              <w:rPr>
                <w:noProof/>
                <w:webHidden/>
              </w:rPr>
              <w:instrText xml:space="preserve"> PAGEREF _Toc169532677 \h </w:instrText>
            </w:r>
            <w:r w:rsidR="00455E0D">
              <w:rPr>
                <w:noProof/>
                <w:webHidden/>
              </w:rPr>
            </w:r>
            <w:r w:rsidR="00455E0D">
              <w:rPr>
                <w:noProof/>
                <w:webHidden/>
              </w:rPr>
              <w:fldChar w:fldCharType="separate"/>
            </w:r>
            <w:r w:rsidR="00455E0D">
              <w:rPr>
                <w:noProof/>
                <w:webHidden/>
              </w:rPr>
              <w:t>4</w:t>
            </w:r>
            <w:r w:rsidR="00455E0D">
              <w:rPr>
                <w:noProof/>
                <w:webHidden/>
              </w:rPr>
              <w:fldChar w:fldCharType="end"/>
            </w:r>
          </w:hyperlink>
        </w:p>
        <w:p w14:paraId="64FCF2C7" w14:textId="50277150"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78" w:history="1">
            <w:r w:rsidR="00455E0D" w:rsidRPr="000123DA">
              <w:rPr>
                <w:rStyle w:val="Hyperlink"/>
                <w:noProof/>
              </w:rPr>
              <w:t>1.2.</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Objectives</w:t>
            </w:r>
            <w:r w:rsidR="00455E0D">
              <w:rPr>
                <w:noProof/>
                <w:webHidden/>
              </w:rPr>
              <w:tab/>
            </w:r>
            <w:r w:rsidR="00455E0D">
              <w:rPr>
                <w:noProof/>
                <w:webHidden/>
              </w:rPr>
              <w:fldChar w:fldCharType="begin"/>
            </w:r>
            <w:r w:rsidR="00455E0D">
              <w:rPr>
                <w:noProof/>
                <w:webHidden/>
              </w:rPr>
              <w:instrText xml:space="preserve"> PAGEREF _Toc169532678 \h </w:instrText>
            </w:r>
            <w:r w:rsidR="00455E0D">
              <w:rPr>
                <w:noProof/>
                <w:webHidden/>
              </w:rPr>
            </w:r>
            <w:r w:rsidR="00455E0D">
              <w:rPr>
                <w:noProof/>
                <w:webHidden/>
              </w:rPr>
              <w:fldChar w:fldCharType="separate"/>
            </w:r>
            <w:r w:rsidR="00455E0D">
              <w:rPr>
                <w:noProof/>
                <w:webHidden/>
              </w:rPr>
              <w:t>4</w:t>
            </w:r>
            <w:r w:rsidR="00455E0D">
              <w:rPr>
                <w:noProof/>
                <w:webHidden/>
              </w:rPr>
              <w:fldChar w:fldCharType="end"/>
            </w:r>
          </w:hyperlink>
        </w:p>
        <w:p w14:paraId="56FAA890" w14:textId="12E10706"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79" w:history="1">
            <w:r w:rsidR="00455E0D" w:rsidRPr="000123DA">
              <w:rPr>
                <w:rStyle w:val="Hyperlink"/>
                <w:noProof/>
              </w:rPr>
              <w:t>1.3.</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Dependencies</w:t>
            </w:r>
            <w:r w:rsidR="00455E0D">
              <w:rPr>
                <w:noProof/>
                <w:webHidden/>
              </w:rPr>
              <w:tab/>
            </w:r>
            <w:r w:rsidR="00455E0D">
              <w:rPr>
                <w:noProof/>
                <w:webHidden/>
              </w:rPr>
              <w:fldChar w:fldCharType="begin"/>
            </w:r>
            <w:r w:rsidR="00455E0D">
              <w:rPr>
                <w:noProof/>
                <w:webHidden/>
              </w:rPr>
              <w:instrText xml:space="preserve"> PAGEREF _Toc169532679 \h </w:instrText>
            </w:r>
            <w:r w:rsidR="00455E0D">
              <w:rPr>
                <w:noProof/>
                <w:webHidden/>
              </w:rPr>
            </w:r>
            <w:r w:rsidR="00455E0D">
              <w:rPr>
                <w:noProof/>
                <w:webHidden/>
              </w:rPr>
              <w:fldChar w:fldCharType="separate"/>
            </w:r>
            <w:r w:rsidR="00455E0D">
              <w:rPr>
                <w:noProof/>
                <w:webHidden/>
              </w:rPr>
              <w:t>4</w:t>
            </w:r>
            <w:r w:rsidR="00455E0D">
              <w:rPr>
                <w:noProof/>
                <w:webHidden/>
              </w:rPr>
              <w:fldChar w:fldCharType="end"/>
            </w:r>
          </w:hyperlink>
        </w:p>
        <w:p w14:paraId="69218835" w14:textId="6CC221DC" w:rsidR="00455E0D" w:rsidRDefault="00547B6F">
          <w:pPr>
            <w:pStyle w:val="TOC1"/>
            <w:rPr>
              <w:rFonts w:asciiTheme="minorHAnsi" w:eastAsiaTheme="minorEastAsia" w:hAnsiTheme="minorHAnsi" w:cstheme="minorBidi"/>
              <w:b w:val="0"/>
              <w:noProof/>
              <w:kern w:val="2"/>
              <w:sz w:val="22"/>
              <w:szCs w:val="22"/>
              <w:lang w:eastAsia="en-AU"/>
              <w14:ligatures w14:val="standardContextual"/>
            </w:rPr>
          </w:pPr>
          <w:hyperlink w:anchor="_Toc169532680" w:history="1">
            <w:r w:rsidR="00455E0D" w:rsidRPr="000123DA">
              <w:rPr>
                <w:rStyle w:val="Hyperlink"/>
                <w:noProof/>
              </w:rPr>
              <w:t>2.</w:t>
            </w:r>
            <w:r w:rsidR="00455E0D">
              <w:rPr>
                <w:rFonts w:asciiTheme="minorHAnsi" w:eastAsiaTheme="minorEastAsia" w:hAnsiTheme="minorHAnsi" w:cstheme="minorBidi"/>
                <w:b w:val="0"/>
                <w:noProof/>
                <w:kern w:val="2"/>
                <w:sz w:val="22"/>
                <w:szCs w:val="22"/>
                <w:lang w:eastAsia="en-AU"/>
                <w14:ligatures w14:val="standardContextual"/>
              </w:rPr>
              <w:tab/>
            </w:r>
            <w:r w:rsidR="00455E0D" w:rsidRPr="000123DA">
              <w:rPr>
                <w:rStyle w:val="Hyperlink"/>
                <w:noProof/>
              </w:rPr>
              <w:t>Deployment Approach</w:t>
            </w:r>
            <w:r w:rsidR="00455E0D">
              <w:rPr>
                <w:noProof/>
                <w:webHidden/>
              </w:rPr>
              <w:tab/>
            </w:r>
            <w:r w:rsidR="00455E0D">
              <w:rPr>
                <w:noProof/>
                <w:webHidden/>
              </w:rPr>
              <w:fldChar w:fldCharType="begin"/>
            </w:r>
            <w:r w:rsidR="00455E0D">
              <w:rPr>
                <w:noProof/>
                <w:webHidden/>
              </w:rPr>
              <w:instrText xml:space="preserve"> PAGEREF _Toc169532680 \h </w:instrText>
            </w:r>
            <w:r w:rsidR="00455E0D">
              <w:rPr>
                <w:noProof/>
                <w:webHidden/>
              </w:rPr>
            </w:r>
            <w:r w:rsidR="00455E0D">
              <w:rPr>
                <w:noProof/>
                <w:webHidden/>
              </w:rPr>
              <w:fldChar w:fldCharType="separate"/>
            </w:r>
            <w:r w:rsidR="00455E0D">
              <w:rPr>
                <w:noProof/>
                <w:webHidden/>
              </w:rPr>
              <w:t>5</w:t>
            </w:r>
            <w:r w:rsidR="00455E0D">
              <w:rPr>
                <w:noProof/>
                <w:webHidden/>
              </w:rPr>
              <w:fldChar w:fldCharType="end"/>
            </w:r>
          </w:hyperlink>
        </w:p>
        <w:p w14:paraId="467348AC" w14:textId="6BE6AA96"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81" w:history="1">
            <w:r w:rsidR="00455E0D" w:rsidRPr="000123DA">
              <w:rPr>
                <w:rStyle w:val="Hyperlink"/>
                <w:noProof/>
              </w:rPr>
              <w:t>2.1.</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Scope</w:t>
            </w:r>
            <w:r w:rsidR="00455E0D">
              <w:rPr>
                <w:noProof/>
                <w:webHidden/>
              </w:rPr>
              <w:tab/>
            </w:r>
            <w:r w:rsidR="00455E0D">
              <w:rPr>
                <w:noProof/>
                <w:webHidden/>
              </w:rPr>
              <w:fldChar w:fldCharType="begin"/>
            </w:r>
            <w:r w:rsidR="00455E0D">
              <w:rPr>
                <w:noProof/>
                <w:webHidden/>
              </w:rPr>
              <w:instrText xml:space="preserve"> PAGEREF _Toc169532681 \h </w:instrText>
            </w:r>
            <w:r w:rsidR="00455E0D">
              <w:rPr>
                <w:noProof/>
                <w:webHidden/>
              </w:rPr>
            </w:r>
            <w:r w:rsidR="00455E0D">
              <w:rPr>
                <w:noProof/>
                <w:webHidden/>
              </w:rPr>
              <w:fldChar w:fldCharType="separate"/>
            </w:r>
            <w:r w:rsidR="00455E0D">
              <w:rPr>
                <w:noProof/>
                <w:webHidden/>
              </w:rPr>
              <w:t>5</w:t>
            </w:r>
            <w:r w:rsidR="00455E0D">
              <w:rPr>
                <w:noProof/>
                <w:webHidden/>
              </w:rPr>
              <w:fldChar w:fldCharType="end"/>
            </w:r>
          </w:hyperlink>
        </w:p>
        <w:p w14:paraId="4FB7CC25" w14:textId="655B57B3"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82" w:history="1">
            <w:r w:rsidR="00455E0D" w:rsidRPr="000123DA">
              <w:rPr>
                <w:rStyle w:val="Hyperlink"/>
                <w:noProof/>
              </w:rPr>
              <w:t>2.2.</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Deployment Schedule and Stages</w:t>
            </w:r>
            <w:r w:rsidR="00455E0D">
              <w:rPr>
                <w:noProof/>
                <w:webHidden/>
              </w:rPr>
              <w:tab/>
            </w:r>
            <w:r w:rsidR="00455E0D">
              <w:rPr>
                <w:noProof/>
                <w:webHidden/>
              </w:rPr>
              <w:fldChar w:fldCharType="begin"/>
            </w:r>
            <w:r w:rsidR="00455E0D">
              <w:rPr>
                <w:noProof/>
                <w:webHidden/>
              </w:rPr>
              <w:instrText xml:space="preserve"> PAGEREF _Toc169532682 \h </w:instrText>
            </w:r>
            <w:r w:rsidR="00455E0D">
              <w:rPr>
                <w:noProof/>
                <w:webHidden/>
              </w:rPr>
            </w:r>
            <w:r w:rsidR="00455E0D">
              <w:rPr>
                <w:noProof/>
                <w:webHidden/>
              </w:rPr>
              <w:fldChar w:fldCharType="separate"/>
            </w:r>
            <w:r w:rsidR="00455E0D">
              <w:rPr>
                <w:noProof/>
                <w:webHidden/>
              </w:rPr>
              <w:t>6</w:t>
            </w:r>
            <w:r w:rsidR="00455E0D">
              <w:rPr>
                <w:noProof/>
                <w:webHidden/>
              </w:rPr>
              <w:fldChar w:fldCharType="end"/>
            </w:r>
          </w:hyperlink>
        </w:p>
        <w:p w14:paraId="591F833A" w14:textId="3BA8B889"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83" w:history="1">
            <w:r w:rsidR="00455E0D" w:rsidRPr="000123DA">
              <w:rPr>
                <w:rStyle w:val="Hyperlink"/>
                <w:noProof/>
              </w:rPr>
              <w:t>2.2.1.</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Deployment Schedule</w:t>
            </w:r>
            <w:r w:rsidR="00455E0D">
              <w:rPr>
                <w:noProof/>
                <w:webHidden/>
              </w:rPr>
              <w:tab/>
            </w:r>
            <w:r w:rsidR="00455E0D">
              <w:rPr>
                <w:noProof/>
                <w:webHidden/>
              </w:rPr>
              <w:fldChar w:fldCharType="begin"/>
            </w:r>
            <w:r w:rsidR="00455E0D">
              <w:rPr>
                <w:noProof/>
                <w:webHidden/>
              </w:rPr>
              <w:instrText xml:space="preserve"> PAGEREF _Toc169532683 \h </w:instrText>
            </w:r>
            <w:r w:rsidR="00455E0D">
              <w:rPr>
                <w:noProof/>
                <w:webHidden/>
              </w:rPr>
            </w:r>
            <w:r w:rsidR="00455E0D">
              <w:rPr>
                <w:noProof/>
                <w:webHidden/>
              </w:rPr>
              <w:fldChar w:fldCharType="separate"/>
            </w:r>
            <w:r w:rsidR="00455E0D">
              <w:rPr>
                <w:noProof/>
                <w:webHidden/>
              </w:rPr>
              <w:t>6</w:t>
            </w:r>
            <w:r w:rsidR="00455E0D">
              <w:rPr>
                <w:noProof/>
                <w:webHidden/>
              </w:rPr>
              <w:fldChar w:fldCharType="end"/>
            </w:r>
          </w:hyperlink>
        </w:p>
        <w:p w14:paraId="28FA3578" w14:textId="02C2B908"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84" w:history="1">
            <w:r w:rsidR="00455E0D" w:rsidRPr="000123DA">
              <w:rPr>
                <w:rStyle w:val="Hyperlink"/>
                <w:noProof/>
                <w:lang w:val="en-US"/>
              </w:rPr>
              <w:t>2.2.2.</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lang w:val="en-US"/>
              </w:rPr>
              <w:t>Deployment Stages</w:t>
            </w:r>
            <w:r w:rsidR="00455E0D">
              <w:rPr>
                <w:noProof/>
                <w:webHidden/>
              </w:rPr>
              <w:tab/>
            </w:r>
            <w:r w:rsidR="00455E0D">
              <w:rPr>
                <w:noProof/>
                <w:webHidden/>
              </w:rPr>
              <w:fldChar w:fldCharType="begin"/>
            </w:r>
            <w:r w:rsidR="00455E0D">
              <w:rPr>
                <w:noProof/>
                <w:webHidden/>
              </w:rPr>
              <w:instrText xml:space="preserve"> PAGEREF _Toc169532684 \h </w:instrText>
            </w:r>
            <w:r w:rsidR="00455E0D">
              <w:rPr>
                <w:noProof/>
                <w:webHidden/>
              </w:rPr>
            </w:r>
            <w:r w:rsidR="00455E0D">
              <w:rPr>
                <w:noProof/>
                <w:webHidden/>
              </w:rPr>
              <w:fldChar w:fldCharType="separate"/>
            </w:r>
            <w:r w:rsidR="00455E0D">
              <w:rPr>
                <w:noProof/>
                <w:webHidden/>
              </w:rPr>
              <w:t>8</w:t>
            </w:r>
            <w:r w:rsidR="00455E0D">
              <w:rPr>
                <w:noProof/>
                <w:webHidden/>
              </w:rPr>
              <w:fldChar w:fldCharType="end"/>
            </w:r>
          </w:hyperlink>
        </w:p>
        <w:p w14:paraId="21E1F791" w14:textId="33960022" w:rsidR="00455E0D" w:rsidRDefault="00547B6F" w:rsidP="00455E0D">
          <w:pPr>
            <w:pStyle w:val="TOC3"/>
            <w:rPr>
              <w:rFonts w:asciiTheme="minorHAnsi" w:eastAsiaTheme="minorEastAsia" w:hAnsiTheme="minorHAnsi" w:cstheme="minorBidi"/>
              <w:noProof/>
              <w:kern w:val="2"/>
              <w:sz w:val="22"/>
              <w:szCs w:val="22"/>
              <w:lang w:eastAsia="en-AU"/>
              <w14:ligatures w14:val="standardContextual"/>
            </w:rPr>
          </w:pPr>
          <w:hyperlink w:anchor="_Toc169532685" w:history="1">
            <w:r w:rsidR="00455E0D" w:rsidRPr="000123DA">
              <w:rPr>
                <w:rStyle w:val="Hyperlink"/>
                <w:noProof/>
              </w:rPr>
              <w:t>1.</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Pre-analysis Stage</w:t>
            </w:r>
            <w:r w:rsidR="00455E0D">
              <w:rPr>
                <w:noProof/>
                <w:webHidden/>
              </w:rPr>
              <w:tab/>
            </w:r>
            <w:r w:rsidR="00455E0D">
              <w:rPr>
                <w:noProof/>
                <w:webHidden/>
              </w:rPr>
              <w:fldChar w:fldCharType="begin"/>
            </w:r>
            <w:r w:rsidR="00455E0D">
              <w:rPr>
                <w:noProof/>
                <w:webHidden/>
              </w:rPr>
              <w:instrText xml:space="preserve"> PAGEREF _Toc169532685 \h </w:instrText>
            </w:r>
            <w:r w:rsidR="00455E0D">
              <w:rPr>
                <w:noProof/>
                <w:webHidden/>
              </w:rPr>
            </w:r>
            <w:r w:rsidR="00455E0D">
              <w:rPr>
                <w:noProof/>
                <w:webHidden/>
              </w:rPr>
              <w:fldChar w:fldCharType="separate"/>
            </w:r>
            <w:r w:rsidR="00455E0D">
              <w:rPr>
                <w:noProof/>
                <w:webHidden/>
              </w:rPr>
              <w:t>9</w:t>
            </w:r>
            <w:r w:rsidR="00455E0D">
              <w:rPr>
                <w:noProof/>
                <w:webHidden/>
              </w:rPr>
              <w:fldChar w:fldCharType="end"/>
            </w:r>
          </w:hyperlink>
        </w:p>
        <w:p w14:paraId="74E32747" w14:textId="384EE708" w:rsidR="00455E0D" w:rsidRDefault="00547B6F" w:rsidP="00455E0D">
          <w:pPr>
            <w:pStyle w:val="TOC3"/>
            <w:rPr>
              <w:rFonts w:asciiTheme="minorHAnsi" w:eastAsiaTheme="minorEastAsia" w:hAnsiTheme="minorHAnsi" w:cstheme="minorBidi"/>
              <w:noProof/>
              <w:kern w:val="2"/>
              <w:sz w:val="22"/>
              <w:szCs w:val="22"/>
              <w:lang w:eastAsia="en-AU"/>
              <w14:ligatures w14:val="standardContextual"/>
            </w:rPr>
          </w:pPr>
          <w:hyperlink w:anchor="_Toc169532686" w:history="1">
            <w:r w:rsidR="00455E0D" w:rsidRPr="000123DA">
              <w:rPr>
                <w:rStyle w:val="Hyperlink"/>
                <w:noProof/>
              </w:rPr>
              <w:t>2.</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BVT Stage (10 Access points and 10 Relays)</w:t>
            </w:r>
            <w:r w:rsidR="00455E0D">
              <w:rPr>
                <w:noProof/>
                <w:webHidden/>
              </w:rPr>
              <w:tab/>
            </w:r>
            <w:r w:rsidR="00455E0D">
              <w:rPr>
                <w:noProof/>
                <w:webHidden/>
              </w:rPr>
              <w:fldChar w:fldCharType="begin"/>
            </w:r>
            <w:r w:rsidR="00455E0D">
              <w:rPr>
                <w:noProof/>
                <w:webHidden/>
              </w:rPr>
              <w:instrText xml:space="preserve"> PAGEREF _Toc169532686 \h </w:instrText>
            </w:r>
            <w:r w:rsidR="00455E0D">
              <w:rPr>
                <w:noProof/>
                <w:webHidden/>
              </w:rPr>
            </w:r>
            <w:r w:rsidR="00455E0D">
              <w:rPr>
                <w:noProof/>
                <w:webHidden/>
              </w:rPr>
              <w:fldChar w:fldCharType="separate"/>
            </w:r>
            <w:r w:rsidR="00455E0D">
              <w:rPr>
                <w:noProof/>
                <w:webHidden/>
              </w:rPr>
              <w:t>9</w:t>
            </w:r>
            <w:r w:rsidR="00455E0D">
              <w:rPr>
                <w:noProof/>
                <w:webHidden/>
              </w:rPr>
              <w:fldChar w:fldCharType="end"/>
            </w:r>
          </w:hyperlink>
        </w:p>
        <w:p w14:paraId="4966B213" w14:textId="4472D739" w:rsidR="00455E0D" w:rsidRDefault="00547B6F" w:rsidP="00455E0D">
          <w:pPr>
            <w:pStyle w:val="TOC3"/>
            <w:rPr>
              <w:rFonts w:asciiTheme="minorHAnsi" w:eastAsiaTheme="minorEastAsia" w:hAnsiTheme="minorHAnsi" w:cstheme="minorBidi"/>
              <w:noProof/>
              <w:kern w:val="2"/>
              <w:sz w:val="22"/>
              <w:szCs w:val="22"/>
              <w:lang w:eastAsia="en-AU"/>
              <w14:ligatures w14:val="standardContextual"/>
            </w:rPr>
          </w:pPr>
          <w:hyperlink w:anchor="_Toc169532687" w:history="1">
            <w:r w:rsidR="00455E0D" w:rsidRPr="000123DA">
              <w:rPr>
                <w:rStyle w:val="Hyperlink"/>
                <w:noProof/>
              </w:rPr>
              <w:t>3.</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Stage 1 (100 Access points and 100 Relays)</w:t>
            </w:r>
            <w:r w:rsidR="00455E0D">
              <w:rPr>
                <w:noProof/>
                <w:webHidden/>
              </w:rPr>
              <w:tab/>
            </w:r>
            <w:r w:rsidR="00455E0D">
              <w:rPr>
                <w:noProof/>
                <w:webHidden/>
              </w:rPr>
              <w:fldChar w:fldCharType="begin"/>
            </w:r>
            <w:r w:rsidR="00455E0D">
              <w:rPr>
                <w:noProof/>
                <w:webHidden/>
              </w:rPr>
              <w:instrText xml:space="preserve"> PAGEREF _Toc169532687 \h </w:instrText>
            </w:r>
            <w:r w:rsidR="00455E0D">
              <w:rPr>
                <w:noProof/>
                <w:webHidden/>
              </w:rPr>
            </w:r>
            <w:r w:rsidR="00455E0D">
              <w:rPr>
                <w:noProof/>
                <w:webHidden/>
              </w:rPr>
              <w:fldChar w:fldCharType="separate"/>
            </w:r>
            <w:r w:rsidR="00455E0D">
              <w:rPr>
                <w:noProof/>
                <w:webHidden/>
              </w:rPr>
              <w:t>10</w:t>
            </w:r>
            <w:r w:rsidR="00455E0D">
              <w:rPr>
                <w:noProof/>
                <w:webHidden/>
              </w:rPr>
              <w:fldChar w:fldCharType="end"/>
            </w:r>
          </w:hyperlink>
        </w:p>
        <w:p w14:paraId="03CA504F" w14:textId="70DC4CB1" w:rsidR="00455E0D" w:rsidRDefault="00547B6F" w:rsidP="00455E0D">
          <w:pPr>
            <w:pStyle w:val="TOC3"/>
            <w:rPr>
              <w:rFonts w:asciiTheme="minorHAnsi" w:eastAsiaTheme="minorEastAsia" w:hAnsiTheme="minorHAnsi" w:cstheme="minorBidi"/>
              <w:noProof/>
              <w:kern w:val="2"/>
              <w:sz w:val="22"/>
              <w:szCs w:val="22"/>
              <w:lang w:eastAsia="en-AU"/>
              <w14:ligatures w14:val="standardContextual"/>
            </w:rPr>
          </w:pPr>
          <w:hyperlink w:anchor="_Toc169532688" w:history="1">
            <w:r w:rsidR="00455E0D" w:rsidRPr="000123DA">
              <w:rPr>
                <w:rStyle w:val="Hyperlink"/>
                <w:noProof/>
              </w:rPr>
              <w:t>4.</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Stage 2 (300 Access points and 1000 relays)</w:t>
            </w:r>
            <w:r w:rsidR="00455E0D">
              <w:rPr>
                <w:noProof/>
                <w:webHidden/>
              </w:rPr>
              <w:tab/>
            </w:r>
            <w:r w:rsidR="00455E0D">
              <w:rPr>
                <w:noProof/>
                <w:webHidden/>
              </w:rPr>
              <w:fldChar w:fldCharType="begin"/>
            </w:r>
            <w:r w:rsidR="00455E0D">
              <w:rPr>
                <w:noProof/>
                <w:webHidden/>
              </w:rPr>
              <w:instrText xml:space="preserve"> PAGEREF _Toc169532688 \h </w:instrText>
            </w:r>
            <w:r w:rsidR="00455E0D">
              <w:rPr>
                <w:noProof/>
                <w:webHidden/>
              </w:rPr>
            </w:r>
            <w:r w:rsidR="00455E0D">
              <w:rPr>
                <w:noProof/>
                <w:webHidden/>
              </w:rPr>
              <w:fldChar w:fldCharType="separate"/>
            </w:r>
            <w:r w:rsidR="00455E0D">
              <w:rPr>
                <w:noProof/>
                <w:webHidden/>
              </w:rPr>
              <w:t>12</w:t>
            </w:r>
            <w:r w:rsidR="00455E0D">
              <w:rPr>
                <w:noProof/>
                <w:webHidden/>
              </w:rPr>
              <w:fldChar w:fldCharType="end"/>
            </w:r>
          </w:hyperlink>
        </w:p>
        <w:p w14:paraId="03778C2B" w14:textId="27D14E5F" w:rsidR="00455E0D" w:rsidRDefault="00547B6F" w:rsidP="00455E0D">
          <w:pPr>
            <w:pStyle w:val="TOC3"/>
            <w:rPr>
              <w:rFonts w:asciiTheme="minorHAnsi" w:eastAsiaTheme="minorEastAsia" w:hAnsiTheme="minorHAnsi" w:cstheme="minorBidi"/>
              <w:noProof/>
              <w:kern w:val="2"/>
              <w:sz w:val="22"/>
              <w:szCs w:val="22"/>
              <w:lang w:eastAsia="en-AU"/>
              <w14:ligatures w14:val="standardContextual"/>
            </w:rPr>
          </w:pPr>
          <w:hyperlink w:anchor="_Toc169532689" w:history="1">
            <w:r w:rsidR="00455E0D" w:rsidRPr="000123DA">
              <w:rPr>
                <w:rStyle w:val="Hyperlink"/>
                <w:noProof/>
              </w:rPr>
              <w:t>5.</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Stage 3 (All Access points and relays)</w:t>
            </w:r>
            <w:r w:rsidR="00455E0D">
              <w:rPr>
                <w:noProof/>
                <w:webHidden/>
              </w:rPr>
              <w:tab/>
            </w:r>
            <w:r w:rsidR="00455E0D">
              <w:rPr>
                <w:noProof/>
                <w:webHidden/>
              </w:rPr>
              <w:fldChar w:fldCharType="begin"/>
            </w:r>
            <w:r w:rsidR="00455E0D">
              <w:rPr>
                <w:noProof/>
                <w:webHidden/>
              </w:rPr>
              <w:instrText xml:space="preserve"> PAGEREF _Toc169532689 \h </w:instrText>
            </w:r>
            <w:r w:rsidR="00455E0D">
              <w:rPr>
                <w:noProof/>
                <w:webHidden/>
              </w:rPr>
            </w:r>
            <w:r w:rsidR="00455E0D">
              <w:rPr>
                <w:noProof/>
                <w:webHidden/>
              </w:rPr>
              <w:fldChar w:fldCharType="separate"/>
            </w:r>
            <w:r w:rsidR="00455E0D">
              <w:rPr>
                <w:noProof/>
                <w:webHidden/>
              </w:rPr>
              <w:t>13</w:t>
            </w:r>
            <w:r w:rsidR="00455E0D">
              <w:rPr>
                <w:noProof/>
                <w:webHidden/>
              </w:rPr>
              <w:fldChar w:fldCharType="end"/>
            </w:r>
          </w:hyperlink>
        </w:p>
        <w:p w14:paraId="1C48FA35" w14:textId="28B8F7F2" w:rsidR="00455E0D" w:rsidRDefault="00547B6F" w:rsidP="00455E0D">
          <w:pPr>
            <w:pStyle w:val="TOC3"/>
            <w:rPr>
              <w:rFonts w:asciiTheme="minorHAnsi" w:eastAsiaTheme="minorEastAsia" w:hAnsiTheme="minorHAnsi" w:cstheme="minorBidi"/>
              <w:noProof/>
              <w:kern w:val="2"/>
              <w:sz w:val="22"/>
              <w:szCs w:val="22"/>
              <w:lang w:eastAsia="en-AU"/>
              <w14:ligatures w14:val="standardContextual"/>
            </w:rPr>
          </w:pPr>
          <w:hyperlink w:anchor="_Toc169532690" w:history="1">
            <w:r w:rsidR="00455E0D" w:rsidRPr="000123DA">
              <w:rPr>
                <w:rStyle w:val="Hyperlink"/>
                <w:noProof/>
              </w:rPr>
              <w:t>6.</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BAU Stage (All remaining Access Points and relays)</w:t>
            </w:r>
            <w:r w:rsidR="00455E0D">
              <w:rPr>
                <w:noProof/>
                <w:webHidden/>
              </w:rPr>
              <w:tab/>
            </w:r>
            <w:r w:rsidR="00455E0D">
              <w:rPr>
                <w:noProof/>
                <w:webHidden/>
              </w:rPr>
              <w:fldChar w:fldCharType="begin"/>
            </w:r>
            <w:r w:rsidR="00455E0D">
              <w:rPr>
                <w:noProof/>
                <w:webHidden/>
              </w:rPr>
              <w:instrText xml:space="preserve"> PAGEREF _Toc169532690 \h </w:instrText>
            </w:r>
            <w:r w:rsidR="00455E0D">
              <w:rPr>
                <w:noProof/>
                <w:webHidden/>
              </w:rPr>
            </w:r>
            <w:r w:rsidR="00455E0D">
              <w:rPr>
                <w:noProof/>
                <w:webHidden/>
              </w:rPr>
              <w:fldChar w:fldCharType="separate"/>
            </w:r>
            <w:r w:rsidR="00455E0D">
              <w:rPr>
                <w:noProof/>
                <w:webHidden/>
              </w:rPr>
              <w:t>14</w:t>
            </w:r>
            <w:r w:rsidR="00455E0D">
              <w:rPr>
                <w:noProof/>
                <w:webHidden/>
              </w:rPr>
              <w:fldChar w:fldCharType="end"/>
            </w:r>
          </w:hyperlink>
        </w:p>
        <w:p w14:paraId="36B379A7" w14:textId="13530647" w:rsidR="00455E0D" w:rsidRDefault="00547B6F">
          <w:pPr>
            <w:pStyle w:val="TOC1"/>
            <w:rPr>
              <w:rFonts w:asciiTheme="minorHAnsi" w:eastAsiaTheme="minorEastAsia" w:hAnsiTheme="minorHAnsi" w:cstheme="minorBidi"/>
              <w:b w:val="0"/>
              <w:noProof/>
              <w:kern w:val="2"/>
              <w:sz w:val="22"/>
              <w:szCs w:val="22"/>
              <w:lang w:eastAsia="en-AU"/>
              <w14:ligatures w14:val="standardContextual"/>
            </w:rPr>
          </w:pPr>
          <w:hyperlink w:anchor="_Toc169532691" w:history="1">
            <w:r w:rsidR="00455E0D" w:rsidRPr="000123DA">
              <w:rPr>
                <w:rStyle w:val="Hyperlink"/>
                <w:noProof/>
              </w:rPr>
              <w:t>3.</w:t>
            </w:r>
            <w:r w:rsidR="00455E0D">
              <w:rPr>
                <w:rFonts w:asciiTheme="minorHAnsi" w:eastAsiaTheme="minorEastAsia" w:hAnsiTheme="minorHAnsi" w:cstheme="minorBidi"/>
                <w:b w:val="0"/>
                <w:noProof/>
                <w:kern w:val="2"/>
                <w:sz w:val="22"/>
                <w:szCs w:val="22"/>
                <w:lang w:eastAsia="en-AU"/>
                <w14:ligatures w14:val="standardContextual"/>
              </w:rPr>
              <w:tab/>
            </w:r>
            <w:r w:rsidR="00455E0D" w:rsidRPr="000123DA">
              <w:rPr>
                <w:rStyle w:val="Hyperlink"/>
                <w:noProof/>
              </w:rPr>
              <w:t>Deployment Roles and Responsibilities</w:t>
            </w:r>
            <w:r w:rsidR="00455E0D">
              <w:rPr>
                <w:noProof/>
                <w:webHidden/>
              </w:rPr>
              <w:tab/>
            </w:r>
            <w:r w:rsidR="00455E0D">
              <w:rPr>
                <w:noProof/>
                <w:webHidden/>
              </w:rPr>
              <w:fldChar w:fldCharType="begin"/>
            </w:r>
            <w:r w:rsidR="00455E0D">
              <w:rPr>
                <w:noProof/>
                <w:webHidden/>
              </w:rPr>
              <w:instrText xml:space="preserve"> PAGEREF _Toc169532691 \h </w:instrText>
            </w:r>
            <w:r w:rsidR="00455E0D">
              <w:rPr>
                <w:noProof/>
                <w:webHidden/>
              </w:rPr>
            </w:r>
            <w:r w:rsidR="00455E0D">
              <w:rPr>
                <w:noProof/>
                <w:webHidden/>
              </w:rPr>
              <w:fldChar w:fldCharType="separate"/>
            </w:r>
            <w:r w:rsidR="00455E0D">
              <w:rPr>
                <w:noProof/>
                <w:webHidden/>
              </w:rPr>
              <w:t>16</w:t>
            </w:r>
            <w:r w:rsidR="00455E0D">
              <w:rPr>
                <w:noProof/>
                <w:webHidden/>
              </w:rPr>
              <w:fldChar w:fldCharType="end"/>
            </w:r>
          </w:hyperlink>
        </w:p>
        <w:p w14:paraId="1E4ED090" w14:textId="42275C75"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92" w:history="1">
            <w:r w:rsidR="00455E0D" w:rsidRPr="000123DA">
              <w:rPr>
                <w:rStyle w:val="Hyperlink"/>
                <w:noProof/>
              </w:rPr>
              <w:t>3.1.</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Deployment Lead</w:t>
            </w:r>
            <w:r w:rsidR="00455E0D">
              <w:rPr>
                <w:noProof/>
                <w:webHidden/>
              </w:rPr>
              <w:tab/>
            </w:r>
            <w:r w:rsidR="00455E0D">
              <w:rPr>
                <w:noProof/>
                <w:webHidden/>
              </w:rPr>
              <w:fldChar w:fldCharType="begin"/>
            </w:r>
            <w:r w:rsidR="00455E0D">
              <w:rPr>
                <w:noProof/>
                <w:webHidden/>
              </w:rPr>
              <w:instrText xml:space="preserve"> PAGEREF _Toc169532692 \h </w:instrText>
            </w:r>
            <w:r w:rsidR="00455E0D">
              <w:rPr>
                <w:noProof/>
                <w:webHidden/>
              </w:rPr>
            </w:r>
            <w:r w:rsidR="00455E0D">
              <w:rPr>
                <w:noProof/>
                <w:webHidden/>
              </w:rPr>
              <w:fldChar w:fldCharType="separate"/>
            </w:r>
            <w:r w:rsidR="00455E0D">
              <w:rPr>
                <w:noProof/>
                <w:webHidden/>
              </w:rPr>
              <w:t>16</w:t>
            </w:r>
            <w:r w:rsidR="00455E0D">
              <w:rPr>
                <w:noProof/>
                <w:webHidden/>
              </w:rPr>
              <w:fldChar w:fldCharType="end"/>
            </w:r>
          </w:hyperlink>
        </w:p>
        <w:p w14:paraId="50A3F66F" w14:textId="259A4375"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93" w:history="1">
            <w:r w:rsidR="00455E0D" w:rsidRPr="000123DA">
              <w:rPr>
                <w:rStyle w:val="Hyperlink"/>
                <w:noProof/>
              </w:rPr>
              <w:t>3.2.</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Go – No Go</w:t>
            </w:r>
            <w:r w:rsidR="00455E0D">
              <w:rPr>
                <w:noProof/>
                <w:webHidden/>
              </w:rPr>
              <w:tab/>
            </w:r>
            <w:r w:rsidR="00455E0D">
              <w:rPr>
                <w:noProof/>
                <w:webHidden/>
              </w:rPr>
              <w:fldChar w:fldCharType="begin"/>
            </w:r>
            <w:r w:rsidR="00455E0D">
              <w:rPr>
                <w:noProof/>
                <w:webHidden/>
              </w:rPr>
              <w:instrText xml:space="preserve"> PAGEREF _Toc169532693 \h </w:instrText>
            </w:r>
            <w:r w:rsidR="00455E0D">
              <w:rPr>
                <w:noProof/>
                <w:webHidden/>
              </w:rPr>
            </w:r>
            <w:r w:rsidR="00455E0D">
              <w:rPr>
                <w:noProof/>
                <w:webHidden/>
              </w:rPr>
              <w:fldChar w:fldCharType="separate"/>
            </w:r>
            <w:r w:rsidR="00455E0D">
              <w:rPr>
                <w:noProof/>
                <w:webHidden/>
              </w:rPr>
              <w:t>16</w:t>
            </w:r>
            <w:r w:rsidR="00455E0D">
              <w:rPr>
                <w:noProof/>
                <w:webHidden/>
              </w:rPr>
              <w:fldChar w:fldCharType="end"/>
            </w:r>
          </w:hyperlink>
        </w:p>
        <w:p w14:paraId="3D31DD29" w14:textId="24F59ED8"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94" w:history="1">
            <w:r w:rsidR="00455E0D" w:rsidRPr="000123DA">
              <w:rPr>
                <w:rStyle w:val="Hyperlink"/>
                <w:noProof/>
              </w:rPr>
              <w:t>3.3.</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Escalation</w:t>
            </w:r>
            <w:r w:rsidR="00455E0D">
              <w:rPr>
                <w:noProof/>
                <w:webHidden/>
              </w:rPr>
              <w:tab/>
            </w:r>
            <w:r w:rsidR="00455E0D">
              <w:rPr>
                <w:noProof/>
                <w:webHidden/>
              </w:rPr>
              <w:fldChar w:fldCharType="begin"/>
            </w:r>
            <w:r w:rsidR="00455E0D">
              <w:rPr>
                <w:noProof/>
                <w:webHidden/>
              </w:rPr>
              <w:instrText xml:space="preserve"> PAGEREF _Toc169532694 \h </w:instrText>
            </w:r>
            <w:r w:rsidR="00455E0D">
              <w:rPr>
                <w:noProof/>
                <w:webHidden/>
              </w:rPr>
            </w:r>
            <w:r w:rsidR="00455E0D">
              <w:rPr>
                <w:noProof/>
                <w:webHidden/>
              </w:rPr>
              <w:fldChar w:fldCharType="separate"/>
            </w:r>
            <w:r w:rsidR="00455E0D">
              <w:rPr>
                <w:noProof/>
                <w:webHidden/>
              </w:rPr>
              <w:t>17</w:t>
            </w:r>
            <w:r w:rsidR="00455E0D">
              <w:rPr>
                <w:noProof/>
                <w:webHidden/>
              </w:rPr>
              <w:fldChar w:fldCharType="end"/>
            </w:r>
          </w:hyperlink>
        </w:p>
        <w:p w14:paraId="3CFE49C2" w14:textId="7908124E"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95" w:history="1">
            <w:r w:rsidR="00455E0D" w:rsidRPr="000123DA">
              <w:rPr>
                <w:rStyle w:val="Hyperlink"/>
                <w:noProof/>
              </w:rPr>
              <w:t>3.4.</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Stakeholder Communication</w:t>
            </w:r>
            <w:r w:rsidR="00455E0D">
              <w:rPr>
                <w:noProof/>
                <w:webHidden/>
              </w:rPr>
              <w:tab/>
            </w:r>
            <w:r w:rsidR="00455E0D">
              <w:rPr>
                <w:noProof/>
                <w:webHidden/>
              </w:rPr>
              <w:fldChar w:fldCharType="begin"/>
            </w:r>
            <w:r w:rsidR="00455E0D">
              <w:rPr>
                <w:noProof/>
                <w:webHidden/>
              </w:rPr>
              <w:instrText xml:space="preserve"> PAGEREF _Toc169532695 \h </w:instrText>
            </w:r>
            <w:r w:rsidR="00455E0D">
              <w:rPr>
                <w:noProof/>
                <w:webHidden/>
              </w:rPr>
            </w:r>
            <w:r w:rsidR="00455E0D">
              <w:rPr>
                <w:noProof/>
                <w:webHidden/>
              </w:rPr>
              <w:fldChar w:fldCharType="separate"/>
            </w:r>
            <w:r w:rsidR="00455E0D">
              <w:rPr>
                <w:noProof/>
                <w:webHidden/>
              </w:rPr>
              <w:t>17</w:t>
            </w:r>
            <w:r w:rsidR="00455E0D">
              <w:rPr>
                <w:noProof/>
                <w:webHidden/>
              </w:rPr>
              <w:fldChar w:fldCharType="end"/>
            </w:r>
          </w:hyperlink>
        </w:p>
        <w:p w14:paraId="0260657B" w14:textId="082111F7"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96" w:history="1">
            <w:r w:rsidR="00455E0D" w:rsidRPr="000123DA">
              <w:rPr>
                <w:rStyle w:val="Hyperlink"/>
                <w:noProof/>
              </w:rPr>
              <w:t>3.5.</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Operational and Support Groups</w:t>
            </w:r>
            <w:r w:rsidR="00455E0D">
              <w:rPr>
                <w:noProof/>
                <w:webHidden/>
              </w:rPr>
              <w:tab/>
            </w:r>
            <w:r w:rsidR="00455E0D">
              <w:rPr>
                <w:noProof/>
                <w:webHidden/>
              </w:rPr>
              <w:fldChar w:fldCharType="begin"/>
            </w:r>
            <w:r w:rsidR="00455E0D">
              <w:rPr>
                <w:noProof/>
                <w:webHidden/>
              </w:rPr>
              <w:instrText xml:space="preserve"> PAGEREF _Toc169532696 \h </w:instrText>
            </w:r>
            <w:r w:rsidR="00455E0D">
              <w:rPr>
                <w:noProof/>
                <w:webHidden/>
              </w:rPr>
            </w:r>
            <w:r w:rsidR="00455E0D">
              <w:rPr>
                <w:noProof/>
                <w:webHidden/>
              </w:rPr>
              <w:fldChar w:fldCharType="separate"/>
            </w:r>
            <w:r w:rsidR="00455E0D">
              <w:rPr>
                <w:noProof/>
                <w:webHidden/>
              </w:rPr>
              <w:t>17</w:t>
            </w:r>
            <w:r w:rsidR="00455E0D">
              <w:rPr>
                <w:noProof/>
                <w:webHidden/>
              </w:rPr>
              <w:fldChar w:fldCharType="end"/>
            </w:r>
          </w:hyperlink>
        </w:p>
        <w:p w14:paraId="4721D688" w14:textId="343E56D5" w:rsidR="00455E0D" w:rsidRDefault="00547B6F">
          <w:pPr>
            <w:pStyle w:val="TOC1"/>
            <w:rPr>
              <w:rFonts w:asciiTheme="minorHAnsi" w:eastAsiaTheme="minorEastAsia" w:hAnsiTheme="minorHAnsi" w:cstheme="minorBidi"/>
              <w:b w:val="0"/>
              <w:noProof/>
              <w:kern w:val="2"/>
              <w:sz w:val="22"/>
              <w:szCs w:val="22"/>
              <w:lang w:eastAsia="en-AU"/>
              <w14:ligatures w14:val="standardContextual"/>
            </w:rPr>
          </w:pPr>
          <w:hyperlink w:anchor="_Toc169532697" w:history="1">
            <w:r w:rsidR="00455E0D" w:rsidRPr="000123DA">
              <w:rPr>
                <w:rStyle w:val="Hyperlink"/>
                <w:noProof/>
              </w:rPr>
              <w:t>4.</w:t>
            </w:r>
            <w:r w:rsidR="00455E0D">
              <w:rPr>
                <w:rFonts w:asciiTheme="minorHAnsi" w:eastAsiaTheme="minorEastAsia" w:hAnsiTheme="minorHAnsi" w:cstheme="minorBidi"/>
                <w:b w:val="0"/>
                <w:noProof/>
                <w:kern w:val="2"/>
                <w:sz w:val="22"/>
                <w:szCs w:val="22"/>
                <w:lang w:eastAsia="en-AU"/>
                <w14:ligatures w14:val="standardContextual"/>
              </w:rPr>
              <w:tab/>
            </w:r>
            <w:r w:rsidR="00455E0D" w:rsidRPr="000123DA">
              <w:rPr>
                <w:rStyle w:val="Hyperlink"/>
                <w:noProof/>
              </w:rPr>
              <w:t>Identified Risks</w:t>
            </w:r>
            <w:r w:rsidR="00455E0D">
              <w:rPr>
                <w:noProof/>
                <w:webHidden/>
              </w:rPr>
              <w:tab/>
            </w:r>
            <w:r w:rsidR="00455E0D">
              <w:rPr>
                <w:noProof/>
                <w:webHidden/>
              </w:rPr>
              <w:fldChar w:fldCharType="begin"/>
            </w:r>
            <w:r w:rsidR="00455E0D">
              <w:rPr>
                <w:noProof/>
                <w:webHidden/>
              </w:rPr>
              <w:instrText xml:space="preserve"> PAGEREF _Toc169532697 \h </w:instrText>
            </w:r>
            <w:r w:rsidR="00455E0D">
              <w:rPr>
                <w:noProof/>
                <w:webHidden/>
              </w:rPr>
            </w:r>
            <w:r w:rsidR="00455E0D">
              <w:rPr>
                <w:noProof/>
                <w:webHidden/>
              </w:rPr>
              <w:fldChar w:fldCharType="separate"/>
            </w:r>
            <w:r w:rsidR="00455E0D">
              <w:rPr>
                <w:noProof/>
                <w:webHidden/>
              </w:rPr>
              <w:t>18</w:t>
            </w:r>
            <w:r w:rsidR="00455E0D">
              <w:rPr>
                <w:noProof/>
                <w:webHidden/>
              </w:rPr>
              <w:fldChar w:fldCharType="end"/>
            </w:r>
          </w:hyperlink>
        </w:p>
        <w:p w14:paraId="782FF7BF" w14:textId="3863B783" w:rsidR="00455E0D" w:rsidRDefault="00547B6F">
          <w:pPr>
            <w:pStyle w:val="TOC1"/>
            <w:rPr>
              <w:rFonts w:asciiTheme="minorHAnsi" w:eastAsiaTheme="minorEastAsia" w:hAnsiTheme="minorHAnsi" w:cstheme="minorBidi"/>
              <w:b w:val="0"/>
              <w:noProof/>
              <w:kern w:val="2"/>
              <w:sz w:val="22"/>
              <w:szCs w:val="22"/>
              <w:lang w:eastAsia="en-AU"/>
              <w14:ligatures w14:val="standardContextual"/>
            </w:rPr>
          </w:pPr>
          <w:hyperlink w:anchor="_Toc169532698" w:history="1">
            <w:r w:rsidR="00455E0D" w:rsidRPr="000123DA">
              <w:rPr>
                <w:rStyle w:val="Hyperlink"/>
                <w:noProof/>
              </w:rPr>
              <w:t>5.</w:t>
            </w:r>
            <w:r w:rsidR="00455E0D">
              <w:rPr>
                <w:rFonts w:asciiTheme="minorHAnsi" w:eastAsiaTheme="minorEastAsia" w:hAnsiTheme="minorHAnsi" w:cstheme="minorBidi"/>
                <w:b w:val="0"/>
                <w:noProof/>
                <w:kern w:val="2"/>
                <w:sz w:val="22"/>
                <w:szCs w:val="22"/>
                <w:lang w:eastAsia="en-AU"/>
                <w14:ligatures w14:val="standardContextual"/>
              </w:rPr>
              <w:tab/>
            </w:r>
            <w:r w:rsidR="00455E0D" w:rsidRPr="000123DA">
              <w:rPr>
                <w:rStyle w:val="Hyperlink"/>
                <w:noProof/>
              </w:rPr>
              <w:t>Appendix</w:t>
            </w:r>
            <w:r w:rsidR="00455E0D">
              <w:rPr>
                <w:noProof/>
                <w:webHidden/>
              </w:rPr>
              <w:tab/>
            </w:r>
            <w:r w:rsidR="00455E0D">
              <w:rPr>
                <w:noProof/>
                <w:webHidden/>
              </w:rPr>
              <w:fldChar w:fldCharType="begin"/>
            </w:r>
            <w:r w:rsidR="00455E0D">
              <w:rPr>
                <w:noProof/>
                <w:webHidden/>
              </w:rPr>
              <w:instrText xml:space="preserve"> PAGEREF _Toc169532698 \h </w:instrText>
            </w:r>
            <w:r w:rsidR="00455E0D">
              <w:rPr>
                <w:noProof/>
                <w:webHidden/>
              </w:rPr>
            </w:r>
            <w:r w:rsidR="00455E0D">
              <w:rPr>
                <w:noProof/>
                <w:webHidden/>
              </w:rPr>
              <w:fldChar w:fldCharType="separate"/>
            </w:r>
            <w:r w:rsidR="00455E0D">
              <w:rPr>
                <w:noProof/>
                <w:webHidden/>
              </w:rPr>
              <w:t>19</w:t>
            </w:r>
            <w:r w:rsidR="00455E0D">
              <w:rPr>
                <w:noProof/>
                <w:webHidden/>
              </w:rPr>
              <w:fldChar w:fldCharType="end"/>
            </w:r>
          </w:hyperlink>
        </w:p>
        <w:p w14:paraId="63405125" w14:textId="3EBB648B" w:rsidR="00455E0D" w:rsidRDefault="00547B6F">
          <w:pPr>
            <w:pStyle w:val="TOC2"/>
            <w:rPr>
              <w:rFonts w:asciiTheme="minorHAnsi" w:eastAsiaTheme="minorEastAsia" w:hAnsiTheme="minorHAnsi" w:cstheme="minorBidi"/>
              <w:noProof/>
              <w:kern w:val="2"/>
              <w:sz w:val="22"/>
              <w:szCs w:val="22"/>
              <w:lang w:eastAsia="en-AU"/>
              <w14:ligatures w14:val="standardContextual"/>
            </w:rPr>
          </w:pPr>
          <w:hyperlink w:anchor="_Toc169532699" w:history="1">
            <w:r w:rsidR="00455E0D" w:rsidRPr="000123DA">
              <w:rPr>
                <w:rStyle w:val="Hyperlink"/>
                <w:noProof/>
              </w:rPr>
              <w:t>5.1.</w:t>
            </w:r>
            <w:r w:rsidR="00455E0D">
              <w:rPr>
                <w:rFonts w:asciiTheme="minorHAnsi" w:eastAsiaTheme="minorEastAsia" w:hAnsiTheme="minorHAnsi" w:cstheme="minorBidi"/>
                <w:noProof/>
                <w:kern w:val="2"/>
                <w:sz w:val="22"/>
                <w:szCs w:val="22"/>
                <w:lang w:eastAsia="en-AU"/>
                <w14:ligatures w14:val="standardContextual"/>
              </w:rPr>
              <w:tab/>
            </w:r>
            <w:r w:rsidR="00455E0D" w:rsidRPr="000123DA">
              <w:rPr>
                <w:rStyle w:val="Hyperlink"/>
                <w:noProof/>
              </w:rPr>
              <w:t>FWU Progress Report</w:t>
            </w:r>
            <w:r w:rsidR="00455E0D">
              <w:rPr>
                <w:noProof/>
                <w:webHidden/>
              </w:rPr>
              <w:tab/>
            </w:r>
            <w:r w:rsidR="00455E0D">
              <w:rPr>
                <w:noProof/>
                <w:webHidden/>
              </w:rPr>
              <w:fldChar w:fldCharType="begin"/>
            </w:r>
            <w:r w:rsidR="00455E0D">
              <w:rPr>
                <w:noProof/>
                <w:webHidden/>
              </w:rPr>
              <w:instrText xml:space="preserve"> PAGEREF _Toc169532699 \h </w:instrText>
            </w:r>
            <w:r w:rsidR="00455E0D">
              <w:rPr>
                <w:noProof/>
                <w:webHidden/>
              </w:rPr>
            </w:r>
            <w:r w:rsidR="00455E0D">
              <w:rPr>
                <w:noProof/>
                <w:webHidden/>
              </w:rPr>
              <w:fldChar w:fldCharType="separate"/>
            </w:r>
            <w:r w:rsidR="00455E0D">
              <w:rPr>
                <w:noProof/>
                <w:webHidden/>
              </w:rPr>
              <w:t>19</w:t>
            </w:r>
            <w:r w:rsidR="00455E0D">
              <w:rPr>
                <w:noProof/>
                <w:webHidden/>
              </w:rPr>
              <w:fldChar w:fldCharType="end"/>
            </w:r>
          </w:hyperlink>
        </w:p>
        <w:p w14:paraId="3575F4E6" w14:textId="7635D5E9" w:rsidR="00455E0D" w:rsidRDefault="00547B6F">
          <w:pPr>
            <w:pStyle w:val="TOC1"/>
            <w:rPr>
              <w:rFonts w:asciiTheme="minorHAnsi" w:eastAsiaTheme="minorEastAsia" w:hAnsiTheme="minorHAnsi" w:cstheme="minorBidi"/>
              <w:b w:val="0"/>
              <w:noProof/>
              <w:kern w:val="2"/>
              <w:sz w:val="22"/>
              <w:szCs w:val="22"/>
              <w:lang w:eastAsia="en-AU"/>
              <w14:ligatures w14:val="standardContextual"/>
            </w:rPr>
          </w:pPr>
          <w:hyperlink w:anchor="_Toc169532700" w:history="1">
            <w:r w:rsidR="00455E0D" w:rsidRPr="000123DA">
              <w:rPr>
                <w:rStyle w:val="Hyperlink"/>
                <w:noProof/>
              </w:rPr>
              <w:t>6.</w:t>
            </w:r>
            <w:r w:rsidR="00455E0D">
              <w:rPr>
                <w:rFonts w:asciiTheme="minorHAnsi" w:eastAsiaTheme="minorEastAsia" w:hAnsiTheme="minorHAnsi" w:cstheme="minorBidi"/>
                <w:b w:val="0"/>
                <w:noProof/>
                <w:kern w:val="2"/>
                <w:sz w:val="22"/>
                <w:szCs w:val="22"/>
                <w:lang w:eastAsia="en-AU"/>
                <w14:ligatures w14:val="standardContextual"/>
              </w:rPr>
              <w:tab/>
            </w:r>
            <w:r w:rsidR="00455E0D" w:rsidRPr="000123DA">
              <w:rPr>
                <w:rStyle w:val="Hyperlink"/>
                <w:noProof/>
              </w:rPr>
              <w:t>Revision</w:t>
            </w:r>
            <w:r w:rsidR="00455E0D">
              <w:rPr>
                <w:noProof/>
                <w:webHidden/>
              </w:rPr>
              <w:tab/>
            </w:r>
            <w:r w:rsidR="00455E0D">
              <w:rPr>
                <w:noProof/>
                <w:webHidden/>
              </w:rPr>
              <w:fldChar w:fldCharType="begin"/>
            </w:r>
            <w:r w:rsidR="00455E0D">
              <w:rPr>
                <w:noProof/>
                <w:webHidden/>
              </w:rPr>
              <w:instrText xml:space="preserve"> PAGEREF _Toc169532700 \h </w:instrText>
            </w:r>
            <w:r w:rsidR="00455E0D">
              <w:rPr>
                <w:noProof/>
                <w:webHidden/>
              </w:rPr>
            </w:r>
            <w:r w:rsidR="00455E0D">
              <w:rPr>
                <w:noProof/>
                <w:webHidden/>
              </w:rPr>
              <w:fldChar w:fldCharType="separate"/>
            </w:r>
            <w:r w:rsidR="00455E0D">
              <w:rPr>
                <w:noProof/>
                <w:webHidden/>
              </w:rPr>
              <w:t>20</w:t>
            </w:r>
            <w:r w:rsidR="00455E0D">
              <w:rPr>
                <w:noProof/>
                <w:webHidden/>
              </w:rPr>
              <w:fldChar w:fldCharType="end"/>
            </w:r>
          </w:hyperlink>
        </w:p>
        <w:p w14:paraId="5E1C1856" w14:textId="58369128" w:rsidR="00433DDD" w:rsidRDefault="00433DDD">
          <w:r>
            <w:rPr>
              <w:b/>
              <w:bCs/>
              <w:noProof/>
            </w:rPr>
            <w:fldChar w:fldCharType="end"/>
          </w:r>
        </w:p>
      </w:sdtContent>
    </w:sdt>
    <w:p w14:paraId="1B784C1C" w14:textId="77777777" w:rsidR="00E716EA" w:rsidRPr="003F73CA" w:rsidRDefault="00E716EA" w:rsidP="001F58C5">
      <w:pPr>
        <w:pStyle w:val="DocumentText10pt"/>
        <w:sectPr w:rsidR="00E716EA" w:rsidRPr="003F73CA" w:rsidSect="001578D6">
          <w:headerReference w:type="default" r:id="rId20"/>
          <w:pgSz w:w="11906" w:h="16838"/>
          <w:pgMar w:top="1440" w:right="930" w:bottom="1412" w:left="993" w:header="709" w:footer="0" w:gutter="0"/>
          <w:cols w:space="708"/>
          <w:docGrid w:linePitch="360"/>
        </w:sectPr>
      </w:pPr>
    </w:p>
    <w:p w14:paraId="710C95A7" w14:textId="77777777" w:rsidR="00E716EA" w:rsidRDefault="00E16FB9" w:rsidP="00FA6016">
      <w:pPr>
        <w:pStyle w:val="Heading1"/>
        <w:numPr>
          <w:ilvl w:val="0"/>
          <w:numId w:val="3"/>
        </w:numPr>
        <w:rPr>
          <w:color w:val="000000" w:themeColor="text1"/>
        </w:rPr>
      </w:pPr>
      <w:bookmarkStart w:id="3" w:name="_Toc380157386"/>
      <w:bookmarkStart w:id="4" w:name="_Toc91084371"/>
      <w:bookmarkStart w:id="5" w:name="_Toc169532676"/>
      <w:r w:rsidRPr="56C07156">
        <w:rPr>
          <w:color w:val="auto"/>
        </w:rPr>
        <w:lastRenderedPageBreak/>
        <w:t>Introduction</w:t>
      </w:r>
      <w:bookmarkEnd w:id="3"/>
      <w:bookmarkEnd w:id="4"/>
      <w:bookmarkEnd w:id="5"/>
    </w:p>
    <w:p w14:paraId="183DBAE1" w14:textId="77777777" w:rsidR="000235A8" w:rsidRDefault="006B3844" w:rsidP="00FA6016">
      <w:pPr>
        <w:pStyle w:val="Heading2"/>
        <w:numPr>
          <w:ilvl w:val="1"/>
          <w:numId w:val="3"/>
        </w:numPr>
      </w:pPr>
      <w:bookmarkStart w:id="6" w:name="_Toc169532677"/>
      <w:r>
        <w:t>Project Backg</w:t>
      </w:r>
      <w:r w:rsidR="000235A8">
        <w:t>round</w:t>
      </w:r>
      <w:bookmarkEnd w:id="6"/>
    </w:p>
    <w:p w14:paraId="3B6D9692" w14:textId="77777777" w:rsidR="00E920DE" w:rsidRPr="00455E0D" w:rsidRDefault="00E920DE" w:rsidP="00E920DE">
      <w:pPr>
        <w:pStyle w:val="paragraph"/>
        <w:spacing w:before="0" w:beforeAutospacing="0" w:after="0" w:afterAutospacing="0"/>
        <w:jc w:val="both"/>
        <w:textAlignment w:val="baseline"/>
        <w:rPr>
          <w:rFonts w:ascii="Century Gothic" w:hAnsi="Century Gothic"/>
          <w:sz w:val="20"/>
          <w:szCs w:val="20"/>
        </w:rPr>
      </w:pPr>
      <w:r w:rsidRPr="00455E0D">
        <w:rPr>
          <w:rFonts w:ascii="Century Gothic" w:hAnsi="Century Gothic"/>
          <w:sz w:val="20"/>
          <w:szCs w:val="20"/>
          <w:lang w:val="en-US"/>
        </w:rPr>
        <w:t xml:space="preserve">All Itron network devices (Access Points, Relays and NICs) within the AMI network run firmware known as </w:t>
      </w:r>
      <w:proofErr w:type="spellStart"/>
      <w:r w:rsidRPr="00455E0D">
        <w:rPr>
          <w:rFonts w:ascii="Century Gothic" w:hAnsi="Century Gothic"/>
          <w:sz w:val="20"/>
          <w:szCs w:val="20"/>
          <w:lang w:val="en-US"/>
        </w:rPr>
        <w:t>UtilOS</w:t>
      </w:r>
      <w:proofErr w:type="spellEnd"/>
      <w:r w:rsidRPr="00455E0D">
        <w:rPr>
          <w:rFonts w:ascii="Century Gothic" w:hAnsi="Century Gothic"/>
          <w:sz w:val="20"/>
          <w:szCs w:val="20"/>
          <w:lang w:val="en-US"/>
        </w:rPr>
        <w:t xml:space="preserve">. This firmware processes information sent through the mesh radio interface and enables functionality such as the reading of interval data off meters. New versions of </w:t>
      </w:r>
      <w:proofErr w:type="spellStart"/>
      <w:r w:rsidRPr="00455E0D">
        <w:rPr>
          <w:rFonts w:ascii="Century Gothic" w:hAnsi="Century Gothic"/>
          <w:sz w:val="20"/>
          <w:szCs w:val="20"/>
          <w:lang w:val="en-US"/>
        </w:rPr>
        <w:t>UtilOS</w:t>
      </w:r>
      <w:proofErr w:type="spellEnd"/>
      <w:r w:rsidRPr="00455E0D">
        <w:rPr>
          <w:rFonts w:ascii="Century Gothic" w:hAnsi="Century Gothic"/>
          <w:sz w:val="20"/>
          <w:szCs w:val="20"/>
          <w:lang w:val="en-US"/>
        </w:rPr>
        <w:t xml:space="preserve"> are released to address defects or to add functionality. Due to issues found in currently deployed </w:t>
      </w:r>
      <w:proofErr w:type="spellStart"/>
      <w:r w:rsidRPr="00455E0D">
        <w:rPr>
          <w:rFonts w:ascii="Century Gothic" w:hAnsi="Century Gothic"/>
          <w:sz w:val="20"/>
          <w:szCs w:val="20"/>
          <w:lang w:val="en-US"/>
        </w:rPr>
        <w:t>UtilOS</w:t>
      </w:r>
      <w:proofErr w:type="spellEnd"/>
      <w:r w:rsidRPr="00455E0D">
        <w:rPr>
          <w:rFonts w:ascii="Century Gothic" w:hAnsi="Century Gothic"/>
          <w:sz w:val="20"/>
          <w:szCs w:val="20"/>
          <w:lang w:val="en-US"/>
        </w:rPr>
        <w:t xml:space="preserve"> version </w:t>
      </w:r>
      <w:proofErr w:type="spellStart"/>
      <w:proofErr w:type="gramStart"/>
      <w:r w:rsidRPr="00455E0D">
        <w:rPr>
          <w:rFonts w:ascii="Century Gothic" w:hAnsi="Century Gothic"/>
          <w:sz w:val="20"/>
          <w:szCs w:val="20"/>
          <w:lang w:val="en-US"/>
        </w:rPr>
        <w:t>5.4.40,it</w:t>
      </w:r>
      <w:proofErr w:type="spellEnd"/>
      <w:proofErr w:type="gramEnd"/>
      <w:r w:rsidRPr="00455E0D">
        <w:rPr>
          <w:rFonts w:ascii="Century Gothic" w:hAnsi="Century Gothic"/>
          <w:sz w:val="20"/>
          <w:szCs w:val="20"/>
          <w:lang w:val="en-US"/>
        </w:rPr>
        <w:t xml:space="preserve"> has been deemed necessary to upgrade to </w:t>
      </w:r>
      <w:proofErr w:type="spellStart"/>
      <w:r w:rsidRPr="00455E0D">
        <w:rPr>
          <w:rFonts w:ascii="Century Gothic" w:hAnsi="Century Gothic"/>
          <w:sz w:val="20"/>
          <w:szCs w:val="20"/>
          <w:lang w:val="en-US"/>
        </w:rPr>
        <w:t>UtilOS</w:t>
      </w:r>
      <w:proofErr w:type="spellEnd"/>
      <w:r w:rsidRPr="00455E0D">
        <w:rPr>
          <w:rFonts w:ascii="Century Gothic" w:hAnsi="Century Gothic"/>
          <w:sz w:val="20"/>
          <w:szCs w:val="20"/>
          <w:lang w:val="en-US"/>
        </w:rPr>
        <w:t xml:space="preserve"> version 5.4.43.</w:t>
      </w:r>
    </w:p>
    <w:p w14:paraId="04D81B0A" w14:textId="1195D087" w:rsidR="00E920DE" w:rsidRPr="00455E0D" w:rsidRDefault="00E920DE" w:rsidP="00E920DE">
      <w:pPr>
        <w:pStyle w:val="paragraph"/>
        <w:spacing w:before="0" w:beforeAutospacing="0" w:after="0" w:afterAutospacing="0"/>
        <w:jc w:val="both"/>
        <w:textAlignment w:val="baseline"/>
        <w:rPr>
          <w:rFonts w:ascii="Century Gothic" w:hAnsi="Century Gothic"/>
          <w:sz w:val="20"/>
          <w:szCs w:val="20"/>
          <w:lang w:val="en-US"/>
        </w:rPr>
      </w:pPr>
      <w:r w:rsidRPr="00455E0D">
        <w:rPr>
          <w:rFonts w:ascii="Century Gothic" w:hAnsi="Century Gothic"/>
          <w:sz w:val="20"/>
          <w:szCs w:val="20"/>
          <w:lang w:val="en-US"/>
        </w:rPr>
        <w:t>  </w:t>
      </w:r>
    </w:p>
    <w:p w14:paraId="7191FF09" w14:textId="3AD4F8CF" w:rsidR="00E920DE" w:rsidRPr="00455E0D" w:rsidRDefault="00E920DE" w:rsidP="00E920DE">
      <w:pPr>
        <w:pStyle w:val="paragraph"/>
        <w:spacing w:before="0" w:beforeAutospacing="0" w:after="0" w:afterAutospacing="0"/>
        <w:jc w:val="both"/>
        <w:textAlignment w:val="baseline"/>
        <w:rPr>
          <w:rFonts w:ascii="Century Gothic" w:hAnsi="Century Gothic"/>
          <w:sz w:val="20"/>
          <w:szCs w:val="20"/>
          <w:lang w:val="en-US"/>
        </w:rPr>
      </w:pPr>
      <w:r w:rsidRPr="00455E0D">
        <w:rPr>
          <w:rFonts w:ascii="Century Gothic" w:hAnsi="Century Gothic"/>
          <w:sz w:val="20"/>
          <w:szCs w:val="20"/>
          <w:lang w:val="en-US"/>
        </w:rPr>
        <w:t xml:space="preserve">Prior to the deployment of </w:t>
      </w:r>
      <w:proofErr w:type="spellStart"/>
      <w:r w:rsidRPr="00455E0D">
        <w:rPr>
          <w:rFonts w:ascii="Century Gothic" w:hAnsi="Century Gothic"/>
          <w:sz w:val="20"/>
          <w:szCs w:val="20"/>
          <w:lang w:val="en-US"/>
        </w:rPr>
        <w:t>UtilOS</w:t>
      </w:r>
      <w:proofErr w:type="spellEnd"/>
      <w:r w:rsidRPr="00455E0D">
        <w:rPr>
          <w:rFonts w:ascii="Century Gothic" w:hAnsi="Century Gothic"/>
          <w:sz w:val="20"/>
          <w:szCs w:val="20"/>
          <w:lang w:val="en-US"/>
        </w:rPr>
        <w:t xml:space="preserve"> 5.4.3 for GEN 5 APs/Relays, GEN 4.5 Relays and GEN 1.5 Relays into the production AMI system it is important to ensure that the introduction of this new release poses minimal risk to the business and that it meets the applicable requirements. To achieve this, the Communication Networks Quality Group carried out testing to ensure correct functionality.</w:t>
      </w:r>
    </w:p>
    <w:p w14:paraId="6FBD9F71" w14:textId="77777777" w:rsidR="00E920DE" w:rsidRDefault="00E920DE" w:rsidP="00E920DE">
      <w:pPr>
        <w:pStyle w:val="paragraph"/>
        <w:spacing w:before="0" w:beforeAutospacing="0" w:after="0" w:afterAutospacing="0"/>
        <w:jc w:val="both"/>
        <w:textAlignment w:val="baseline"/>
        <w:rPr>
          <w:rStyle w:val="normaltextrun"/>
          <w:rFonts w:ascii="Arial" w:hAnsi="Arial"/>
          <w:sz w:val="22"/>
          <w:szCs w:val="22"/>
        </w:rPr>
      </w:pPr>
    </w:p>
    <w:p w14:paraId="42A3EB6B" w14:textId="77777777" w:rsidR="00E920DE" w:rsidRDefault="00E920DE" w:rsidP="00E920DE">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b/>
          <w:bCs/>
          <w:sz w:val="22"/>
          <w:szCs w:val="22"/>
        </w:rPr>
        <w:t xml:space="preserve">It is recommended that </w:t>
      </w:r>
      <w:proofErr w:type="spellStart"/>
      <w:r>
        <w:rPr>
          <w:rStyle w:val="normaltextrun"/>
          <w:rFonts w:ascii="Arial" w:hAnsi="Arial"/>
          <w:b/>
          <w:bCs/>
          <w:sz w:val="22"/>
          <w:szCs w:val="22"/>
        </w:rPr>
        <w:t>UtilOS</w:t>
      </w:r>
      <w:proofErr w:type="spellEnd"/>
      <w:r>
        <w:rPr>
          <w:rStyle w:val="normaltextrun"/>
          <w:rFonts w:ascii="Arial" w:hAnsi="Arial"/>
          <w:b/>
          <w:bCs/>
          <w:sz w:val="22"/>
          <w:szCs w:val="22"/>
        </w:rPr>
        <w:t xml:space="preserve"> 5.4.3 firmware for GEN 5 APs/Relays, GEN 4.5 Relays and GEN 1.5 Relays can be deployed within the AMI Network with minimal risk to the business. </w:t>
      </w:r>
      <w:r>
        <w:rPr>
          <w:rStyle w:val="eop"/>
          <w:rFonts w:ascii="Arial" w:hAnsi="Arial" w:cs="Arial"/>
          <w:szCs w:val="22"/>
        </w:rPr>
        <w:t> </w:t>
      </w:r>
    </w:p>
    <w:p w14:paraId="6FFCE382" w14:textId="77777777" w:rsidR="00E920DE" w:rsidRPr="00E920DE" w:rsidRDefault="00E920DE" w:rsidP="00E920DE">
      <w:pPr>
        <w:pStyle w:val="DocumentText10pt"/>
        <w:rPr>
          <w:lang w:val="en-US" w:eastAsia="en-AU"/>
        </w:rPr>
      </w:pPr>
    </w:p>
    <w:p w14:paraId="51D9DDF6" w14:textId="7314AA0C" w:rsidR="00DD575A" w:rsidRDefault="00DD575A" w:rsidP="00FA6016">
      <w:pPr>
        <w:pStyle w:val="Heading2"/>
        <w:numPr>
          <w:ilvl w:val="1"/>
          <w:numId w:val="3"/>
        </w:numPr>
      </w:pPr>
      <w:bookmarkStart w:id="7" w:name="_Toc169532678"/>
      <w:r>
        <w:t>Objectives</w:t>
      </w:r>
      <w:bookmarkEnd w:id="7"/>
    </w:p>
    <w:p w14:paraId="7ACC965A" w14:textId="4240BDA2" w:rsidR="00DD575A" w:rsidRDefault="00393B7A" w:rsidP="00FA6016">
      <w:pPr>
        <w:pStyle w:val="DocumentText10pt"/>
        <w:numPr>
          <w:ilvl w:val="0"/>
          <w:numId w:val="7"/>
        </w:numPr>
        <w:rPr>
          <w:lang w:val="en-US" w:eastAsia="en-AU"/>
        </w:rPr>
      </w:pPr>
      <w:r>
        <w:rPr>
          <w:lang w:val="en-US" w:eastAsia="en-AU"/>
        </w:rPr>
        <w:t xml:space="preserve">Upgrade </w:t>
      </w:r>
      <w:r w:rsidR="002E6238">
        <w:rPr>
          <w:lang w:val="en-US" w:eastAsia="en-AU"/>
        </w:rPr>
        <w:t xml:space="preserve">all Gen5 Access points </w:t>
      </w:r>
      <w:commentRangeStart w:id="8"/>
      <w:r w:rsidR="002E6238">
        <w:rPr>
          <w:lang w:val="en-US" w:eastAsia="en-AU"/>
        </w:rPr>
        <w:t>NIC</w:t>
      </w:r>
      <w:commentRangeEnd w:id="8"/>
      <w:r w:rsidR="00F17180">
        <w:rPr>
          <w:rStyle w:val="CommentReference"/>
          <w:lang w:val="en-US"/>
        </w:rPr>
        <w:commentReference w:id="8"/>
      </w:r>
      <w:r w:rsidR="009B0DAB">
        <w:rPr>
          <w:lang w:val="en-US" w:eastAsia="en-AU"/>
        </w:rPr>
        <w:t xml:space="preserve"> firmware </w:t>
      </w:r>
      <w:r w:rsidR="002E6238">
        <w:rPr>
          <w:lang w:val="en-US" w:eastAsia="en-AU"/>
        </w:rPr>
        <w:t>5.4.6043</w:t>
      </w:r>
    </w:p>
    <w:p w14:paraId="4D206437" w14:textId="64F42901" w:rsidR="002E6238" w:rsidRDefault="002E6238" w:rsidP="00FA6016">
      <w:pPr>
        <w:pStyle w:val="DocumentText10pt"/>
        <w:numPr>
          <w:ilvl w:val="0"/>
          <w:numId w:val="7"/>
        </w:numPr>
        <w:rPr>
          <w:lang w:val="en-US" w:eastAsia="en-AU"/>
        </w:rPr>
      </w:pPr>
      <w:proofErr w:type="spellStart"/>
      <w:r>
        <w:rPr>
          <w:lang w:val="en-US" w:eastAsia="en-AU"/>
        </w:rPr>
        <w:t>Upgarde</w:t>
      </w:r>
      <w:proofErr w:type="spellEnd"/>
      <w:r>
        <w:rPr>
          <w:lang w:val="en-US" w:eastAsia="en-AU"/>
        </w:rPr>
        <w:t xml:space="preserve"> all Gen 5 Relays NIC Firmware 5.4.60</w:t>
      </w:r>
      <w:r w:rsidR="00547B6F">
        <w:rPr>
          <w:lang w:val="en-US" w:eastAsia="en-AU"/>
        </w:rPr>
        <w:t>4</w:t>
      </w:r>
      <w:r>
        <w:rPr>
          <w:lang w:val="en-US" w:eastAsia="en-AU"/>
        </w:rPr>
        <w:t>3</w:t>
      </w:r>
    </w:p>
    <w:p w14:paraId="40263130" w14:textId="4701D9DD" w:rsidR="00547B6F" w:rsidRPr="00547B6F" w:rsidRDefault="00547B6F" w:rsidP="00547B6F">
      <w:pPr>
        <w:pStyle w:val="DocumentText10pt"/>
        <w:numPr>
          <w:ilvl w:val="0"/>
          <w:numId w:val="7"/>
        </w:numPr>
        <w:rPr>
          <w:lang w:val="en-US" w:eastAsia="en-AU"/>
        </w:rPr>
      </w:pPr>
      <w:proofErr w:type="spellStart"/>
      <w:r>
        <w:rPr>
          <w:lang w:val="en-US" w:eastAsia="en-AU"/>
        </w:rPr>
        <w:t>Upgarde</w:t>
      </w:r>
      <w:proofErr w:type="spellEnd"/>
      <w:r>
        <w:rPr>
          <w:lang w:val="en-US" w:eastAsia="en-AU"/>
        </w:rPr>
        <w:t xml:space="preserve"> all Gen 4.5 Relays NIC Firmware 5.4.6023</w:t>
      </w:r>
    </w:p>
    <w:p w14:paraId="07CCF611" w14:textId="13C05A76" w:rsidR="002E6238" w:rsidRPr="002E6238" w:rsidRDefault="002E6238" w:rsidP="002E6238">
      <w:pPr>
        <w:pStyle w:val="DocumentText10pt"/>
        <w:numPr>
          <w:ilvl w:val="0"/>
          <w:numId w:val="7"/>
        </w:numPr>
        <w:rPr>
          <w:lang w:val="en-US" w:eastAsia="en-AU"/>
        </w:rPr>
      </w:pPr>
      <w:proofErr w:type="spellStart"/>
      <w:r>
        <w:rPr>
          <w:lang w:val="en-US" w:eastAsia="en-AU"/>
        </w:rPr>
        <w:t>Upgarde</w:t>
      </w:r>
      <w:proofErr w:type="spellEnd"/>
      <w:r>
        <w:rPr>
          <w:lang w:val="en-US" w:eastAsia="en-AU"/>
        </w:rPr>
        <w:t xml:space="preserve"> all Gen 1.5 Relays NIC Firmware 5.4.5003</w:t>
      </w:r>
    </w:p>
    <w:p w14:paraId="287A7E3C" w14:textId="12A3D471" w:rsidR="00E76924" w:rsidRDefault="00645A8C" w:rsidP="00FA6016">
      <w:pPr>
        <w:pStyle w:val="DocumentText10pt"/>
        <w:numPr>
          <w:ilvl w:val="0"/>
          <w:numId w:val="7"/>
        </w:numPr>
        <w:rPr>
          <w:lang w:val="en-US" w:eastAsia="en-AU"/>
        </w:rPr>
      </w:pPr>
      <w:r>
        <w:rPr>
          <w:lang w:val="en-US" w:eastAsia="en-AU"/>
        </w:rPr>
        <w:t xml:space="preserve">Identify </w:t>
      </w:r>
      <w:r w:rsidR="002E6238">
        <w:rPr>
          <w:lang w:val="en-US" w:eastAsia="en-AU"/>
        </w:rPr>
        <w:t xml:space="preserve">AP/Relays </w:t>
      </w:r>
      <w:r>
        <w:rPr>
          <w:lang w:val="en-US" w:eastAsia="en-AU"/>
        </w:rPr>
        <w:t xml:space="preserve">that cannot be upgraded and </w:t>
      </w:r>
      <w:proofErr w:type="gramStart"/>
      <w:r>
        <w:rPr>
          <w:lang w:val="en-US" w:eastAsia="en-AU"/>
        </w:rPr>
        <w:t>take action</w:t>
      </w:r>
      <w:proofErr w:type="gramEnd"/>
      <w:r w:rsidR="0021548F">
        <w:rPr>
          <w:lang w:val="en-US" w:eastAsia="en-AU"/>
        </w:rPr>
        <w:t xml:space="preserve"> on them, if necessary.</w:t>
      </w:r>
    </w:p>
    <w:p w14:paraId="0819D0F0" w14:textId="7E0C48DB" w:rsidR="00505387" w:rsidRDefault="00505387" w:rsidP="00FA6016">
      <w:pPr>
        <w:pStyle w:val="Heading2"/>
        <w:numPr>
          <w:ilvl w:val="1"/>
          <w:numId w:val="3"/>
        </w:numPr>
      </w:pPr>
      <w:bookmarkStart w:id="9" w:name="_Toc169532679"/>
      <w:r>
        <w:t>Dependencies</w:t>
      </w:r>
      <w:bookmarkEnd w:id="9"/>
    </w:p>
    <w:p w14:paraId="47179369" w14:textId="72C8042A" w:rsidR="001A0F8C" w:rsidRPr="001A0F8C" w:rsidRDefault="00E920DE" w:rsidP="00455E0D">
      <w:pPr>
        <w:pStyle w:val="DocumentText10pt"/>
        <w:numPr>
          <w:ilvl w:val="0"/>
          <w:numId w:val="7"/>
        </w:numPr>
        <w:rPr>
          <w:lang w:val="en-US" w:eastAsia="en-AU"/>
        </w:rPr>
      </w:pPr>
      <w:r w:rsidRPr="00455E0D">
        <w:rPr>
          <w:lang w:val="en-US" w:eastAsia="en-AU"/>
        </w:rPr>
        <w:t>AP/Relay NIC</w:t>
      </w:r>
      <w:r w:rsidR="00505387" w:rsidRPr="00455E0D">
        <w:rPr>
          <w:lang w:val="en-US" w:eastAsia="en-AU"/>
        </w:rPr>
        <w:t xml:space="preserve"> Firmware – Test </w:t>
      </w:r>
      <w:r w:rsidRPr="00455E0D">
        <w:rPr>
          <w:lang w:val="en-US" w:eastAsia="en-AU"/>
        </w:rPr>
        <w:t>certificateUtilOS_5-</w:t>
      </w:r>
      <w:r w:rsidR="002E6238" w:rsidRPr="00455E0D">
        <w:rPr>
          <w:lang w:val="en-US" w:eastAsia="en-AU"/>
        </w:rPr>
        <w:t>4-43-20240514</w:t>
      </w:r>
    </w:p>
    <w:p w14:paraId="7E1BC157" w14:textId="77777777" w:rsidR="00DD575A" w:rsidRPr="003405A1" w:rsidRDefault="00DD575A" w:rsidP="00FC55E0">
      <w:pPr>
        <w:jc w:val="both"/>
        <w:rPr>
          <w:rFonts w:ascii="Century Gothic" w:hAnsi="Century Gothic"/>
          <w:noProof/>
          <w:sz w:val="20"/>
          <w:szCs w:val="20"/>
          <w:lang w:val="en-US" w:eastAsia="en-US"/>
        </w:rPr>
      </w:pPr>
    </w:p>
    <w:p w14:paraId="0547A83B" w14:textId="77777777" w:rsidR="0040012C" w:rsidRDefault="0040012C" w:rsidP="005155EB">
      <w:pPr>
        <w:rPr>
          <w:color w:val="0070C0"/>
        </w:rPr>
      </w:pPr>
    </w:p>
    <w:p w14:paraId="714A4480" w14:textId="77777777" w:rsidR="00F27661" w:rsidRDefault="00F27661">
      <w:pPr>
        <w:rPr>
          <w:rFonts w:ascii="Century Gothic" w:hAnsi="Century Gothic"/>
          <w:b/>
          <w:bCs/>
          <w:color w:val="FFFFFF" w:themeColor="background1"/>
          <w:kern w:val="32"/>
          <w:sz w:val="32"/>
          <w:szCs w:val="44"/>
          <w:lang w:eastAsia="en-US"/>
        </w:rPr>
      </w:pPr>
      <w:r>
        <w:br w:type="page"/>
      </w:r>
    </w:p>
    <w:p w14:paraId="794B0C52" w14:textId="481BE5C3" w:rsidR="009C4540" w:rsidRDefault="00407B6B" w:rsidP="00FA6016">
      <w:pPr>
        <w:pStyle w:val="Heading1"/>
        <w:numPr>
          <w:ilvl w:val="0"/>
          <w:numId w:val="3"/>
        </w:numPr>
      </w:pPr>
      <w:bookmarkStart w:id="10" w:name="_Toc169532680"/>
      <w:r>
        <w:lastRenderedPageBreak/>
        <w:t>Deployment Approach</w:t>
      </w:r>
      <w:bookmarkEnd w:id="10"/>
    </w:p>
    <w:p w14:paraId="287F207D" w14:textId="77777777" w:rsidR="006C5339" w:rsidRDefault="006C5339" w:rsidP="006C5339">
      <w:pPr>
        <w:pStyle w:val="Heading2"/>
        <w:numPr>
          <w:ilvl w:val="1"/>
          <w:numId w:val="3"/>
        </w:numPr>
      </w:pPr>
      <w:bookmarkStart w:id="11" w:name="_Toc169532681"/>
      <w:r>
        <w:t>Scope</w:t>
      </w:r>
      <w:bookmarkEnd w:id="11"/>
    </w:p>
    <w:p w14:paraId="5450F2AB" w14:textId="23A3CBA0" w:rsidR="00C51B82" w:rsidRDefault="00A47938" w:rsidP="006C5339">
      <w:pPr>
        <w:pStyle w:val="ListParagraph"/>
        <w:numPr>
          <w:ilvl w:val="0"/>
          <w:numId w:val="14"/>
        </w:numPr>
      </w:pPr>
      <w:r>
        <w:t xml:space="preserve">Access points and relays </w:t>
      </w:r>
      <w:r w:rsidR="006C5339" w:rsidRPr="00BB3F3D">
        <w:t>with the following properties will be in scope of this deployment activity.</w:t>
      </w:r>
    </w:p>
    <w:tbl>
      <w:tblPr>
        <w:tblW w:w="9820" w:type="dxa"/>
        <w:jc w:val="center"/>
        <w:tblLook w:val="04A0" w:firstRow="1" w:lastRow="0" w:firstColumn="1" w:lastColumn="0" w:noHBand="0" w:noVBand="1"/>
      </w:tblPr>
      <w:tblGrid>
        <w:gridCol w:w="1420"/>
        <w:gridCol w:w="1228"/>
        <w:gridCol w:w="1660"/>
        <w:gridCol w:w="3440"/>
        <w:gridCol w:w="2100"/>
      </w:tblGrid>
      <w:tr w:rsidR="00EB5C7D" w14:paraId="7EC3E285" w14:textId="77777777" w:rsidTr="00455E0D">
        <w:trPr>
          <w:trHeight w:val="42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1DCD185" w14:textId="77777777" w:rsidR="00EB5C7D" w:rsidRDefault="00EB5C7D" w:rsidP="00455E0D">
            <w:pPr>
              <w:jc w:val="center"/>
              <w:rPr>
                <w:rFonts w:ascii="Calibri" w:hAnsi="Calibri" w:cs="Calibri"/>
                <w:color w:val="000000"/>
                <w:sz w:val="22"/>
                <w:szCs w:val="22"/>
              </w:rPr>
            </w:pPr>
            <w:r>
              <w:rPr>
                <w:rFonts w:ascii="Calibri" w:hAnsi="Calibri" w:cs="Calibri"/>
                <w:color w:val="000000"/>
                <w:sz w:val="22"/>
                <w:szCs w:val="22"/>
              </w:rPr>
              <w:t>Device type</w:t>
            </w:r>
          </w:p>
        </w:tc>
        <w:tc>
          <w:tcPr>
            <w:tcW w:w="1200" w:type="dxa"/>
            <w:tcBorders>
              <w:top w:val="single" w:sz="4" w:space="0" w:color="auto"/>
              <w:left w:val="nil"/>
              <w:bottom w:val="single" w:sz="4" w:space="0" w:color="auto"/>
              <w:right w:val="single" w:sz="4" w:space="0" w:color="auto"/>
            </w:tcBorders>
            <w:shd w:val="clear" w:color="000000" w:fill="DDEBF7"/>
            <w:noWrap/>
            <w:vAlign w:val="center"/>
            <w:hideMark/>
          </w:tcPr>
          <w:p w14:paraId="7F5EA903" w14:textId="77777777" w:rsidR="00EB5C7D" w:rsidRDefault="00EB5C7D" w:rsidP="00455E0D">
            <w:pPr>
              <w:jc w:val="center"/>
              <w:rPr>
                <w:rFonts w:ascii="Calibri" w:hAnsi="Calibri" w:cs="Calibri"/>
                <w:color w:val="000000"/>
                <w:sz w:val="22"/>
                <w:szCs w:val="22"/>
              </w:rPr>
            </w:pPr>
            <w:r>
              <w:rPr>
                <w:rFonts w:ascii="Calibri" w:hAnsi="Calibri" w:cs="Calibri"/>
                <w:color w:val="000000"/>
                <w:sz w:val="22"/>
                <w:szCs w:val="22"/>
              </w:rPr>
              <w:t>Generation</w:t>
            </w:r>
          </w:p>
        </w:tc>
        <w:tc>
          <w:tcPr>
            <w:tcW w:w="1660" w:type="dxa"/>
            <w:tcBorders>
              <w:top w:val="single" w:sz="4" w:space="0" w:color="auto"/>
              <w:left w:val="nil"/>
              <w:bottom w:val="single" w:sz="4" w:space="0" w:color="auto"/>
              <w:right w:val="single" w:sz="4" w:space="0" w:color="auto"/>
            </w:tcBorders>
            <w:shd w:val="clear" w:color="000000" w:fill="DDEBF7"/>
            <w:noWrap/>
            <w:vAlign w:val="center"/>
            <w:hideMark/>
          </w:tcPr>
          <w:p w14:paraId="6D86E627" w14:textId="77777777" w:rsidR="00EB5C7D" w:rsidRDefault="00EB5C7D" w:rsidP="00455E0D">
            <w:pPr>
              <w:jc w:val="center"/>
              <w:rPr>
                <w:rFonts w:ascii="Calibri" w:hAnsi="Calibri" w:cs="Calibri"/>
                <w:color w:val="000000"/>
                <w:sz w:val="22"/>
                <w:szCs w:val="22"/>
              </w:rPr>
            </w:pPr>
            <w:r>
              <w:rPr>
                <w:rFonts w:ascii="Calibri" w:hAnsi="Calibri" w:cs="Calibri"/>
                <w:color w:val="000000"/>
                <w:sz w:val="22"/>
                <w:szCs w:val="22"/>
              </w:rPr>
              <w:t>NIC Architecture</w:t>
            </w:r>
          </w:p>
        </w:tc>
        <w:tc>
          <w:tcPr>
            <w:tcW w:w="3440" w:type="dxa"/>
            <w:tcBorders>
              <w:top w:val="single" w:sz="4" w:space="0" w:color="auto"/>
              <w:left w:val="nil"/>
              <w:bottom w:val="single" w:sz="4" w:space="0" w:color="auto"/>
              <w:right w:val="single" w:sz="4" w:space="0" w:color="auto"/>
            </w:tcBorders>
            <w:shd w:val="clear" w:color="000000" w:fill="DDEBF7"/>
            <w:noWrap/>
            <w:vAlign w:val="center"/>
            <w:hideMark/>
          </w:tcPr>
          <w:p w14:paraId="6B384EFE" w14:textId="77777777" w:rsidR="00EB5C7D" w:rsidRDefault="00EB5C7D" w:rsidP="00455E0D">
            <w:pPr>
              <w:jc w:val="center"/>
              <w:rPr>
                <w:rFonts w:ascii="Calibri" w:hAnsi="Calibri" w:cs="Calibri"/>
                <w:color w:val="000000"/>
                <w:sz w:val="22"/>
                <w:szCs w:val="22"/>
              </w:rPr>
            </w:pPr>
            <w:r>
              <w:rPr>
                <w:rFonts w:ascii="Calibri" w:hAnsi="Calibri" w:cs="Calibri"/>
                <w:color w:val="000000"/>
                <w:sz w:val="22"/>
                <w:szCs w:val="22"/>
              </w:rPr>
              <w:t>Currently running NIC Firmware</w:t>
            </w:r>
          </w:p>
        </w:tc>
        <w:tc>
          <w:tcPr>
            <w:tcW w:w="2100" w:type="dxa"/>
            <w:tcBorders>
              <w:top w:val="single" w:sz="4" w:space="0" w:color="auto"/>
              <w:left w:val="nil"/>
              <w:bottom w:val="single" w:sz="4" w:space="0" w:color="auto"/>
              <w:right w:val="single" w:sz="4" w:space="0" w:color="auto"/>
            </w:tcBorders>
            <w:shd w:val="clear" w:color="000000" w:fill="DDEBF7"/>
            <w:noWrap/>
            <w:vAlign w:val="center"/>
            <w:hideMark/>
          </w:tcPr>
          <w:p w14:paraId="6A3B449B" w14:textId="77777777" w:rsidR="00EB5C7D" w:rsidRDefault="00EB5C7D" w:rsidP="000F1AFC">
            <w:pPr>
              <w:jc w:val="center"/>
              <w:rPr>
                <w:rFonts w:ascii="Calibri" w:hAnsi="Calibri" w:cs="Calibri"/>
                <w:color w:val="000000"/>
                <w:sz w:val="22"/>
                <w:szCs w:val="22"/>
              </w:rPr>
            </w:pPr>
            <w:r>
              <w:rPr>
                <w:rFonts w:ascii="Calibri" w:hAnsi="Calibri" w:cs="Calibri"/>
                <w:color w:val="000000"/>
                <w:sz w:val="22"/>
                <w:szCs w:val="22"/>
              </w:rPr>
              <w:t>New NIC firmware</w:t>
            </w:r>
          </w:p>
        </w:tc>
      </w:tr>
      <w:tr w:rsidR="00EB5C7D" w14:paraId="2D185911" w14:textId="77777777" w:rsidTr="00455E0D">
        <w:trPr>
          <w:trHeight w:val="420"/>
          <w:jc w:val="center"/>
        </w:trPr>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BD5FDF4" w14:textId="77777777" w:rsidR="00EB5C7D" w:rsidRDefault="00EB5C7D">
            <w:pPr>
              <w:rPr>
                <w:rFonts w:ascii="Calibri" w:hAnsi="Calibri" w:cs="Calibri"/>
                <w:color w:val="000000"/>
                <w:sz w:val="22"/>
                <w:szCs w:val="22"/>
              </w:rPr>
            </w:pPr>
            <w:r>
              <w:rPr>
                <w:rFonts w:ascii="Calibri" w:hAnsi="Calibri" w:cs="Calibri"/>
                <w:color w:val="000000"/>
                <w:sz w:val="22"/>
                <w:szCs w:val="22"/>
              </w:rPr>
              <w:t>Access point</w:t>
            </w:r>
          </w:p>
        </w:tc>
        <w:tc>
          <w:tcPr>
            <w:tcW w:w="1200" w:type="dxa"/>
            <w:vMerge w:val="restart"/>
            <w:tcBorders>
              <w:top w:val="nil"/>
              <w:left w:val="single" w:sz="4" w:space="0" w:color="auto"/>
              <w:bottom w:val="single" w:sz="4" w:space="0" w:color="auto"/>
              <w:right w:val="single" w:sz="4" w:space="0" w:color="auto"/>
            </w:tcBorders>
            <w:shd w:val="clear" w:color="auto" w:fill="auto"/>
            <w:vAlign w:val="center"/>
            <w:hideMark/>
          </w:tcPr>
          <w:p w14:paraId="1B7C5A60" w14:textId="77777777" w:rsidR="00EB5C7D" w:rsidRDefault="00EB5C7D">
            <w:pPr>
              <w:rPr>
                <w:rFonts w:ascii="Calibri" w:hAnsi="Calibri" w:cs="Calibri"/>
                <w:color w:val="000000"/>
                <w:sz w:val="22"/>
                <w:szCs w:val="22"/>
              </w:rPr>
            </w:pPr>
            <w:r>
              <w:rPr>
                <w:rFonts w:ascii="Calibri" w:hAnsi="Calibri" w:cs="Calibri"/>
                <w:color w:val="000000"/>
                <w:sz w:val="22"/>
                <w:szCs w:val="22"/>
              </w:rPr>
              <w:t>Gen 5</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0CA3DB76" w14:textId="77777777" w:rsidR="00EB5C7D" w:rsidRDefault="00EB5C7D">
            <w:pPr>
              <w:rPr>
                <w:rFonts w:ascii="Calibri" w:hAnsi="Calibri" w:cs="Calibri"/>
                <w:color w:val="000000"/>
                <w:sz w:val="22"/>
                <w:szCs w:val="22"/>
              </w:rPr>
            </w:pPr>
            <w:r>
              <w:rPr>
                <w:rFonts w:ascii="Calibri" w:hAnsi="Calibri" w:cs="Calibri"/>
                <w:color w:val="000000"/>
                <w:sz w:val="22"/>
                <w:szCs w:val="22"/>
              </w:rPr>
              <w:t>RNI</w:t>
            </w:r>
          </w:p>
        </w:tc>
        <w:tc>
          <w:tcPr>
            <w:tcW w:w="3440" w:type="dxa"/>
            <w:tcBorders>
              <w:top w:val="nil"/>
              <w:left w:val="nil"/>
              <w:bottom w:val="single" w:sz="4" w:space="0" w:color="auto"/>
              <w:right w:val="single" w:sz="4" w:space="0" w:color="auto"/>
            </w:tcBorders>
            <w:shd w:val="clear" w:color="auto" w:fill="auto"/>
            <w:noWrap/>
            <w:vAlign w:val="center"/>
            <w:hideMark/>
          </w:tcPr>
          <w:p w14:paraId="0526F565" w14:textId="77777777" w:rsidR="00EB5C7D" w:rsidRDefault="00EB5C7D">
            <w:pPr>
              <w:rPr>
                <w:rFonts w:ascii="Calibri" w:hAnsi="Calibri" w:cs="Calibri"/>
                <w:color w:val="000000"/>
                <w:sz w:val="22"/>
                <w:szCs w:val="22"/>
              </w:rPr>
            </w:pPr>
            <w:r>
              <w:rPr>
                <w:rFonts w:ascii="Calibri" w:hAnsi="Calibri" w:cs="Calibri"/>
                <w:color w:val="000000"/>
                <w:sz w:val="22"/>
                <w:szCs w:val="22"/>
              </w:rPr>
              <w:t>4.8.6002</w:t>
            </w:r>
          </w:p>
        </w:tc>
        <w:tc>
          <w:tcPr>
            <w:tcW w:w="2100" w:type="dxa"/>
            <w:vMerge w:val="restart"/>
            <w:tcBorders>
              <w:top w:val="nil"/>
              <w:left w:val="single" w:sz="4" w:space="0" w:color="auto"/>
              <w:bottom w:val="single" w:sz="4" w:space="0" w:color="000000"/>
              <w:right w:val="single" w:sz="4" w:space="0" w:color="auto"/>
            </w:tcBorders>
            <w:shd w:val="clear" w:color="auto" w:fill="auto"/>
            <w:vAlign w:val="center"/>
            <w:hideMark/>
          </w:tcPr>
          <w:p w14:paraId="42A0C7A8" w14:textId="77777777" w:rsidR="00EB5C7D" w:rsidRDefault="00EB5C7D">
            <w:pPr>
              <w:jc w:val="center"/>
              <w:rPr>
                <w:rFonts w:ascii="Calibri" w:hAnsi="Calibri" w:cs="Calibri"/>
                <w:color w:val="000000"/>
                <w:sz w:val="22"/>
                <w:szCs w:val="22"/>
              </w:rPr>
            </w:pPr>
            <w:r>
              <w:rPr>
                <w:rFonts w:ascii="Calibri" w:hAnsi="Calibri" w:cs="Calibri"/>
                <w:color w:val="000000"/>
                <w:sz w:val="22"/>
                <w:szCs w:val="22"/>
              </w:rPr>
              <w:t>5.4.6043</w:t>
            </w:r>
          </w:p>
        </w:tc>
      </w:tr>
      <w:tr w:rsidR="00EB5C7D" w14:paraId="3A5B45DA" w14:textId="77777777" w:rsidTr="00455E0D">
        <w:trPr>
          <w:trHeight w:val="300"/>
          <w:jc w:val="center"/>
        </w:trPr>
        <w:tc>
          <w:tcPr>
            <w:tcW w:w="1420" w:type="dxa"/>
            <w:vMerge/>
            <w:tcBorders>
              <w:top w:val="nil"/>
              <w:left w:val="single" w:sz="4" w:space="0" w:color="auto"/>
              <w:bottom w:val="single" w:sz="4" w:space="0" w:color="auto"/>
              <w:right w:val="single" w:sz="4" w:space="0" w:color="auto"/>
            </w:tcBorders>
            <w:vAlign w:val="center"/>
            <w:hideMark/>
          </w:tcPr>
          <w:p w14:paraId="1A1D9D45" w14:textId="77777777" w:rsidR="00EB5C7D" w:rsidRDefault="00EB5C7D">
            <w:pPr>
              <w:rPr>
                <w:rFonts w:ascii="Calibri" w:hAnsi="Calibri" w:cs="Calibri"/>
                <w:color w:val="000000"/>
                <w:sz w:val="22"/>
                <w:szCs w:val="22"/>
              </w:rPr>
            </w:pPr>
          </w:p>
        </w:tc>
        <w:tc>
          <w:tcPr>
            <w:tcW w:w="1200" w:type="dxa"/>
            <w:vMerge/>
            <w:tcBorders>
              <w:top w:val="nil"/>
              <w:left w:val="single" w:sz="4" w:space="0" w:color="auto"/>
              <w:bottom w:val="single" w:sz="4" w:space="0" w:color="auto"/>
              <w:right w:val="single" w:sz="4" w:space="0" w:color="auto"/>
            </w:tcBorders>
            <w:vAlign w:val="center"/>
            <w:hideMark/>
          </w:tcPr>
          <w:p w14:paraId="7D272D77" w14:textId="77777777" w:rsidR="00EB5C7D" w:rsidRDefault="00EB5C7D">
            <w:pPr>
              <w:rPr>
                <w:rFonts w:ascii="Calibri" w:hAnsi="Calibri" w:cs="Calibri"/>
                <w:color w:val="000000"/>
                <w:sz w:val="22"/>
                <w:szCs w:val="22"/>
              </w:rPr>
            </w:pPr>
          </w:p>
        </w:tc>
        <w:tc>
          <w:tcPr>
            <w:tcW w:w="1660" w:type="dxa"/>
            <w:vMerge/>
            <w:tcBorders>
              <w:top w:val="nil"/>
              <w:left w:val="single" w:sz="4" w:space="0" w:color="auto"/>
              <w:bottom w:val="single" w:sz="4" w:space="0" w:color="auto"/>
              <w:right w:val="single" w:sz="4" w:space="0" w:color="auto"/>
            </w:tcBorders>
            <w:vAlign w:val="center"/>
            <w:hideMark/>
          </w:tcPr>
          <w:p w14:paraId="6308206B" w14:textId="77777777" w:rsidR="00EB5C7D" w:rsidRDefault="00EB5C7D">
            <w:pPr>
              <w:rPr>
                <w:rFonts w:ascii="Calibri" w:hAnsi="Calibri" w:cs="Calibri"/>
                <w:color w:val="000000"/>
                <w:sz w:val="22"/>
                <w:szCs w:val="22"/>
              </w:rPr>
            </w:pPr>
          </w:p>
        </w:tc>
        <w:tc>
          <w:tcPr>
            <w:tcW w:w="3440" w:type="dxa"/>
            <w:tcBorders>
              <w:top w:val="nil"/>
              <w:left w:val="nil"/>
              <w:bottom w:val="single" w:sz="4" w:space="0" w:color="auto"/>
              <w:right w:val="single" w:sz="4" w:space="0" w:color="auto"/>
            </w:tcBorders>
            <w:shd w:val="clear" w:color="auto" w:fill="auto"/>
            <w:noWrap/>
            <w:vAlign w:val="center"/>
            <w:hideMark/>
          </w:tcPr>
          <w:p w14:paraId="49D0A22E" w14:textId="77777777" w:rsidR="00EB5C7D" w:rsidRDefault="00EB5C7D">
            <w:pPr>
              <w:rPr>
                <w:rFonts w:ascii="Calibri" w:hAnsi="Calibri" w:cs="Calibri"/>
                <w:color w:val="000000"/>
                <w:sz w:val="22"/>
                <w:szCs w:val="22"/>
              </w:rPr>
            </w:pPr>
            <w:r>
              <w:rPr>
                <w:rFonts w:ascii="Calibri" w:hAnsi="Calibri" w:cs="Calibri"/>
                <w:color w:val="000000"/>
                <w:sz w:val="22"/>
                <w:szCs w:val="22"/>
              </w:rPr>
              <w:t>5.4.6040</w:t>
            </w:r>
          </w:p>
        </w:tc>
        <w:tc>
          <w:tcPr>
            <w:tcW w:w="2100" w:type="dxa"/>
            <w:vMerge/>
            <w:tcBorders>
              <w:top w:val="nil"/>
              <w:left w:val="single" w:sz="4" w:space="0" w:color="auto"/>
              <w:bottom w:val="single" w:sz="4" w:space="0" w:color="000000"/>
              <w:right w:val="single" w:sz="4" w:space="0" w:color="auto"/>
            </w:tcBorders>
            <w:vAlign w:val="center"/>
            <w:hideMark/>
          </w:tcPr>
          <w:p w14:paraId="63EA9B78" w14:textId="77777777" w:rsidR="00EB5C7D" w:rsidRDefault="00EB5C7D">
            <w:pPr>
              <w:rPr>
                <w:rFonts w:ascii="Calibri" w:hAnsi="Calibri" w:cs="Calibri"/>
                <w:color w:val="000000"/>
                <w:sz w:val="22"/>
                <w:szCs w:val="22"/>
              </w:rPr>
            </w:pPr>
          </w:p>
        </w:tc>
      </w:tr>
      <w:tr w:rsidR="00EB5C7D" w14:paraId="3C258BF9" w14:textId="77777777" w:rsidTr="00455E0D">
        <w:trPr>
          <w:trHeight w:val="300"/>
          <w:jc w:val="center"/>
        </w:trPr>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5A938E51" w14:textId="77777777" w:rsidR="00EB5C7D" w:rsidRDefault="00EB5C7D">
            <w:pPr>
              <w:rPr>
                <w:rFonts w:ascii="Calibri" w:hAnsi="Calibri" w:cs="Calibri"/>
                <w:color w:val="000000"/>
                <w:sz w:val="22"/>
                <w:szCs w:val="22"/>
              </w:rPr>
            </w:pPr>
            <w:r>
              <w:rPr>
                <w:rFonts w:ascii="Calibri" w:hAnsi="Calibri" w:cs="Calibri"/>
                <w:color w:val="000000"/>
                <w:sz w:val="22"/>
                <w:szCs w:val="22"/>
              </w:rPr>
              <w:t>Relay</w:t>
            </w:r>
          </w:p>
        </w:tc>
        <w:tc>
          <w:tcPr>
            <w:tcW w:w="1200" w:type="dxa"/>
            <w:tcBorders>
              <w:top w:val="nil"/>
              <w:left w:val="nil"/>
              <w:bottom w:val="single" w:sz="4" w:space="0" w:color="auto"/>
              <w:right w:val="single" w:sz="4" w:space="0" w:color="auto"/>
            </w:tcBorders>
            <w:shd w:val="clear" w:color="auto" w:fill="auto"/>
            <w:noWrap/>
            <w:vAlign w:val="center"/>
            <w:hideMark/>
          </w:tcPr>
          <w:p w14:paraId="69C79642" w14:textId="77777777" w:rsidR="00EB5C7D" w:rsidRDefault="00EB5C7D">
            <w:pPr>
              <w:rPr>
                <w:rFonts w:ascii="Calibri" w:hAnsi="Calibri" w:cs="Calibri"/>
                <w:color w:val="000000"/>
                <w:sz w:val="22"/>
                <w:szCs w:val="22"/>
              </w:rPr>
            </w:pPr>
            <w:r>
              <w:rPr>
                <w:rFonts w:ascii="Calibri" w:hAnsi="Calibri" w:cs="Calibri"/>
                <w:color w:val="000000"/>
                <w:sz w:val="22"/>
                <w:szCs w:val="22"/>
              </w:rPr>
              <w:t>Gen 5</w:t>
            </w:r>
          </w:p>
        </w:tc>
        <w:tc>
          <w:tcPr>
            <w:tcW w:w="1660" w:type="dxa"/>
            <w:tcBorders>
              <w:top w:val="nil"/>
              <w:left w:val="nil"/>
              <w:bottom w:val="single" w:sz="4" w:space="0" w:color="auto"/>
              <w:right w:val="single" w:sz="4" w:space="0" w:color="auto"/>
            </w:tcBorders>
            <w:shd w:val="clear" w:color="auto" w:fill="auto"/>
            <w:noWrap/>
            <w:vAlign w:val="center"/>
            <w:hideMark/>
          </w:tcPr>
          <w:p w14:paraId="28DC6434" w14:textId="77777777" w:rsidR="00EB5C7D" w:rsidRDefault="00EB5C7D">
            <w:pPr>
              <w:rPr>
                <w:rFonts w:ascii="Calibri" w:hAnsi="Calibri" w:cs="Calibri"/>
                <w:color w:val="000000"/>
                <w:sz w:val="22"/>
                <w:szCs w:val="22"/>
              </w:rPr>
            </w:pPr>
            <w:r>
              <w:rPr>
                <w:rFonts w:ascii="Calibri" w:hAnsi="Calibri" w:cs="Calibri"/>
                <w:color w:val="000000"/>
                <w:sz w:val="22"/>
                <w:szCs w:val="22"/>
              </w:rPr>
              <w:t>RNI</w:t>
            </w:r>
          </w:p>
        </w:tc>
        <w:tc>
          <w:tcPr>
            <w:tcW w:w="3440" w:type="dxa"/>
            <w:tcBorders>
              <w:top w:val="nil"/>
              <w:left w:val="nil"/>
              <w:bottom w:val="single" w:sz="4" w:space="0" w:color="auto"/>
              <w:right w:val="single" w:sz="4" w:space="0" w:color="auto"/>
            </w:tcBorders>
            <w:shd w:val="clear" w:color="auto" w:fill="auto"/>
            <w:noWrap/>
            <w:vAlign w:val="center"/>
            <w:hideMark/>
          </w:tcPr>
          <w:p w14:paraId="29FCECE5" w14:textId="77777777" w:rsidR="00EB5C7D" w:rsidRDefault="00EB5C7D">
            <w:pPr>
              <w:rPr>
                <w:rFonts w:ascii="Calibri" w:hAnsi="Calibri" w:cs="Calibri"/>
                <w:color w:val="000000"/>
                <w:sz w:val="22"/>
                <w:szCs w:val="22"/>
              </w:rPr>
            </w:pPr>
            <w:r>
              <w:rPr>
                <w:rFonts w:ascii="Calibri" w:hAnsi="Calibri" w:cs="Calibri"/>
                <w:color w:val="000000"/>
                <w:sz w:val="22"/>
                <w:szCs w:val="22"/>
              </w:rPr>
              <w:t>6.8.6002</w:t>
            </w:r>
          </w:p>
        </w:tc>
        <w:tc>
          <w:tcPr>
            <w:tcW w:w="2100" w:type="dxa"/>
            <w:tcBorders>
              <w:top w:val="nil"/>
              <w:left w:val="nil"/>
              <w:bottom w:val="single" w:sz="4" w:space="0" w:color="auto"/>
              <w:right w:val="single" w:sz="4" w:space="0" w:color="auto"/>
            </w:tcBorders>
            <w:shd w:val="clear" w:color="auto" w:fill="auto"/>
            <w:noWrap/>
            <w:vAlign w:val="center"/>
            <w:hideMark/>
          </w:tcPr>
          <w:p w14:paraId="6718C409" w14:textId="77777777" w:rsidR="00EB5C7D" w:rsidRDefault="00EB5C7D">
            <w:pPr>
              <w:jc w:val="center"/>
              <w:rPr>
                <w:rFonts w:ascii="Calibri" w:hAnsi="Calibri" w:cs="Calibri"/>
                <w:color w:val="000000"/>
                <w:sz w:val="22"/>
                <w:szCs w:val="22"/>
              </w:rPr>
            </w:pPr>
            <w:r>
              <w:rPr>
                <w:rFonts w:ascii="Calibri" w:hAnsi="Calibri" w:cs="Calibri"/>
                <w:color w:val="000000"/>
                <w:sz w:val="22"/>
                <w:szCs w:val="22"/>
              </w:rPr>
              <w:t>5.4.6043</w:t>
            </w:r>
          </w:p>
        </w:tc>
      </w:tr>
      <w:tr w:rsidR="00EB5C7D" w14:paraId="5CAE25F9" w14:textId="77777777" w:rsidTr="00455E0D">
        <w:trPr>
          <w:trHeight w:val="300"/>
          <w:jc w:val="center"/>
        </w:trPr>
        <w:tc>
          <w:tcPr>
            <w:tcW w:w="1420" w:type="dxa"/>
            <w:vMerge/>
            <w:tcBorders>
              <w:top w:val="nil"/>
              <w:left w:val="single" w:sz="4" w:space="0" w:color="auto"/>
              <w:bottom w:val="single" w:sz="4" w:space="0" w:color="auto"/>
              <w:right w:val="single" w:sz="4" w:space="0" w:color="auto"/>
            </w:tcBorders>
            <w:vAlign w:val="center"/>
            <w:hideMark/>
          </w:tcPr>
          <w:p w14:paraId="0777AF38" w14:textId="77777777" w:rsidR="00EB5C7D" w:rsidRDefault="00EB5C7D">
            <w:pPr>
              <w:rPr>
                <w:rFonts w:ascii="Calibri" w:hAnsi="Calibri" w:cs="Calibri"/>
                <w:color w:val="000000"/>
                <w:sz w:val="22"/>
                <w:szCs w:val="22"/>
              </w:rPr>
            </w:pPr>
          </w:p>
        </w:tc>
        <w:tc>
          <w:tcPr>
            <w:tcW w:w="1200" w:type="dxa"/>
            <w:tcBorders>
              <w:top w:val="nil"/>
              <w:left w:val="nil"/>
              <w:bottom w:val="single" w:sz="4" w:space="0" w:color="auto"/>
              <w:right w:val="single" w:sz="4" w:space="0" w:color="auto"/>
            </w:tcBorders>
            <w:shd w:val="clear" w:color="auto" w:fill="auto"/>
            <w:noWrap/>
            <w:vAlign w:val="center"/>
            <w:hideMark/>
          </w:tcPr>
          <w:p w14:paraId="1589B011" w14:textId="77777777" w:rsidR="00EB5C7D" w:rsidRDefault="00EB5C7D">
            <w:pPr>
              <w:rPr>
                <w:rFonts w:ascii="Calibri" w:hAnsi="Calibri" w:cs="Calibri"/>
                <w:color w:val="000000"/>
                <w:sz w:val="22"/>
                <w:szCs w:val="22"/>
              </w:rPr>
            </w:pPr>
            <w:r>
              <w:rPr>
                <w:rFonts w:ascii="Calibri" w:hAnsi="Calibri" w:cs="Calibri"/>
                <w:color w:val="000000"/>
                <w:sz w:val="22"/>
                <w:szCs w:val="22"/>
              </w:rPr>
              <w:t>Gen 4.5</w:t>
            </w:r>
          </w:p>
        </w:tc>
        <w:tc>
          <w:tcPr>
            <w:tcW w:w="1660" w:type="dxa"/>
            <w:tcBorders>
              <w:top w:val="nil"/>
              <w:left w:val="nil"/>
              <w:bottom w:val="single" w:sz="4" w:space="0" w:color="auto"/>
              <w:right w:val="single" w:sz="4" w:space="0" w:color="auto"/>
            </w:tcBorders>
            <w:shd w:val="clear" w:color="auto" w:fill="auto"/>
            <w:noWrap/>
            <w:vAlign w:val="center"/>
            <w:hideMark/>
          </w:tcPr>
          <w:p w14:paraId="5E3442E8" w14:textId="77777777" w:rsidR="00EB5C7D" w:rsidRDefault="00EB5C7D">
            <w:pPr>
              <w:rPr>
                <w:rFonts w:ascii="Calibri" w:hAnsi="Calibri" w:cs="Calibri"/>
                <w:color w:val="000000"/>
                <w:sz w:val="22"/>
                <w:szCs w:val="22"/>
              </w:rPr>
            </w:pPr>
            <w:r>
              <w:rPr>
                <w:rFonts w:ascii="Calibri" w:hAnsi="Calibri" w:cs="Calibri"/>
                <w:color w:val="000000"/>
                <w:sz w:val="22"/>
                <w:szCs w:val="22"/>
              </w:rPr>
              <w:t>AKIO</w:t>
            </w:r>
          </w:p>
        </w:tc>
        <w:tc>
          <w:tcPr>
            <w:tcW w:w="3440" w:type="dxa"/>
            <w:tcBorders>
              <w:top w:val="nil"/>
              <w:left w:val="nil"/>
              <w:bottom w:val="single" w:sz="4" w:space="0" w:color="auto"/>
              <w:right w:val="single" w:sz="4" w:space="0" w:color="auto"/>
            </w:tcBorders>
            <w:shd w:val="clear" w:color="auto" w:fill="auto"/>
            <w:noWrap/>
            <w:vAlign w:val="center"/>
            <w:hideMark/>
          </w:tcPr>
          <w:p w14:paraId="15F7AA1B" w14:textId="77777777" w:rsidR="00EB5C7D" w:rsidRDefault="00EB5C7D">
            <w:pPr>
              <w:rPr>
                <w:rFonts w:ascii="Calibri" w:hAnsi="Calibri" w:cs="Calibri"/>
                <w:color w:val="000000"/>
                <w:sz w:val="22"/>
                <w:szCs w:val="22"/>
              </w:rPr>
            </w:pPr>
            <w:r>
              <w:rPr>
                <w:rFonts w:ascii="Calibri" w:hAnsi="Calibri" w:cs="Calibri"/>
                <w:color w:val="000000"/>
                <w:sz w:val="22"/>
                <w:szCs w:val="22"/>
              </w:rPr>
              <w:t>3.12.6009</w:t>
            </w:r>
          </w:p>
        </w:tc>
        <w:tc>
          <w:tcPr>
            <w:tcW w:w="2100" w:type="dxa"/>
            <w:tcBorders>
              <w:top w:val="nil"/>
              <w:left w:val="nil"/>
              <w:bottom w:val="single" w:sz="4" w:space="0" w:color="auto"/>
              <w:right w:val="single" w:sz="4" w:space="0" w:color="auto"/>
            </w:tcBorders>
            <w:shd w:val="clear" w:color="auto" w:fill="auto"/>
            <w:noWrap/>
            <w:vAlign w:val="center"/>
            <w:hideMark/>
          </w:tcPr>
          <w:p w14:paraId="59458FE5" w14:textId="77777777" w:rsidR="00EB5C7D" w:rsidRDefault="00EB5C7D">
            <w:pPr>
              <w:jc w:val="center"/>
              <w:rPr>
                <w:rFonts w:ascii="Calibri" w:hAnsi="Calibri" w:cs="Calibri"/>
                <w:color w:val="000000"/>
                <w:sz w:val="22"/>
                <w:szCs w:val="22"/>
              </w:rPr>
            </w:pPr>
            <w:r>
              <w:rPr>
                <w:rFonts w:ascii="Calibri" w:hAnsi="Calibri" w:cs="Calibri"/>
                <w:color w:val="000000"/>
                <w:sz w:val="22"/>
                <w:szCs w:val="22"/>
              </w:rPr>
              <w:t xml:space="preserve">5.4.6023 </w:t>
            </w:r>
          </w:p>
        </w:tc>
      </w:tr>
      <w:tr w:rsidR="00EB5C7D" w14:paraId="21FA0767" w14:textId="77777777" w:rsidTr="00455E0D">
        <w:trPr>
          <w:trHeight w:val="300"/>
          <w:jc w:val="center"/>
        </w:trPr>
        <w:tc>
          <w:tcPr>
            <w:tcW w:w="1420" w:type="dxa"/>
            <w:vMerge/>
            <w:tcBorders>
              <w:top w:val="nil"/>
              <w:left w:val="single" w:sz="4" w:space="0" w:color="auto"/>
              <w:bottom w:val="single" w:sz="4" w:space="0" w:color="auto"/>
              <w:right w:val="single" w:sz="4" w:space="0" w:color="auto"/>
            </w:tcBorders>
            <w:vAlign w:val="center"/>
            <w:hideMark/>
          </w:tcPr>
          <w:p w14:paraId="1FF39CDF" w14:textId="77777777" w:rsidR="00EB5C7D" w:rsidRDefault="00EB5C7D">
            <w:pPr>
              <w:rPr>
                <w:rFonts w:ascii="Calibri" w:hAnsi="Calibri" w:cs="Calibri"/>
                <w:color w:val="000000"/>
                <w:sz w:val="22"/>
                <w:szCs w:val="22"/>
              </w:rPr>
            </w:pPr>
          </w:p>
        </w:tc>
        <w:tc>
          <w:tcPr>
            <w:tcW w:w="1200" w:type="dxa"/>
            <w:tcBorders>
              <w:top w:val="nil"/>
              <w:left w:val="nil"/>
              <w:bottom w:val="single" w:sz="4" w:space="0" w:color="auto"/>
              <w:right w:val="single" w:sz="4" w:space="0" w:color="auto"/>
            </w:tcBorders>
            <w:shd w:val="clear" w:color="auto" w:fill="auto"/>
            <w:noWrap/>
            <w:vAlign w:val="center"/>
            <w:hideMark/>
          </w:tcPr>
          <w:p w14:paraId="5FD5E190" w14:textId="77777777" w:rsidR="00EB5C7D" w:rsidRDefault="00EB5C7D">
            <w:pPr>
              <w:rPr>
                <w:rFonts w:ascii="Calibri" w:hAnsi="Calibri" w:cs="Calibri"/>
                <w:color w:val="000000"/>
                <w:sz w:val="22"/>
                <w:szCs w:val="22"/>
              </w:rPr>
            </w:pPr>
            <w:r>
              <w:rPr>
                <w:rFonts w:ascii="Calibri" w:hAnsi="Calibri" w:cs="Calibri"/>
                <w:color w:val="000000"/>
                <w:sz w:val="22"/>
                <w:szCs w:val="22"/>
              </w:rPr>
              <w:t>Gen 1.5</w:t>
            </w:r>
          </w:p>
        </w:tc>
        <w:tc>
          <w:tcPr>
            <w:tcW w:w="1660" w:type="dxa"/>
            <w:tcBorders>
              <w:top w:val="nil"/>
              <w:left w:val="nil"/>
              <w:bottom w:val="single" w:sz="4" w:space="0" w:color="auto"/>
              <w:right w:val="single" w:sz="4" w:space="0" w:color="auto"/>
            </w:tcBorders>
            <w:shd w:val="clear" w:color="auto" w:fill="auto"/>
            <w:noWrap/>
            <w:vAlign w:val="center"/>
            <w:hideMark/>
          </w:tcPr>
          <w:p w14:paraId="2B3B4740" w14:textId="77777777" w:rsidR="00EB5C7D" w:rsidRDefault="00EB5C7D">
            <w:pPr>
              <w:rPr>
                <w:rFonts w:ascii="Calibri" w:hAnsi="Calibri" w:cs="Calibri"/>
                <w:color w:val="000000"/>
                <w:sz w:val="22"/>
                <w:szCs w:val="22"/>
              </w:rPr>
            </w:pPr>
            <w:r>
              <w:rPr>
                <w:rFonts w:ascii="Calibri" w:hAnsi="Calibri" w:cs="Calibri"/>
                <w:color w:val="000000"/>
                <w:sz w:val="22"/>
                <w:szCs w:val="22"/>
              </w:rPr>
              <w:t>ARM</w:t>
            </w:r>
          </w:p>
        </w:tc>
        <w:tc>
          <w:tcPr>
            <w:tcW w:w="3440" w:type="dxa"/>
            <w:tcBorders>
              <w:top w:val="nil"/>
              <w:left w:val="nil"/>
              <w:bottom w:val="single" w:sz="4" w:space="0" w:color="auto"/>
              <w:right w:val="single" w:sz="4" w:space="0" w:color="auto"/>
            </w:tcBorders>
            <w:shd w:val="clear" w:color="auto" w:fill="auto"/>
            <w:noWrap/>
            <w:vAlign w:val="center"/>
            <w:hideMark/>
          </w:tcPr>
          <w:p w14:paraId="1C293858" w14:textId="77777777" w:rsidR="00EB5C7D" w:rsidRDefault="00EB5C7D">
            <w:pPr>
              <w:rPr>
                <w:rFonts w:ascii="Calibri" w:hAnsi="Calibri" w:cs="Calibri"/>
                <w:color w:val="000000"/>
                <w:sz w:val="22"/>
                <w:szCs w:val="22"/>
              </w:rPr>
            </w:pPr>
            <w:r>
              <w:rPr>
                <w:rFonts w:ascii="Calibri" w:hAnsi="Calibri" w:cs="Calibri"/>
                <w:color w:val="000000"/>
                <w:sz w:val="22"/>
                <w:szCs w:val="22"/>
              </w:rPr>
              <w:t>3.12.5009</w:t>
            </w:r>
          </w:p>
        </w:tc>
        <w:tc>
          <w:tcPr>
            <w:tcW w:w="2100" w:type="dxa"/>
            <w:tcBorders>
              <w:top w:val="nil"/>
              <w:left w:val="nil"/>
              <w:bottom w:val="single" w:sz="4" w:space="0" w:color="auto"/>
              <w:right w:val="single" w:sz="4" w:space="0" w:color="auto"/>
            </w:tcBorders>
            <w:shd w:val="clear" w:color="auto" w:fill="auto"/>
            <w:noWrap/>
            <w:vAlign w:val="center"/>
            <w:hideMark/>
          </w:tcPr>
          <w:p w14:paraId="7463567E" w14:textId="77777777" w:rsidR="00EB5C7D" w:rsidRDefault="00EB5C7D" w:rsidP="00455E0D">
            <w:pPr>
              <w:keepNext/>
              <w:jc w:val="center"/>
              <w:rPr>
                <w:rFonts w:ascii="Calibri" w:hAnsi="Calibri" w:cs="Calibri"/>
                <w:color w:val="000000"/>
                <w:sz w:val="22"/>
                <w:szCs w:val="22"/>
              </w:rPr>
            </w:pPr>
            <w:r>
              <w:rPr>
                <w:rFonts w:ascii="Calibri" w:hAnsi="Calibri" w:cs="Calibri"/>
                <w:color w:val="000000"/>
                <w:sz w:val="22"/>
                <w:szCs w:val="22"/>
              </w:rPr>
              <w:t>5.4.5003</w:t>
            </w:r>
          </w:p>
        </w:tc>
      </w:tr>
    </w:tbl>
    <w:p w14:paraId="33483B4E" w14:textId="6C2AB9FF" w:rsidR="00C51B82" w:rsidRDefault="000F1AFC" w:rsidP="00455E0D">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1</w:t>
      </w:r>
      <w:r w:rsidR="00547B6F">
        <w:rPr>
          <w:noProof/>
        </w:rPr>
        <w:fldChar w:fldCharType="end"/>
      </w:r>
      <w:r>
        <w:t>: Device Firmware in Scope</w:t>
      </w:r>
    </w:p>
    <w:p w14:paraId="0D46D054" w14:textId="6D2FFFEE" w:rsidR="0050619A" w:rsidRDefault="0050619A" w:rsidP="006C5339"/>
    <w:p w14:paraId="10233081" w14:textId="5692E5F0" w:rsidR="000A6257" w:rsidRDefault="00AE48F5" w:rsidP="006C5339">
      <w:pPr>
        <w:pStyle w:val="ListParagraph"/>
        <w:numPr>
          <w:ilvl w:val="0"/>
          <w:numId w:val="14"/>
        </w:numPr>
      </w:pPr>
      <w:r>
        <w:t>As of writing this document, t</w:t>
      </w:r>
      <w:r w:rsidR="000A6257">
        <w:t xml:space="preserve">here are </w:t>
      </w:r>
      <w:r w:rsidR="00844143" w:rsidRPr="00EB5C7D">
        <w:rPr>
          <w:b/>
          <w:bCs/>
        </w:rPr>
        <w:t>1072</w:t>
      </w:r>
      <w:r w:rsidR="00844143">
        <w:t xml:space="preserve"> Access points and</w:t>
      </w:r>
      <w:r w:rsidR="00EB5C7D">
        <w:t xml:space="preserve"> </w:t>
      </w:r>
      <w:r w:rsidR="00EB5C7D" w:rsidRPr="00EB5C7D">
        <w:rPr>
          <w:b/>
          <w:bCs/>
        </w:rPr>
        <w:t>4354</w:t>
      </w:r>
      <w:r w:rsidR="00EB5C7D">
        <w:t xml:space="preserve"> Relays</w:t>
      </w:r>
      <w:r w:rsidR="00844143">
        <w:t xml:space="preserve"> </w:t>
      </w:r>
      <w:r w:rsidR="000A6257">
        <w:t xml:space="preserve">in the field that </w:t>
      </w:r>
      <w:r w:rsidR="00844143">
        <w:t>needs to be upgraded to NIC 5.4.6043</w:t>
      </w:r>
      <w:r w:rsidR="000A6257">
        <w:t>.</w:t>
      </w:r>
    </w:p>
    <w:p w14:paraId="050537E3" w14:textId="2B47B302" w:rsidR="00EB5C7D" w:rsidRDefault="00EB5C7D" w:rsidP="00EB5C7D"/>
    <w:tbl>
      <w:tblPr>
        <w:tblW w:w="4640" w:type="dxa"/>
        <w:jc w:val="center"/>
        <w:tblLook w:val="04A0" w:firstRow="1" w:lastRow="0" w:firstColumn="1" w:lastColumn="0" w:noHBand="0" w:noVBand="1"/>
      </w:tblPr>
      <w:tblGrid>
        <w:gridCol w:w="2547"/>
        <w:gridCol w:w="2093"/>
      </w:tblGrid>
      <w:tr w:rsidR="00844143" w14:paraId="2734EA68" w14:textId="77777777" w:rsidTr="00455E0D">
        <w:trPr>
          <w:trHeight w:val="300"/>
          <w:jc w:val="center"/>
        </w:trPr>
        <w:tc>
          <w:tcPr>
            <w:tcW w:w="254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04F187" w14:textId="77777777" w:rsidR="00844143" w:rsidRDefault="00844143">
            <w:pPr>
              <w:rPr>
                <w:rFonts w:ascii="Calibri" w:hAnsi="Calibri" w:cs="Calibri"/>
                <w:b/>
                <w:bCs/>
                <w:color w:val="000000"/>
                <w:sz w:val="22"/>
                <w:szCs w:val="22"/>
              </w:rPr>
            </w:pPr>
            <w:r>
              <w:rPr>
                <w:rFonts w:ascii="Calibri" w:hAnsi="Calibri" w:cs="Calibri"/>
                <w:b/>
                <w:bCs/>
                <w:color w:val="000000"/>
                <w:sz w:val="22"/>
                <w:szCs w:val="22"/>
              </w:rPr>
              <w:t>Current AP NIC version</w:t>
            </w:r>
          </w:p>
        </w:tc>
        <w:tc>
          <w:tcPr>
            <w:tcW w:w="209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B2BE22" w14:textId="77777777" w:rsidR="00844143" w:rsidRDefault="00844143" w:rsidP="00844143">
            <w:pPr>
              <w:jc w:val="center"/>
              <w:rPr>
                <w:rFonts w:ascii="Calibri" w:hAnsi="Calibri" w:cs="Calibri"/>
                <w:b/>
                <w:bCs/>
                <w:color w:val="000000"/>
                <w:sz w:val="22"/>
                <w:szCs w:val="22"/>
              </w:rPr>
            </w:pPr>
            <w:r>
              <w:rPr>
                <w:rFonts w:ascii="Calibri" w:hAnsi="Calibri" w:cs="Calibri"/>
                <w:b/>
                <w:bCs/>
                <w:color w:val="000000"/>
                <w:sz w:val="22"/>
                <w:szCs w:val="22"/>
              </w:rPr>
              <w:t>Count of Device</w:t>
            </w:r>
          </w:p>
        </w:tc>
      </w:tr>
      <w:tr w:rsidR="00844143" w14:paraId="79A5B73F" w14:textId="77777777" w:rsidTr="00455E0D">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4115945" w14:textId="77777777" w:rsidR="00844143" w:rsidRDefault="00844143">
            <w:pPr>
              <w:rPr>
                <w:rFonts w:ascii="Calibri" w:hAnsi="Calibri" w:cs="Calibri"/>
                <w:color w:val="000000"/>
                <w:sz w:val="22"/>
                <w:szCs w:val="22"/>
              </w:rPr>
            </w:pPr>
            <w:r>
              <w:rPr>
                <w:rFonts w:ascii="Calibri" w:hAnsi="Calibri" w:cs="Calibri"/>
                <w:color w:val="000000"/>
                <w:sz w:val="22"/>
                <w:szCs w:val="22"/>
              </w:rPr>
              <w:t>4.8.6002</w:t>
            </w:r>
          </w:p>
        </w:tc>
        <w:tc>
          <w:tcPr>
            <w:tcW w:w="2093" w:type="dxa"/>
            <w:tcBorders>
              <w:top w:val="nil"/>
              <w:left w:val="nil"/>
              <w:bottom w:val="single" w:sz="4" w:space="0" w:color="auto"/>
              <w:right w:val="single" w:sz="4" w:space="0" w:color="auto"/>
            </w:tcBorders>
            <w:shd w:val="clear" w:color="auto" w:fill="auto"/>
            <w:noWrap/>
            <w:vAlign w:val="bottom"/>
            <w:hideMark/>
          </w:tcPr>
          <w:p w14:paraId="189A7C78" w14:textId="77777777" w:rsidR="00844143" w:rsidRDefault="00844143" w:rsidP="00844143">
            <w:pPr>
              <w:jc w:val="center"/>
              <w:rPr>
                <w:rFonts w:ascii="Calibri" w:hAnsi="Calibri" w:cs="Calibri"/>
                <w:color w:val="000000"/>
                <w:sz w:val="22"/>
                <w:szCs w:val="22"/>
              </w:rPr>
            </w:pPr>
            <w:r>
              <w:rPr>
                <w:rFonts w:ascii="Calibri" w:hAnsi="Calibri" w:cs="Calibri"/>
                <w:color w:val="000000"/>
                <w:sz w:val="22"/>
                <w:szCs w:val="22"/>
              </w:rPr>
              <w:t>437</w:t>
            </w:r>
          </w:p>
        </w:tc>
      </w:tr>
      <w:tr w:rsidR="00844143" w14:paraId="1034D87C" w14:textId="77777777" w:rsidTr="00455E0D">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6573D9CE" w14:textId="77777777" w:rsidR="00844143" w:rsidRDefault="00844143">
            <w:pPr>
              <w:rPr>
                <w:rFonts w:ascii="Calibri" w:hAnsi="Calibri" w:cs="Calibri"/>
                <w:color w:val="000000"/>
                <w:sz w:val="22"/>
                <w:szCs w:val="22"/>
              </w:rPr>
            </w:pPr>
            <w:r>
              <w:rPr>
                <w:rFonts w:ascii="Calibri" w:hAnsi="Calibri" w:cs="Calibri"/>
                <w:color w:val="000000"/>
                <w:sz w:val="22"/>
                <w:szCs w:val="22"/>
              </w:rPr>
              <w:t>5.4.6040</w:t>
            </w:r>
          </w:p>
        </w:tc>
        <w:tc>
          <w:tcPr>
            <w:tcW w:w="2093" w:type="dxa"/>
            <w:tcBorders>
              <w:top w:val="nil"/>
              <w:left w:val="nil"/>
              <w:bottom w:val="single" w:sz="4" w:space="0" w:color="auto"/>
              <w:right w:val="single" w:sz="4" w:space="0" w:color="auto"/>
            </w:tcBorders>
            <w:shd w:val="clear" w:color="auto" w:fill="auto"/>
            <w:noWrap/>
            <w:vAlign w:val="bottom"/>
            <w:hideMark/>
          </w:tcPr>
          <w:p w14:paraId="28779FA9" w14:textId="77777777" w:rsidR="00844143" w:rsidRDefault="00844143" w:rsidP="00844143">
            <w:pPr>
              <w:jc w:val="center"/>
              <w:rPr>
                <w:rFonts w:ascii="Calibri" w:hAnsi="Calibri" w:cs="Calibri"/>
                <w:color w:val="000000"/>
                <w:sz w:val="22"/>
                <w:szCs w:val="22"/>
              </w:rPr>
            </w:pPr>
            <w:r>
              <w:rPr>
                <w:rFonts w:ascii="Calibri" w:hAnsi="Calibri" w:cs="Calibri"/>
                <w:color w:val="000000"/>
                <w:sz w:val="22"/>
                <w:szCs w:val="22"/>
              </w:rPr>
              <w:t>635</w:t>
            </w:r>
          </w:p>
        </w:tc>
      </w:tr>
      <w:tr w:rsidR="00844143" w14:paraId="3ED97C7F" w14:textId="77777777" w:rsidTr="00455E0D">
        <w:trPr>
          <w:trHeight w:val="300"/>
          <w:jc w:val="center"/>
        </w:trPr>
        <w:tc>
          <w:tcPr>
            <w:tcW w:w="254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1C877" w14:textId="77777777" w:rsidR="00844143" w:rsidRDefault="00844143">
            <w:pPr>
              <w:rPr>
                <w:rFonts w:ascii="Calibri" w:hAnsi="Calibri" w:cs="Calibri"/>
                <w:b/>
                <w:bCs/>
                <w:color w:val="000000"/>
                <w:sz w:val="22"/>
                <w:szCs w:val="22"/>
              </w:rPr>
            </w:pPr>
            <w:r>
              <w:rPr>
                <w:rFonts w:ascii="Calibri" w:hAnsi="Calibri" w:cs="Calibri"/>
                <w:b/>
                <w:bCs/>
                <w:color w:val="000000"/>
                <w:sz w:val="22"/>
                <w:szCs w:val="22"/>
              </w:rPr>
              <w:t>Grand Total</w:t>
            </w:r>
          </w:p>
        </w:tc>
        <w:tc>
          <w:tcPr>
            <w:tcW w:w="209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5458A6" w14:textId="77777777" w:rsidR="00844143" w:rsidRDefault="00844143" w:rsidP="00455E0D">
            <w:pPr>
              <w:keepNext/>
              <w:jc w:val="center"/>
              <w:rPr>
                <w:rFonts w:ascii="Calibri" w:hAnsi="Calibri" w:cs="Calibri"/>
                <w:b/>
                <w:bCs/>
                <w:color w:val="000000"/>
                <w:sz w:val="22"/>
                <w:szCs w:val="22"/>
              </w:rPr>
            </w:pPr>
            <w:r>
              <w:rPr>
                <w:rFonts w:ascii="Calibri" w:hAnsi="Calibri" w:cs="Calibri"/>
                <w:b/>
                <w:bCs/>
                <w:color w:val="000000"/>
                <w:sz w:val="22"/>
                <w:szCs w:val="22"/>
              </w:rPr>
              <w:t>1072</w:t>
            </w:r>
          </w:p>
        </w:tc>
      </w:tr>
    </w:tbl>
    <w:p w14:paraId="1DBA8CC2" w14:textId="4C71EADD" w:rsidR="000F1AFC" w:rsidRDefault="000F1AFC" w:rsidP="00455E0D">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2</w:t>
      </w:r>
      <w:r w:rsidR="00547B6F">
        <w:rPr>
          <w:noProof/>
        </w:rPr>
        <w:fldChar w:fldCharType="end"/>
      </w:r>
      <w:r>
        <w:t>: AP5 in Scope</w:t>
      </w:r>
    </w:p>
    <w:p w14:paraId="51078B5D" w14:textId="77777777" w:rsidR="00EB5C7D" w:rsidRDefault="00EB5C7D" w:rsidP="00844143"/>
    <w:tbl>
      <w:tblPr>
        <w:tblW w:w="5460" w:type="dxa"/>
        <w:jc w:val="center"/>
        <w:tblLook w:val="04A0" w:firstRow="1" w:lastRow="0" w:firstColumn="1" w:lastColumn="0" w:noHBand="0" w:noVBand="1"/>
      </w:tblPr>
      <w:tblGrid>
        <w:gridCol w:w="3180"/>
        <w:gridCol w:w="2280"/>
      </w:tblGrid>
      <w:tr w:rsidR="00EB5C7D" w14:paraId="5897442E" w14:textId="77777777" w:rsidTr="00455E0D">
        <w:trPr>
          <w:trHeight w:val="300"/>
          <w:jc w:val="center"/>
        </w:trPr>
        <w:tc>
          <w:tcPr>
            <w:tcW w:w="3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362E69" w14:textId="77777777" w:rsidR="00EB5C7D" w:rsidRDefault="00EB5C7D">
            <w:pPr>
              <w:rPr>
                <w:rFonts w:ascii="Calibri" w:hAnsi="Calibri" w:cs="Calibri"/>
                <w:b/>
                <w:bCs/>
                <w:color w:val="000000"/>
                <w:sz w:val="22"/>
                <w:szCs w:val="22"/>
              </w:rPr>
            </w:pPr>
            <w:r>
              <w:rPr>
                <w:rFonts w:ascii="Calibri" w:hAnsi="Calibri" w:cs="Calibri"/>
                <w:b/>
                <w:bCs/>
                <w:color w:val="000000"/>
                <w:sz w:val="22"/>
                <w:szCs w:val="22"/>
              </w:rPr>
              <w:t>Current Relay NIC Version</w:t>
            </w:r>
          </w:p>
        </w:tc>
        <w:tc>
          <w:tcPr>
            <w:tcW w:w="22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9F5547" w14:textId="77777777" w:rsidR="00EB5C7D" w:rsidRDefault="00EB5C7D">
            <w:pPr>
              <w:rPr>
                <w:rFonts w:ascii="Calibri" w:hAnsi="Calibri" w:cs="Calibri"/>
                <w:b/>
                <w:bCs/>
                <w:color w:val="000000"/>
                <w:sz w:val="22"/>
                <w:szCs w:val="22"/>
              </w:rPr>
            </w:pPr>
            <w:r>
              <w:rPr>
                <w:rFonts w:ascii="Calibri" w:hAnsi="Calibri" w:cs="Calibri"/>
                <w:b/>
                <w:bCs/>
                <w:color w:val="000000"/>
                <w:sz w:val="22"/>
                <w:szCs w:val="22"/>
              </w:rPr>
              <w:t>Count of Device</w:t>
            </w:r>
          </w:p>
        </w:tc>
      </w:tr>
      <w:tr w:rsidR="00EB5C7D" w14:paraId="6013D966" w14:textId="77777777" w:rsidTr="00455E0D">
        <w:trPr>
          <w:trHeight w:val="300"/>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14:paraId="3E1F8C2D" w14:textId="77777777" w:rsidR="00EB5C7D" w:rsidRDefault="00EB5C7D">
            <w:pPr>
              <w:rPr>
                <w:rFonts w:ascii="Calibri" w:hAnsi="Calibri" w:cs="Calibri"/>
                <w:color w:val="000000"/>
                <w:sz w:val="22"/>
                <w:szCs w:val="22"/>
              </w:rPr>
            </w:pPr>
            <w:r>
              <w:rPr>
                <w:rFonts w:ascii="Calibri" w:hAnsi="Calibri" w:cs="Calibri"/>
                <w:color w:val="000000"/>
                <w:sz w:val="22"/>
                <w:szCs w:val="22"/>
              </w:rPr>
              <w:t>3.12.5009</w:t>
            </w:r>
          </w:p>
        </w:tc>
        <w:tc>
          <w:tcPr>
            <w:tcW w:w="2280" w:type="dxa"/>
            <w:tcBorders>
              <w:top w:val="nil"/>
              <w:left w:val="nil"/>
              <w:bottom w:val="single" w:sz="4" w:space="0" w:color="auto"/>
              <w:right w:val="single" w:sz="4" w:space="0" w:color="auto"/>
            </w:tcBorders>
            <w:shd w:val="clear" w:color="auto" w:fill="auto"/>
            <w:noWrap/>
            <w:vAlign w:val="bottom"/>
            <w:hideMark/>
          </w:tcPr>
          <w:p w14:paraId="5B517C21" w14:textId="77777777" w:rsidR="00EB5C7D" w:rsidRDefault="00EB5C7D">
            <w:pPr>
              <w:jc w:val="right"/>
              <w:rPr>
                <w:rFonts w:ascii="Calibri" w:hAnsi="Calibri" w:cs="Calibri"/>
                <w:color w:val="000000"/>
                <w:sz w:val="22"/>
                <w:szCs w:val="22"/>
              </w:rPr>
            </w:pPr>
            <w:r>
              <w:rPr>
                <w:rFonts w:ascii="Calibri" w:hAnsi="Calibri" w:cs="Calibri"/>
                <w:color w:val="000000"/>
                <w:sz w:val="22"/>
                <w:szCs w:val="22"/>
              </w:rPr>
              <w:t>4303</w:t>
            </w:r>
          </w:p>
        </w:tc>
      </w:tr>
      <w:tr w:rsidR="00EB5C7D" w14:paraId="502CA726" w14:textId="77777777" w:rsidTr="00455E0D">
        <w:trPr>
          <w:trHeight w:val="300"/>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14:paraId="74880EF8" w14:textId="77777777" w:rsidR="00EB5C7D" w:rsidRDefault="00EB5C7D">
            <w:pPr>
              <w:rPr>
                <w:rFonts w:ascii="Calibri" w:hAnsi="Calibri" w:cs="Calibri"/>
                <w:color w:val="000000"/>
                <w:sz w:val="22"/>
                <w:szCs w:val="22"/>
              </w:rPr>
            </w:pPr>
            <w:r>
              <w:rPr>
                <w:rFonts w:ascii="Calibri" w:hAnsi="Calibri" w:cs="Calibri"/>
                <w:color w:val="000000"/>
                <w:sz w:val="22"/>
                <w:szCs w:val="22"/>
              </w:rPr>
              <w:t>3.12.6009</w:t>
            </w:r>
          </w:p>
        </w:tc>
        <w:tc>
          <w:tcPr>
            <w:tcW w:w="2280" w:type="dxa"/>
            <w:tcBorders>
              <w:top w:val="nil"/>
              <w:left w:val="nil"/>
              <w:bottom w:val="single" w:sz="4" w:space="0" w:color="auto"/>
              <w:right w:val="single" w:sz="4" w:space="0" w:color="auto"/>
            </w:tcBorders>
            <w:shd w:val="clear" w:color="auto" w:fill="auto"/>
            <w:noWrap/>
            <w:vAlign w:val="bottom"/>
            <w:hideMark/>
          </w:tcPr>
          <w:p w14:paraId="22B33608" w14:textId="77777777" w:rsidR="00EB5C7D" w:rsidRDefault="00EB5C7D">
            <w:pPr>
              <w:jc w:val="right"/>
              <w:rPr>
                <w:rFonts w:ascii="Calibri" w:hAnsi="Calibri" w:cs="Calibri"/>
                <w:color w:val="000000"/>
                <w:sz w:val="22"/>
                <w:szCs w:val="22"/>
              </w:rPr>
            </w:pPr>
            <w:r>
              <w:rPr>
                <w:rFonts w:ascii="Calibri" w:hAnsi="Calibri" w:cs="Calibri"/>
                <w:color w:val="000000"/>
                <w:sz w:val="22"/>
                <w:szCs w:val="22"/>
              </w:rPr>
              <w:t>43</w:t>
            </w:r>
          </w:p>
        </w:tc>
      </w:tr>
      <w:tr w:rsidR="00EB5C7D" w14:paraId="5D8FBF99" w14:textId="77777777" w:rsidTr="00455E0D">
        <w:trPr>
          <w:trHeight w:val="300"/>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14:paraId="5C153944" w14:textId="77777777" w:rsidR="00EB5C7D" w:rsidRDefault="00EB5C7D">
            <w:pPr>
              <w:rPr>
                <w:rFonts w:ascii="Calibri" w:hAnsi="Calibri" w:cs="Calibri"/>
                <w:color w:val="000000"/>
                <w:sz w:val="22"/>
                <w:szCs w:val="22"/>
              </w:rPr>
            </w:pPr>
            <w:r>
              <w:rPr>
                <w:rFonts w:ascii="Calibri" w:hAnsi="Calibri" w:cs="Calibri"/>
                <w:color w:val="000000"/>
                <w:sz w:val="22"/>
                <w:szCs w:val="22"/>
              </w:rPr>
              <w:t>4.8.6002</w:t>
            </w:r>
          </w:p>
        </w:tc>
        <w:tc>
          <w:tcPr>
            <w:tcW w:w="2280" w:type="dxa"/>
            <w:tcBorders>
              <w:top w:val="nil"/>
              <w:left w:val="nil"/>
              <w:bottom w:val="single" w:sz="4" w:space="0" w:color="auto"/>
              <w:right w:val="single" w:sz="4" w:space="0" w:color="auto"/>
            </w:tcBorders>
            <w:shd w:val="clear" w:color="auto" w:fill="auto"/>
            <w:noWrap/>
            <w:vAlign w:val="bottom"/>
            <w:hideMark/>
          </w:tcPr>
          <w:p w14:paraId="3542C516" w14:textId="77777777" w:rsidR="00EB5C7D" w:rsidRDefault="00EB5C7D">
            <w:pPr>
              <w:jc w:val="right"/>
              <w:rPr>
                <w:rFonts w:ascii="Calibri" w:hAnsi="Calibri" w:cs="Calibri"/>
                <w:color w:val="000000"/>
                <w:sz w:val="22"/>
                <w:szCs w:val="22"/>
              </w:rPr>
            </w:pPr>
            <w:r>
              <w:rPr>
                <w:rFonts w:ascii="Calibri" w:hAnsi="Calibri" w:cs="Calibri"/>
                <w:color w:val="000000"/>
                <w:sz w:val="22"/>
                <w:szCs w:val="22"/>
              </w:rPr>
              <w:t>8</w:t>
            </w:r>
          </w:p>
        </w:tc>
      </w:tr>
      <w:tr w:rsidR="00EB5C7D" w14:paraId="2041DDA3" w14:textId="77777777" w:rsidTr="00455E0D">
        <w:trPr>
          <w:trHeight w:val="300"/>
          <w:jc w:val="center"/>
        </w:trPr>
        <w:tc>
          <w:tcPr>
            <w:tcW w:w="3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B62BEB" w14:textId="77777777" w:rsidR="00EB5C7D" w:rsidRDefault="00EB5C7D">
            <w:pPr>
              <w:rPr>
                <w:rFonts w:ascii="Calibri" w:hAnsi="Calibri" w:cs="Calibri"/>
                <w:b/>
                <w:bCs/>
                <w:color w:val="000000"/>
                <w:sz w:val="22"/>
                <w:szCs w:val="22"/>
              </w:rPr>
            </w:pPr>
            <w:r>
              <w:rPr>
                <w:rFonts w:ascii="Calibri" w:hAnsi="Calibri" w:cs="Calibri"/>
                <w:b/>
                <w:bCs/>
                <w:color w:val="000000"/>
                <w:sz w:val="22"/>
                <w:szCs w:val="22"/>
              </w:rPr>
              <w:t>Grand Total</w:t>
            </w:r>
          </w:p>
        </w:tc>
        <w:tc>
          <w:tcPr>
            <w:tcW w:w="22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BFC051" w14:textId="77777777" w:rsidR="00EB5C7D" w:rsidRDefault="00EB5C7D" w:rsidP="00455E0D">
            <w:pPr>
              <w:keepNext/>
              <w:jc w:val="right"/>
              <w:rPr>
                <w:rFonts w:ascii="Calibri" w:hAnsi="Calibri" w:cs="Calibri"/>
                <w:b/>
                <w:bCs/>
                <w:color w:val="000000"/>
                <w:sz w:val="22"/>
                <w:szCs w:val="22"/>
              </w:rPr>
            </w:pPr>
            <w:r>
              <w:rPr>
                <w:rFonts w:ascii="Calibri" w:hAnsi="Calibri" w:cs="Calibri"/>
                <w:b/>
                <w:bCs/>
                <w:color w:val="000000"/>
                <w:sz w:val="22"/>
                <w:szCs w:val="22"/>
              </w:rPr>
              <w:t>4354</w:t>
            </w:r>
          </w:p>
        </w:tc>
      </w:tr>
    </w:tbl>
    <w:p w14:paraId="5D1084E0" w14:textId="58C47693" w:rsidR="00EB5C7D" w:rsidRDefault="000F1AFC" w:rsidP="00455E0D">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3</w:t>
      </w:r>
      <w:r w:rsidR="00547B6F">
        <w:rPr>
          <w:noProof/>
        </w:rPr>
        <w:fldChar w:fldCharType="end"/>
      </w:r>
      <w:r>
        <w:t>: Relays in Scope</w:t>
      </w:r>
    </w:p>
    <w:p w14:paraId="0AA4380D" w14:textId="77777777" w:rsidR="00844143" w:rsidRDefault="00844143" w:rsidP="00844143"/>
    <w:p w14:paraId="7CBD2E68" w14:textId="77777777" w:rsidR="00844143" w:rsidRDefault="00844143" w:rsidP="00844143"/>
    <w:p w14:paraId="27DD6639" w14:textId="3BA96DC3" w:rsidR="00D538CB" w:rsidRPr="002709BC" w:rsidRDefault="00D538CB">
      <w:pPr>
        <w:rPr>
          <w:rFonts w:ascii="Century Gothic" w:hAnsi="Century Gothic" w:cs="Arial"/>
          <w:b/>
          <w:bCs/>
          <w:iCs/>
          <w:sz w:val="20"/>
          <w:szCs w:val="20"/>
          <w:lang w:val="en-US"/>
        </w:rPr>
      </w:pPr>
    </w:p>
    <w:p w14:paraId="6345A15A" w14:textId="0EB1B308" w:rsidR="00D255E5" w:rsidRDefault="001939C6" w:rsidP="00D255E5">
      <w:pPr>
        <w:rPr>
          <w:lang w:eastAsia="en-US"/>
        </w:rPr>
        <w:sectPr w:rsidR="00D255E5" w:rsidSect="000A6257">
          <w:pgSz w:w="11906" w:h="16838"/>
          <w:pgMar w:top="1258" w:right="930" w:bottom="1412" w:left="1440" w:header="709" w:footer="463" w:gutter="0"/>
          <w:cols w:space="708"/>
          <w:docGrid w:linePitch="360"/>
        </w:sectPr>
      </w:pPr>
      <w:r>
        <w:br w:type="page"/>
      </w:r>
    </w:p>
    <w:p w14:paraId="6D96B99D" w14:textId="77777777" w:rsidR="0012464A" w:rsidRDefault="0012464A" w:rsidP="0012464A">
      <w:pPr>
        <w:pStyle w:val="Heading2"/>
        <w:numPr>
          <w:ilvl w:val="1"/>
          <w:numId w:val="3"/>
        </w:numPr>
      </w:pPr>
      <w:bookmarkStart w:id="12" w:name="_Toc169532682"/>
      <w:r>
        <w:lastRenderedPageBreak/>
        <w:t>Deployment Schedule and Stages</w:t>
      </w:r>
      <w:bookmarkEnd w:id="12"/>
    </w:p>
    <w:p w14:paraId="3B4BAD9A" w14:textId="4C7F9797" w:rsidR="0012464A" w:rsidRDefault="0012464A" w:rsidP="0012464A">
      <w:pPr>
        <w:pStyle w:val="DocumentText10pt"/>
        <w:ind w:left="720"/>
      </w:pPr>
      <w:r w:rsidRPr="006A22E5">
        <w:t xml:space="preserve">The </w:t>
      </w:r>
      <w:r>
        <w:t xml:space="preserve">upgrade of the </w:t>
      </w:r>
      <w:r w:rsidR="00EB5C7D">
        <w:t xml:space="preserve">Access points </w:t>
      </w:r>
      <w:r>
        <w:t>shall be prioritised.</w:t>
      </w:r>
    </w:p>
    <w:p w14:paraId="614FBDB7" w14:textId="77777777" w:rsidR="0012464A" w:rsidRPr="000B614D" w:rsidRDefault="0012464A" w:rsidP="0012464A">
      <w:pPr>
        <w:pStyle w:val="DocumentText10pt"/>
        <w:ind w:left="720"/>
      </w:pPr>
      <w:r>
        <w:t xml:space="preserve">The upgrade shall be divided into several stages as shown in the figure </w:t>
      </w:r>
      <w:proofErr w:type="gramStart"/>
      <w:r>
        <w:t>below</w:t>
      </w:r>
      <w:proofErr w:type="gramEnd"/>
    </w:p>
    <w:p w14:paraId="4481157A" w14:textId="7951B6E3" w:rsidR="00E10A04" w:rsidRDefault="003F2E23" w:rsidP="00E10A04">
      <w:pPr>
        <w:pStyle w:val="Heading2a"/>
      </w:pPr>
      <w:bookmarkStart w:id="13" w:name="_Toc169532683"/>
      <w:r>
        <w:t>Deployment Schedule</w:t>
      </w:r>
      <w:bookmarkEnd w:id="13"/>
    </w:p>
    <w:p w14:paraId="4EE22CDB" w14:textId="12B343F0" w:rsidR="003F2E23" w:rsidRDefault="003F2E23" w:rsidP="003F2E23">
      <w:pPr>
        <w:pStyle w:val="DocumentText10pt"/>
        <w:ind w:left="720"/>
      </w:pPr>
      <w:r w:rsidRPr="003F2E23">
        <w:t>The</w:t>
      </w:r>
      <w:r>
        <w:t xml:space="preserve"> proposed deployment schedule is shown in the figure below</w:t>
      </w:r>
      <w:r w:rsidR="001E6397">
        <w:t xml:space="preserve"> in reference to the start date of </w:t>
      </w:r>
      <w:r w:rsidR="005D54E9">
        <w:t>1</w:t>
      </w:r>
      <w:r w:rsidR="005D54E9" w:rsidRPr="005D54E9">
        <w:rPr>
          <w:vertAlign w:val="superscript"/>
        </w:rPr>
        <w:t>st</w:t>
      </w:r>
      <w:r w:rsidR="005D54E9">
        <w:t xml:space="preserve"> of </w:t>
      </w:r>
      <w:proofErr w:type="spellStart"/>
      <w:r w:rsidR="005D54E9">
        <w:t>july</w:t>
      </w:r>
      <w:proofErr w:type="spellEnd"/>
      <w:r w:rsidR="001E6397">
        <w:t>, 202</w:t>
      </w:r>
      <w:r w:rsidR="005D54E9">
        <w:t>4</w:t>
      </w:r>
      <w:r w:rsidR="00D35FD2">
        <w:t xml:space="preserve">. This start date is </w:t>
      </w:r>
      <w:r w:rsidR="001E6397">
        <w:t xml:space="preserve">dependent on the </w:t>
      </w:r>
      <w:r w:rsidR="00D35FD2">
        <w:t xml:space="preserve">approval of the deployment plan (this document) </w:t>
      </w:r>
      <w:r w:rsidR="00961C1A">
        <w:t xml:space="preserve">The duration are estimates based on previous </w:t>
      </w:r>
      <w:r w:rsidR="005D54E9">
        <w:t>Ap/Relay</w:t>
      </w:r>
      <w:r w:rsidR="00961C1A">
        <w:t xml:space="preserve"> firmware </w:t>
      </w:r>
      <w:r w:rsidR="003A64CE">
        <w:t>upgrades and will be monitored and adjusted during the deployment activity.</w:t>
      </w:r>
    </w:p>
    <w:p w14:paraId="69F6EA92" w14:textId="77777777" w:rsidR="005D54E9" w:rsidRDefault="005D54E9" w:rsidP="003F2E23">
      <w:pPr>
        <w:pStyle w:val="DocumentText10pt"/>
        <w:ind w:left="720"/>
      </w:pPr>
    </w:p>
    <w:p w14:paraId="34EA942D" w14:textId="66B5DE6A" w:rsidR="005D54E9" w:rsidRDefault="002B18CA" w:rsidP="003F2E23">
      <w:pPr>
        <w:pStyle w:val="DocumentText10pt"/>
        <w:ind w:left="720"/>
      </w:pPr>
      <w:r>
        <w:rPr>
          <w:noProof/>
        </w:rPr>
        <w:lastRenderedPageBreak/>
        <w:drawing>
          <wp:inline distT="0" distB="0" distL="0" distR="0" wp14:anchorId="6A226DE2" wp14:editId="28192A7B">
            <wp:extent cx="8996680" cy="461391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996680" cy="4613910"/>
                    </a:xfrm>
                    <a:prstGeom prst="rect">
                      <a:avLst/>
                    </a:prstGeom>
                  </pic:spPr>
                </pic:pic>
              </a:graphicData>
            </a:graphic>
          </wp:inline>
        </w:drawing>
      </w:r>
    </w:p>
    <w:p w14:paraId="7DA5381A" w14:textId="687F6655" w:rsidR="005D54E9" w:rsidRDefault="005D54E9" w:rsidP="003F2E23">
      <w:pPr>
        <w:pStyle w:val="DocumentText10pt"/>
        <w:ind w:left="720"/>
      </w:pPr>
    </w:p>
    <w:p w14:paraId="30AA3449" w14:textId="31CE8BB2" w:rsidR="00E10A04" w:rsidRDefault="00561467" w:rsidP="00561467">
      <w:pPr>
        <w:pStyle w:val="Caption"/>
        <w:jc w:val="center"/>
      </w:pPr>
      <w:r>
        <w:t xml:space="preserve">Figure </w:t>
      </w:r>
      <w:r w:rsidR="00547B6F">
        <w:fldChar w:fldCharType="begin" w:fldLock="1"/>
      </w:r>
      <w:r w:rsidR="00547B6F">
        <w:instrText xml:space="preserve"> SEQ Figure \* ARABIC </w:instrText>
      </w:r>
      <w:r w:rsidR="00547B6F">
        <w:fldChar w:fldCharType="separate"/>
      </w:r>
      <w:r>
        <w:rPr>
          <w:noProof/>
        </w:rPr>
        <w:t>1</w:t>
      </w:r>
      <w:r w:rsidR="00547B6F">
        <w:rPr>
          <w:noProof/>
        </w:rPr>
        <w:fldChar w:fldCharType="end"/>
      </w:r>
      <w:r w:rsidRPr="00CD0336">
        <w:t>- Deployment Schedule</w:t>
      </w:r>
    </w:p>
    <w:p w14:paraId="01CD9178" w14:textId="7105A126" w:rsidR="009F77EC" w:rsidRDefault="009F77EC" w:rsidP="00A60967">
      <w:pPr>
        <w:pStyle w:val="Caption"/>
        <w:jc w:val="center"/>
      </w:pPr>
      <w:r>
        <w:br w:type="page"/>
      </w:r>
    </w:p>
    <w:p w14:paraId="59A50AE6" w14:textId="77777777" w:rsidR="00D255E5" w:rsidRDefault="00D255E5" w:rsidP="009F77EC">
      <w:pPr>
        <w:pStyle w:val="ListParagraph"/>
        <w:numPr>
          <w:ilvl w:val="0"/>
          <w:numId w:val="16"/>
        </w:numPr>
        <w:sectPr w:rsidR="00D255E5" w:rsidSect="00D255E5">
          <w:pgSz w:w="16838" w:h="11906" w:orient="landscape"/>
          <w:pgMar w:top="1440" w:right="1258" w:bottom="930" w:left="1412" w:header="709" w:footer="463" w:gutter="0"/>
          <w:cols w:space="708"/>
          <w:docGrid w:linePitch="360"/>
        </w:sectPr>
      </w:pPr>
    </w:p>
    <w:p w14:paraId="116D2682" w14:textId="5B618517" w:rsidR="00A60967" w:rsidRPr="00A60967" w:rsidRDefault="00A60967" w:rsidP="00A60967">
      <w:pPr>
        <w:pStyle w:val="Heading2a"/>
        <w:rPr>
          <w:lang w:val="en-US"/>
        </w:rPr>
      </w:pPr>
      <w:bookmarkStart w:id="14" w:name="_Toc169532684"/>
      <w:r w:rsidRPr="00A60967">
        <w:rPr>
          <w:lang w:val="en-US"/>
        </w:rPr>
        <w:lastRenderedPageBreak/>
        <w:t xml:space="preserve">Deployment </w:t>
      </w:r>
      <w:r>
        <w:rPr>
          <w:lang w:val="en-US"/>
        </w:rPr>
        <w:t>Stages</w:t>
      </w:r>
      <w:bookmarkEnd w:id="14"/>
    </w:p>
    <w:p w14:paraId="763FE03A" w14:textId="3500B98A" w:rsidR="0012464A" w:rsidRDefault="0012464A" w:rsidP="0012464A">
      <w:pPr>
        <w:pStyle w:val="DocumentText10pt"/>
        <w:ind w:left="720"/>
      </w:pPr>
      <w:r w:rsidRPr="006A22E5">
        <w:t xml:space="preserve">The </w:t>
      </w:r>
      <w:r>
        <w:t xml:space="preserve">upgrade of the </w:t>
      </w:r>
      <w:r w:rsidR="002B18CA" w:rsidRPr="00455E0D">
        <w:rPr>
          <w:b/>
        </w:rPr>
        <w:t xml:space="preserve">Access points </w:t>
      </w:r>
      <w:r w:rsidRPr="00455E0D">
        <w:rPr>
          <w:b/>
        </w:rPr>
        <w:t>shall be prioritised</w:t>
      </w:r>
      <w:r w:rsidR="00FE6E2B">
        <w:t xml:space="preserve">. </w:t>
      </w:r>
      <w:r w:rsidR="00B67F47">
        <w:t xml:space="preserve">After completing AP NIC upgrades, </w:t>
      </w:r>
      <w:r w:rsidR="00FE6E2B">
        <w:t xml:space="preserve">Relays will use the same </w:t>
      </w:r>
      <w:r w:rsidR="003874E8">
        <w:t xml:space="preserve">deployment stages with different </w:t>
      </w:r>
      <w:r w:rsidR="00B67F47">
        <w:t>device counts.</w:t>
      </w:r>
      <w:r w:rsidR="002B18CA">
        <w:t xml:space="preserve"> </w:t>
      </w:r>
    </w:p>
    <w:p w14:paraId="231EF8EA" w14:textId="4C52357A" w:rsidR="0012464A" w:rsidRDefault="0012464A" w:rsidP="0012464A">
      <w:pPr>
        <w:pStyle w:val="DocumentText10pt"/>
        <w:ind w:left="720"/>
      </w:pPr>
      <w:r>
        <w:t>The upgrade shall be divided into several stages as shown in the figure below:</w:t>
      </w:r>
    </w:p>
    <w:p w14:paraId="08DA6A0E" w14:textId="77777777" w:rsidR="0012464A" w:rsidRDefault="0012464A" w:rsidP="0012464A">
      <w:pPr>
        <w:pStyle w:val="DocumentText10pt"/>
        <w:ind w:left="720"/>
      </w:pPr>
    </w:p>
    <w:p w14:paraId="60CC008B" w14:textId="77777777" w:rsidR="0012464A" w:rsidRDefault="0012464A" w:rsidP="0012464A">
      <w:pPr>
        <w:pStyle w:val="DocumentText10pt"/>
        <w:keepNext/>
      </w:pPr>
      <w:r>
        <w:rPr>
          <w:noProof/>
          <w:lang w:val="en-US" w:eastAsia="en-AU"/>
        </w:rPr>
        <mc:AlternateContent>
          <mc:Choice Requires="wpc">
            <w:drawing>
              <wp:inline distT="0" distB="0" distL="0" distR="0" wp14:anchorId="193F9001" wp14:editId="17CCF804">
                <wp:extent cx="5990590" cy="6642201"/>
                <wp:effectExtent l="0" t="0" r="0" b="635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4" name="Group 24"/>
                        <wpg:cNvGrpSpPr/>
                        <wpg:grpSpPr>
                          <a:xfrm>
                            <a:off x="481437" y="177800"/>
                            <a:ext cx="4789226" cy="5896429"/>
                            <a:chOff x="481437" y="177800"/>
                            <a:chExt cx="4789226" cy="5896429"/>
                          </a:xfrm>
                        </wpg:grpSpPr>
                        <wps:wsp>
                          <wps:cNvPr id="7" name="Rectangle 7"/>
                          <wps:cNvSpPr/>
                          <wps:spPr>
                            <a:xfrm>
                              <a:off x="481668" y="1142876"/>
                              <a:ext cx="1421361" cy="523017"/>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738BC076" w14:textId="77777777" w:rsidR="000A6257" w:rsidRDefault="000A6257" w:rsidP="0012464A">
                                <w:pPr>
                                  <w:jc w:val="center"/>
                                  <w:rPr>
                                    <w:rFonts w:ascii="Century Gothic" w:hAnsi="Century Gothic"/>
                                    <w:sz w:val="20"/>
                                    <w:szCs w:val="20"/>
                                  </w:rPr>
                                </w:pPr>
                                <w:r>
                                  <w:rPr>
                                    <w:rFonts w:ascii="Century Gothic" w:hAnsi="Century Gothic"/>
                                    <w:sz w:val="20"/>
                                    <w:szCs w:val="20"/>
                                  </w:rPr>
                                  <w:t>BVT</w:t>
                                </w:r>
                              </w:p>
                              <w:p w14:paraId="53635571" w14:textId="53C88EBA" w:rsidR="000A6257" w:rsidRDefault="000A6257" w:rsidP="0012464A">
                                <w:pPr>
                                  <w:jc w:val="center"/>
                                  <w:rPr>
                                    <w:rFonts w:ascii="Century Gothic" w:hAnsi="Century Gothic"/>
                                    <w:sz w:val="20"/>
                                    <w:szCs w:val="20"/>
                                  </w:rPr>
                                </w:pPr>
                                <w:r>
                                  <w:rPr>
                                    <w:rFonts w:ascii="Century Gothic" w:hAnsi="Century Gothic"/>
                                    <w:sz w:val="20"/>
                                    <w:szCs w:val="20"/>
                                  </w:rPr>
                                  <w:t>(1</w:t>
                                </w:r>
                                <w:r w:rsidR="002B18CA">
                                  <w:rPr>
                                    <w:rFonts w:ascii="Century Gothic" w:hAnsi="Century Gothic"/>
                                    <w:sz w:val="20"/>
                                    <w:szCs w:val="20"/>
                                  </w:rPr>
                                  <w:t>0APs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481668" y="2152180"/>
                              <a:ext cx="1421130" cy="52260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24D1C384" w14:textId="77777777" w:rsidR="000A6257" w:rsidRDefault="000A6257" w:rsidP="0012464A">
                                <w:pPr>
                                  <w:jc w:val="center"/>
                                  <w:rPr>
                                    <w:rFonts w:ascii="Century Gothic" w:hAnsi="Century Gothic"/>
                                    <w:sz w:val="20"/>
                                    <w:szCs w:val="20"/>
                                  </w:rPr>
                                </w:pPr>
                                <w:r>
                                  <w:rPr>
                                    <w:rFonts w:ascii="Century Gothic" w:hAnsi="Century Gothic"/>
                                    <w:sz w:val="20"/>
                                    <w:szCs w:val="20"/>
                                  </w:rPr>
                                  <w:t>Stage 1</w:t>
                                </w:r>
                              </w:p>
                              <w:p w14:paraId="1E467546" w14:textId="68FA3805" w:rsidR="000A6257" w:rsidRDefault="000A6257" w:rsidP="0012464A">
                                <w:pPr>
                                  <w:jc w:val="center"/>
                                  <w:rPr>
                                    <w:rFonts w:ascii="Century Gothic" w:hAnsi="Century Gothic"/>
                                    <w:sz w:val="20"/>
                                    <w:szCs w:val="20"/>
                                  </w:rPr>
                                </w:pPr>
                                <w:r>
                                  <w:rPr>
                                    <w:rFonts w:ascii="Century Gothic" w:hAnsi="Century Gothic"/>
                                    <w:sz w:val="20"/>
                                    <w:szCs w:val="20"/>
                                  </w:rPr>
                                  <w:t>(1</w:t>
                                </w:r>
                                <w:r w:rsidR="002B18CA">
                                  <w:rPr>
                                    <w:rFonts w:ascii="Century Gothic" w:hAnsi="Century Gothic"/>
                                    <w:sz w:val="20"/>
                                    <w:szCs w:val="20"/>
                                  </w:rPr>
                                  <w:t>00 Aps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481437" y="3144638"/>
                              <a:ext cx="1421130" cy="52197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100DBB80" w14:textId="77777777" w:rsidR="000A6257" w:rsidRDefault="000A6257" w:rsidP="0012464A">
                                <w:pPr>
                                  <w:jc w:val="center"/>
                                  <w:rPr>
                                    <w:rFonts w:ascii="Century Gothic" w:hAnsi="Century Gothic"/>
                                    <w:sz w:val="20"/>
                                    <w:szCs w:val="20"/>
                                  </w:rPr>
                                </w:pPr>
                                <w:r>
                                  <w:rPr>
                                    <w:rFonts w:ascii="Century Gothic" w:hAnsi="Century Gothic"/>
                                    <w:sz w:val="20"/>
                                    <w:szCs w:val="20"/>
                                  </w:rPr>
                                  <w:t>Stage 2</w:t>
                                </w:r>
                              </w:p>
                              <w:p w14:paraId="79DED265" w14:textId="12000981" w:rsidR="000A6257" w:rsidRDefault="000A6257" w:rsidP="0012464A">
                                <w:pPr>
                                  <w:jc w:val="center"/>
                                  <w:rPr>
                                    <w:rFonts w:ascii="Century Gothic" w:hAnsi="Century Gothic"/>
                                    <w:sz w:val="20"/>
                                    <w:szCs w:val="20"/>
                                  </w:rPr>
                                </w:pPr>
                                <w:r>
                                  <w:rPr>
                                    <w:rFonts w:ascii="Century Gothic" w:hAnsi="Century Gothic"/>
                                    <w:sz w:val="20"/>
                                    <w:szCs w:val="20"/>
                                  </w:rPr>
                                  <w:t>(</w:t>
                                </w:r>
                                <w:r w:rsidR="002B18CA">
                                  <w:rPr>
                                    <w:rFonts w:ascii="Century Gothic" w:hAnsi="Century Gothic"/>
                                    <w:sz w:val="20"/>
                                    <w:szCs w:val="20"/>
                                  </w:rPr>
                                  <w:t>300 Aps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481437" y="4206506"/>
                              <a:ext cx="1421130" cy="652758"/>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743A7608" w14:textId="77777777" w:rsidR="000A6257" w:rsidRDefault="000A6257" w:rsidP="0012464A">
                                <w:pPr>
                                  <w:jc w:val="center"/>
                                  <w:rPr>
                                    <w:rFonts w:ascii="Century Gothic" w:hAnsi="Century Gothic"/>
                                    <w:sz w:val="20"/>
                                    <w:szCs w:val="20"/>
                                  </w:rPr>
                                </w:pPr>
                                <w:r>
                                  <w:rPr>
                                    <w:rFonts w:ascii="Century Gothic" w:hAnsi="Century Gothic"/>
                                    <w:sz w:val="20"/>
                                    <w:szCs w:val="20"/>
                                  </w:rPr>
                                  <w:t>Stage 3</w:t>
                                </w:r>
                              </w:p>
                              <w:p w14:paraId="01CF0F2A" w14:textId="1CD53123"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2B18CA">
                                  <w:rPr>
                                    <w:rFonts w:ascii="Century Gothic" w:hAnsi="Century Gothic"/>
                                    <w:sz w:val="20"/>
                                    <w:szCs w:val="20"/>
                                  </w:rPr>
                                  <w:t>remaining Aps)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481668" y="5377551"/>
                              <a:ext cx="1421130" cy="65214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7F857447" w14:textId="77777777" w:rsidR="000A6257" w:rsidRDefault="000A6257" w:rsidP="0012464A">
                                <w:pPr>
                                  <w:jc w:val="center"/>
                                  <w:rPr>
                                    <w:rFonts w:ascii="Century Gothic" w:hAnsi="Century Gothic"/>
                                    <w:sz w:val="20"/>
                                    <w:szCs w:val="20"/>
                                  </w:rPr>
                                </w:pPr>
                                <w:r>
                                  <w:rPr>
                                    <w:rFonts w:ascii="Century Gothic" w:hAnsi="Century Gothic"/>
                                    <w:sz w:val="20"/>
                                    <w:szCs w:val="20"/>
                                  </w:rPr>
                                  <w:t>BAU</w:t>
                                </w:r>
                              </w:p>
                              <w:p w14:paraId="3DCAC693" w14:textId="1D406220"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2B18CA">
                                  <w:rPr>
                                    <w:rFonts w:ascii="Century Gothic" w:hAnsi="Century Gothic"/>
                                    <w:sz w:val="20"/>
                                    <w:szCs w:val="20"/>
                                  </w:rPr>
                                  <w:t>APS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481668" y="177800"/>
                              <a:ext cx="1421130" cy="52260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2730CCD8" w14:textId="77777777" w:rsidR="000A6257" w:rsidRDefault="000A6257" w:rsidP="0012464A">
                                <w:pPr>
                                  <w:jc w:val="center"/>
                                  <w:rPr>
                                    <w:rFonts w:ascii="Century Gothic" w:hAnsi="Century Gothic"/>
                                    <w:sz w:val="20"/>
                                    <w:szCs w:val="20"/>
                                  </w:rPr>
                                </w:pPr>
                                <w:r>
                                  <w:rPr>
                                    <w:rFonts w:ascii="Century Gothic" w:hAnsi="Century Gothic"/>
                                    <w:sz w:val="20"/>
                                    <w:szCs w:val="20"/>
                                  </w:rPr>
                                  <w:t>Pre-analysis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747634" y="180000"/>
                              <a:ext cx="2497364" cy="522605"/>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162F5356" w14:textId="06E93033" w:rsidR="000A6257" w:rsidRPr="001035DF" w:rsidRDefault="000A6257" w:rsidP="0012464A">
                                <w:pPr>
                                  <w:pStyle w:val="ListParagraph"/>
                                  <w:numPr>
                                    <w:ilvl w:val="0"/>
                                    <w:numId w:val="18"/>
                                  </w:numPr>
                                  <w:ind w:left="142" w:hanging="142"/>
                                  <w:rPr>
                                    <w:sz w:val="16"/>
                                    <w:szCs w:val="16"/>
                                  </w:rPr>
                                </w:pPr>
                                <w:r w:rsidRPr="001035DF">
                                  <w:rPr>
                                    <w:sz w:val="16"/>
                                    <w:szCs w:val="16"/>
                                  </w:rPr>
                                  <w:t xml:space="preserve">Identify </w:t>
                                </w:r>
                                <w:r w:rsidR="001908B1">
                                  <w:rPr>
                                    <w:sz w:val="16"/>
                                    <w:szCs w:val="16"/>
                                  </w:rPr>
                                  <w:t>AP</w:t>
                                </w:r>
                                <w:r w:rsidR="00B37EB7">
                                  <w:rPr>
                                    <w:sz w:val="16"/>
                                    <w:szCs w:val="16"/>
                                  </w:rPr>
                                  <w:t xml:space="preserve">s </w:t>
                                </w:r>
                                <w:r w:rsidRPr="001035DF">
                                  <w:rPr>
                                    <w:sz w:val="16"/>
                                    <w:szCs w:val="16"/>
                                  </w:rPr>
                                  <w:t>for BVT, Stage 1 and S</w:t>
                                </w:r>
                                <w:r>
                                  <w:rPr>
                                    <w:sz w:val="16"/>
                                    <w:szCs w:val="16"/>
                                  </w:rPr>
                                  <w:t>t</w:t>
                                </w:r>
                                <w:r w:rsidRPr="001035DF">
                                  <w:rPr>
                                    <w:sz w:val="16"/>
                                    <w:szCs w:val="16"/>
                                  </w:rPr>
                                  <w:t>age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747139" y="1026162"/>
                              <a:ext cx="2496820" cy="742347"/>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309CCE0E" w14:textId="3828EB31" w:rsidR="000A6257" w:rsidRDefault="000A6257" w:rsidP="0012464A">
                                <w:pPr>
                                  <w:pStyle w:val="ListParagraph"/>
                                  <w:numPr>
                                    <w:ilvl w:val="0"/>
                                    <w:numId w:val="18"/>
                                  </w:numPr>
                                  <w:ind w:left="142" w:hanging="142"/>
                                  <w:rPr>
                                    <w:sz w:val="16"/>
                                    <w:szCs w:val="16"/>
                                  </w:rPr>
                                </w:pPr>
                                <w:r>
                                  <w:rPr>
                                    <w:sz w:val="16"/>
                                    <w:szCs w:val="16"/>
                                  </w:rPr>
                                  <w:t xml:space="preserve">Upgrade to 10 </w:t>
                                </w:r>
                                <w:r w:rsidR="002B18CA">
                                  <w:rPr>
                                    <w:sz w:val="16"/>
                                    <w:szCs w:val="16"/>
                                  </w:rPr>
                                  <w:t>Access points</w:t>
                                </w:r>
                              </w:p>
                              <w:p w14:paraId="0A99B153" w14:textId="57026D4E" w:rsidR="000A6257" w:rsidRDefault="000A6257" w:rsidP="0012464A">
                                <w:pPr>
                                  <w:pStyle w:val="ListParagraph"/>
                                  <w:numPr>
                                    <w:ilvl w:val="0"/>
                                    <w:numId w:val="18"/>
                                  </w:numPr>
                                  <w:ind w:left="142" w:hanging="142"/>
                                  <w:rPr>
                                    <w:sz w:val="16"/>
                                    <w:szCs w:val="16"/>
                                  </w:rPr>
                                </w:pPr>
                                <w:r>
                                  <w:rPr>
                                    <w:sz w:val="16"/>
                                    <w:szCs w:val="16"/>
                                  </w:rPr>
                                  <w:t xml:space="preserve">Check if any </w:t>
                                </w:r>
                                <w:r w:rsidR="002B18CA">
                                  <w:rPr>
                                    <w:sz w:val="16"/>
                                    <w:szCs w:val="16"/>
                                  </w:rPr>
                                  <w:t>AP performances /</w:t>
                                </w:r>
                                <w:r>
                                  <w:rPr>
                                    <w:sz w:val="16"/>
                                    <w:szCs w:val="16"/>
                                  </w:rPr>
                                  <w:t>malfunctions is introduced due to firmware upgrade</w:t>
                                </w:r>
                                <w:r w:rsidR="002B18CA">
                                  <w:rPr>
                                    <w:sz w:val="16"/>
                                    <w:szCs w:val="16"/>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746900" y="2038030"/>
                              <a:ext cx="2496185" cy="750388"/>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45348682" w14:textId="44C4C324" w:rsidR="000A6257" w:rsidRDefault="000A6257" w:rsidP="0012464A">
                                <w:pPr>
                                  <w:pStyle w:val="ListParagraph"/>
                                  <w:numPr>
                                    <w:ilvl w:val="0"/>
                                    <w:numId w:val="18"/>
                                  </w:numPr>
                                  <w:ind w:left="142" w:hanging="142"/>
                                  <w:rPr>
                                    <w:sz w:val="16"/>
                                    <w:szCs w:val="16"/>
                                  </w:rPr>
                                </w:pPr>
                                <w:r>
                                  <w:rPr>
                                    <w:sz w:val="16"/>
                                    <w:szCs w:val="16"/>
                                  </w:rPr>
                                  <w:t xml:space="preserve">Upgrade to 100 </w:t>
                                </w:r>
                                <w:r w:rsidR="002B18CA">
                                  <w:rPr>
                                    <w:sz w:val="16"/>
                                    <w:szCs w:val="16"/>
                                  </w:rPr>
                                  <w:t>Access points</w:t>
                                </w:r>
                              </w:p>
                              <w:p w14:paraId="0B18FC67" w14:textId="3473BC0F" w:rsidR="000A6257" w:rsidRP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749208" y="3062189"/>
                              <a:ext cx="2495550" cy="685165"/>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5897A05B" w14:textId="711BFFFE" w:rsidR="000A6257" w:rsidRDefault="000A6257" w:rsidP="0012464A">
                                <w:pPr>
                                  <w:pStyle w:val="ListParagraph"/>
                                  <w:numPr>
                                    <w:ilvl w:val="0"/>
                                    <w:numId w:val="18"/>
                                  </w:numPr>
                                  <w:ind w:left="142" w:hanging="142"/>
                                  <w:rPr>
                                    <w:sz w:val="16"/>
                                    <w:szCs w:val="16"/>
                                  </w:rPr>
                                </w:pPr>
                                <w:r>
                                  <w:rPr>
                                    <w:sz w:val="16"/>
                                    <w:szCs w:val="16"/>
                                  </w:rPr>
                                  <w:t xml:space="preserve">Upgrade to </w:t>
                                </w:r>
                                <w:r w:rsidR="002B18CA">
                                  <w:rPr>
                                    <w:sz w:val="16"/>
                                    <w:szCs w:val="16"/>
                                  </w:rPr>
                                  <w:t>300 Access Points</w:t>
                                </w:r>
                              </w:p>
                              <w:p w14:paraId="69771DC4" w14:textId="77777777" w:rsid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p w14:paraId="4BEFB1F4" w14:textId="783D79D0" w:rsidR="000A6257" w:rsidRDefault="000A6257" w:rsidP="002B18CA">
                                <w:pPr>
                                  <w:pStyle w:val="ListParagraph"/>
                                  <w:numPr>
                                    <w:ilvl w:val="0"/>
                                    <w:numId w:val="18"/>
                                  </w:numPr>
                                  <w:ind w:left="142" w:hanging="142"/>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2753181" y="4130589"/>
                              <a:ext cx="2517482" cy="807602"/>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458AB0E3" w14:textId="05EE1AC0" w:rsidR="000A6257" w:rsidRDefault="000A6257" w:rsidP="0012464A">
                                <w:pPr>
                                  <w:pStyle w:val="ListParagraph"/>
                                  <w:numPr>
                                    <w:ilvl w:val="0"/>
                                    <w:numId w:val="18"/>
                                  </w:numPr>
                                  <w:ind w:left="142" w:hanging="142"/>
                                  <w:rPr>
                                    <w:sz w:val="16"/>
                                    <w:szCs w:val="16"/>
                                  </w:rPr>
                                </w:pPr>
                                <w:r>
                                  <w:rPr>
                                    <w:sz w:val="16"/>
                                    <w:szCs w:val="16"/>
                                  </w:rPr>
                                  <w:t xml:space="preserve">Upgrade to </w:t>
                                </w:r>
                                <w:r w:rsidR="002B18CA">
                                  <w:rPr>
                                    <w:sz w:val="16"/>
                                    <w:szCs w:val="16"/>
                                  </w:rPr>
                                  <w:t>all Access points.</w:t>
                                </w:r>
                              </w:p>
                              <w:p w14:paraId="7D9C6B4E" w14:textId="77777777" w:rsidR="002B18CA" w:rsidRPr="002B18CA" w:rsidRDefault="000A6257" w:rsidP="002B18CA">
                                <w:pPr>
                                  <w:pStyle w:val="ListParagraph"/>
                                  <w:numPr>
                                    <w:ilvl w:val="0"/>
                                    <w:numId w:val="18"/>
                                  </w:numPr>
                                  <w:ind w:left="142" w:hanging="142"/>
                                  <w:rPr>
                                    <w:sz w:val="16"/>
                                    <w:szCs w:val="16"/>
                                  </w:rPr>
                                </w:pPr>
                                <w:r>
                                  <w:rPr>
                                    <w:sz w:val="16"/>
                                    <w:szCs w:val="16"/>
                                  </w:rPr>
                                  <w:t xml:space="preserve">BAU process </w:t>
                                </w:r>
                                <w:r w:rsidR="002B18CA">
                                  <w:rPr>
                                    <w:sz w:val="16"/>
                                    <w:szCs w:val="16"/>
                                  </w:rPr>
                                  <w:t>Check if any AP performances /malfunctions is introduced due to firmware upgrade.</w:t>
                                </w:r>
                              </w:p>
                              <w:p w14:paraId="74B0C6BC" w14:textId="74CD8E09" w:rsidR="000A6257" w:rsidRDefault="000A6257" w:rsidP="0012464A">
                                <w:pPr>
                                  <w:pStyle w:val="ListParagraph"/>
                                  <w:numPr>
                                    <w:ilvl w:val="0"/>
                                    <w:numId w:val="18"/>
                                  </w:numPr>
                                  <w:ind w:left="142" w:hanging="142"/>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747395" y="5344450"/>
                              <a:ext cx="2494280" cy="729779"/>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3CC50512" w14:textId="713F5F28" w:rsidR="000A6257" w:rsidRDefault="000A6257" w:rsidP="0012464A">
                                <w:pPr>
                                  <w:pStyle w:val="ListParagraph"/>
                                  <w:numPr>
                                    <w:ilvl w:val="0"/>
                                    <w:numId w:val="18"/>
                                  </w:numPr>
                                  <w:ind w:left="142" w:hanging="142"/>
                                  <w:rPr>
                                    <w:sz w:val="16"/>
                                    <w:szCs w:val="16"/>
                                  </w:rPr>
                                </w:pPr>
                                <w:r>
                                  <w:rPr>
                                    <w:sz w:val="16"/>
                                    <w:szCs w:val="16"/>
                                  </w:rPr>
                                  <w:t xml:space="preserve">Upgrade to remaining </w:t>
                                </w:r>
                                <w:r w:rsidR="002B18CA">
                                  <w:rPr>
                                    <w:sz w:val="16"/>
                                    <w:szCs w:val="16"/>
                                  </w:rPr>
                                  <w:t xml:space="preserve"> Access Points</w:t>
                                </w:r>
                              </w:p>
                              <w:p w14:paraId="122A9653" w14:textId="77777777" w:rsidR="00652F35" w:rsidRPr="002B18CA" w:rsidRDefault="00652F35" w:rsidP="00652F35">
                                <w:pPr>
                                  <w:pStyle w:val="ListParagraph"/>
                                  <w:numPr>
                                    <w:ilvl w:val="0"/>
                                    <w:numId w:val="18"/>
                                  </w:numPr>
                                  <w:ind w:left="142" w:hanging="142"/>
                                  <w:rPr>
                                    <w:sz w:val="16"/>
                                    <w:szCs w:val="16"/>
                                  </w:rPr>
                                </w:pPr>
                                <w:r>
                                  <w:rPr>
                                    <w:sz w:val="16"/>
                                    <w:szCs w:val="16"/>
                                  </w:rPr>
                                  <w:t>BAU process Check if any AP performances /malfunctions is introduced due to firmware upgrade.</w:t>
                                </w:r>
                              </w:p>
                              <w:p w14:paraId="6D60573B" w14:textId="207A62BC" w:rsidR="000A6257" w:rsidRDefault="000A6257" w:rsidP="00652F35">
                                <w:pPr>
                                  <w:pStyle w:val="ListParagraph"/>
                                  <w:numPr>
                                    <w:ilvl w:val="0"/>
                                    <w:numId w:val="18"/>
                                  </w:numPr>
                                  <w:ind w:left="142" w:hanging="142"/>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Straight Arrow Connector 3"/>
                          <wps:cNvCnPr>
                            <a:stCxn id="14" idx="2"/>
                            <a:endCxn id="7" idx="0"/>
                          </wps:cNvCnPr>
                          <wps:spPr>
                            <a:xfrm>
                              <a:off x="1192122" y="700405"/>
                              <a:ext cx="116" cy="4424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a:stCxn id="7" idx="2"/>
                            <a:endCxn id="8" idx="0"/>
                          </wps:cNvCnPr>
                          <wps:spPr>
                            <a:xfrm flipH="1">
                              <a:off x="1192122" y="1665893"/>
                              <a:ext cx="116" cy="486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a:stCxn id="8" idx="2"/>
                            <a:endCxn id="9" idx="0"/>
                          </wps:cNvCnPr>
                          <wps:spPr>
                            <a:xfrm flipH="1">
                              <a:off x="1191891" y="2674785"/>
                              <a:ext cx="231" cy="469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a:stCxn id="9" idx="2"/>
                            <a:endCxn id="11" idx="0"/>
                          </wps:cNvCnPr>
                          <wps:spPr>
                            <a:xfrm>
                              <a:off x="1191891" y="3666608"/>
                              <a:ext cx="0" cy="5398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a:stCxn id="11" idx="2"/>
                          </wps:cNvCnPr>
                          <wps:spPr>
                            <a:xfrm>
                              <a:off x="1191891" y="4859264"/>
                              <a:ext cx="236" cy="518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a:stCxn id="14" idx="3"/>
                            <a:endCxn id="15" idx="1"/>
                          </wps:cNvCnPr>
                          <wps:spPr>
                            <a:xfrm>
                              <a:off x="1902798" y="439096"/>
                              <a:ext cx="844836" cy="2200"/>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a:stCxn id="7" idx="3"/>
                            <a:endCxn id="16" idx="1"/>
                          </wps:cNvCnPr>
                          <wps:spPr>
                            <a:xfrm flipV="1">
                              <a:off x="1903029" y="1397336"/>
                              <a:ext cx="844110" cy="7049"/>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a:stCxn id="8" idx="3"/>
                            <a:endCxn id="17" idx="1"/>
                          </wps:cNvCnPr>
                          <wps:spPr>
                            <a:xfrm flipV="1">
                              <a:off x="1902798" y="2413224"/>
                              <a:ext cx="844102" cy="259"/>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a:stCxn id="9" idx="3"/>
                            <a:endCxn id="18" idx="1"/>
                          </wps:cNvCnPr>
                          <wps:spPr>
                            <a:xfrm flipV="1">
                              <a:off x="1902567" y="3404720"/>
                              <a:ext cx="846641" cy="851"/>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a:stCxn id="11" idx="3"/>
                            <a:endCxn id="19" idx="1"/>
                          </wps:cNvCnPr>
                          <wps:spPr>
                            <a:xfrm>
                              <a:off x="1902567" y="4532885"/>
                              <a:ext cx="850614" cy="1505"/>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a:stCxn id="12" idx="3"/>
                            <a:endCxn id="20" idx="1"/>
                          </wps:cNvCnPr>
                          <wps:spPr>
                            <a:xfrm>
                              <a:off x="1902798" y="5703624"/>
                              <a:ext cx="844597" cy="5716"/>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193F9001" id="Canvas 1" o:spid="_x0000_s1026" editas="canvas" style="width:471.7pt;height:523pt;mso-position-horizontal-relative:char;mso-position-vertical-relative:line" coordsize="59905,6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905;height:66421;visibility:visible;mso-wrap-style:square" filled="t">
                  <v:fill o:detectmouseclick="t"/>
                  <v:path o:connecttype="none"/>
                </v:shape>
                <v:group id="Group 24" o:spid="_x0000_s1028" style="position:absolute;left:4814;top:1778;width:47892;height:58964" coordorigin="4814,1778" coordsize="47892,5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7" o:spid="_x0000_s1029" style="position:absolute;left:4816;top:11428;width:14214;height:5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" fillcolor="white [3201]" strokecolor="#4f81bd [3204]" strokeweight="1pt">
                    <v:textbox>
                      <w:txbxContent>
                        <w:p w14:paraId="738BC076" w14:textId="77777777" w:rsidR="000A6257" w:rsidRDefault="000A6257" w:rsidP="0012464A">
                          <w:pPr>
                            <w:jc w:val="center"/>
                            <w:rPr>
                              <w:rFonts w:ascii="Century Gothic" w:hAnsi="Century Gothic"/>
                              <w:sz w:val="20"/>
                              <w:szCs w:val="20"/>
                            </w:rPr>
                          </w:pPr>
                          <w:r>
                            <w:rPr>
                              <w:rFonts w:ascii="Century Gothic" w:hAnsi="Century Gothic"/>
                              <w:sz w:val="20"/>
                              <w:szCs w:val="20"/>
                            </w:rPr>
                            <w:t>BVT</w:t>
                          </w:r>
                        </w:p>
                        <w:p w14:paraId="53635571" w14:textId="53C88EBA" w:rsidR="000A6257" w:rsidRDefault="000A6257" w:rsidP="0012464A">
                          <w:pPr>
                            <w:jc w:val="center"/>
                            <w:rPr>
                              <w:rFonts w:ascii="Century Gothic" w:hAnsi="Century Gothic"/>
                              <w:sz w:val="20"/>
                              <w:szCs w:val="20"/>
                            </w:rPr>
                          </w:pPr>
                          <w:r>
                            <w:rPr>
                              <w:rFonts w:ascii="Century Gothic" w:hAnsi="Century Gothic"/>
                              <w:sz w:val="20"/>
                              <w:szCs w:val="20"/>
                            </w:rPr>
                            <w:t>(1</w:t>
                          </w:r>
                          <w:r w:rsidR="002B18CA">
                            <w:rPr>
                              <w:rFonts w:ascii="Century Gothic" w:hAnsi="Century Gothic"/>
                              <w:sz w:val="20"/>
                              <w:szCs w:val="20"/>
                            </w:rPr>
                            <w:t>0APs</w:t>
                          </w:r>
                          <w:r>
                            <w:rPr>
                              <w:rFonts w:ascii="Century Gothic" w:hAnsi="Century Gothic"/>
                              <w:sz w:val="20"/>
                              <w:szCs w:val="20"/>
                            </w:rPr>
                            <w:t>)</w:t>
                          </w:r>
                        </w:p>
                      </w:txbxContent>
                    </v:textbox>
                  </v:rect>
                  <v:rect id="Rectangle 8" o:spid="_x0000_s1030" style="position:absolute;left:4816;top:21521;width:14211;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" fillcolor="white [3201]" strokecolor="#4f81bd [3204]" strokeweight="1pt">
                    <v:textbox>
                      <w:txbxContent>
                        <w:p w14:paraId="24D1C384" w14:textId="77777777" w:rsidR="000A6257" w:rsidRDefault="000A6257" w:rsidP="0012464A">
                          <w:pPr>
                            <w:jc w:val="center"/>
                            <w:rPr>
                              <w:rFonts w:ascii="Century Gothic" w:hAnsi="Century Gothic"/>
                              <w:sz w:val="20"/>
                              <w:szCs w:val="20"/>
                            </w:rPr>
                          </w:pPr>
                          <w:r>
                            <w:rPr>
                              <w:rFonts w:ascii="Century Gothic" w:hAnsi="Century Gothic"/>
                              <w:sz w:val="20"/>
                              <w:szCs w:val="20"/>
                            </w:rPr>
                            <w:t>Stage 1</w:t>
                          </w:r>
                        </w:p>
                        <w:p w14:paraId="1E467546" w14:textId="68FA3805" w:rsidR="000A6257" w:rsidRDefault="000A6257" w:rsidP="0012464A">
                          <w:pPr>
                            <w:jc w:val="center"/>
                            <w:rPr>
                              <w:rFonts w:ascii="Century Gothic" w:hAnsi="Century Gothic"/>
                              <w:sz w:val="20"/>
                              <w:szCs w:val="20"/>
                            </w:rPr>
                          </w:pPr>
                          <w:r>
                            <w:rPr>
                              <w:rFonts w:ascii="Century Gothic" w:hAnsi="Century Gothic"/>
                              <w:sz w:val="20"/>
                              <w:szCs w:val="20"/>
                            </w:rPr>
                            <w:t>(1</w:t>
                          </w:r>
                          <w:r w:rsidR="002B18CA">
                            <w:rPr>
                              <w:rFonts w:ascii="Century Gothic" w:hAnsi="Century Gothic"/>
                              <w:sz w:val="20"/>
                              <w:szCs w:val="20"/>
                            </w:rPr>
                            <w:t>00 Aps</w:t>
                          </w:r>
                          <w:r>
                            <w:rPr>
                              <w:rFonts w:ascii="Century Gothic" w:hAnsi="Century Gothic"/>
                              <w:sz w:val="20"/>
                              <w:szCs w:val="20"/>
                            </w:rPr>
                            <w:t>)</w:t>
                          </w:r>
                        </w:p>
                      </w:txbxContent>
                    </v:textbox>
                  </v:rect>
                  <v:rect id="Rectangle 9" o:spid="_x0000_s1031" style="position:absolute;left:4814;top:31446;width:14211;height:5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" fillcolor="white [3201]" strokecolor="#4f81bd [3204]" strokeweight="1pt">
                    <v:textbox>
                      <w:txbxContent>
                        <w:p w14:paraId="100DBB80" w14:textId="77777777" w:rsidR="000A6257" w:rsidRDefault="000A6257" w:rsidP="0012464A">
                          <w:pPr>
                            <w:jc w:val="center"/>
                            <w:rPr>
                              <w:rFonts w:ascii="Century Gothic" w:hAnsi="Century Gothic"/>
                              <w:sz w:val="20"/>
                              <w:szCs w:val="20"/>
                            </w:rPr>
                          </w:pPr>
                          <w:r>
                            <w:rPr>
                              <w:rFonts w:ascii="Century Gothic" w:hAnsi="Century Gothic"/>
                              <w:sz w:val="20"/>
                              <w:szCs w:val="20"/>
                            </w:rPr>
                            <w:t>Stage 2</w:t>
                          </w:r>
                        </w:p>
                        <w:p w14:paraId="79DED265" w14:textId="12000981" w:rsidR="000A6257" w:rsidRDefault="000A6257" w:rsidP="0012464A">
                          <w:pPr>
                            <w:jc w:val="center"/>
                            <w:rPr>
                              <w:rFonts w:ascii="Century Gothic" w:hAnsi="Century Gothic"/>
                              <w:sz w:val="20"/>
                              <w:szCs w:val="20"/>
                            </w:rPr>
                          </w:pPr>
                          <w:r>
                            <w:rPr>
                              <w:rFonts w:ascii="Century Gothic" w:hAnsi="Century Gothic"/>
                              <w:sz w:val="20"/>
                              <w:szCs w:val="20"/>
                            </w:rPr>
                            <w:t>(</w:t>
                          </w:r>
                          <w:r w:rsidR="002B18CA">
                            <w:rPr>
                              <w:rFonts w:ascii="Century Gothic" w:hAnsi="Century Gothic"/>
                              <w:sz w:val="20"/>
                              <w:szCs w:val="20"/>
                            </w:rPr>
                            <w:t>300 Aps</w:t>
                          </w:r>
                          <w:r>
                            <w:rPr>
                              <w:rFonts w:ascii="Century Gothic" w:hAnsi="Century Gothic"/>
                              <w:sz w:val="20"/>
                              <w:szCs w:val="20"/>
                            </w:rPr>
                            <w:t>)</w:t>
                          </w:r>
                        </w:p>
                      </w:txbxContent>
                    </v:textbox>
                  </v:rect>
                  <v:rect id="Rectangle 11" o:spid="_x0000_s1032" style="position:absolute;left:4814;top:42065;width:14211;height:6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" fillcolor="white [3201]" strokecolor="#4f81bd [3204]" strokeweight="1pt">
                    <v:textbox>
                      <w:txbxContent>
                        <w:p w14:paraId="743A7608" w14:textId="77777777" w:rsidR="000A6257" w:rsidRDefault="000A6257" w:rsidP="0012464A">
                          <w:pPr>
                            <w:jc w:val="center"/>
                            <w:rPr>
                              <w:rFonts w:ascii="Century Gothic" w:hAnsi="Century Gothic"/>
                              <w:sz w:val="20"/>
                              <w:szCs w:val="20"/>
                            </w:rPr>
                          </w:pPr>
                          <w:r>
                            <w:rPr>
                              <w:rFonts w:ascii="Century Gothic" w:hAnsi="Century Gothic"/>
                              <w:sz w:val="20"/>
                              <w:szCs w:val="20"/>
                            </w:rPr>
                            <w:t>Stage 3</w:t>
                          </w:r>
                        </w:p>
                        <w:p w14:paraId="01CF0F2A" w14:textId="1CD53123"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2B18CA">
                            <w:rPr>
                              <w:rFonts w:ascii="Century Gothic" w:hAnsi="Century Gothic"/>
                              <w:sz w:val="20"/>
                              <w:szCs w:val="20"/>
                            </w:rPr>
                            <w:t>remaining Aps)</w:t>
                          </w:r>
                        </w:p>
                      </w:txbxContent>
                    </v:textbox>
                  </v:rect>
                  <v:rect id="Rectangle 12" o:spid="_x0000_s1033" style="position:absolute;left:4816;top:53775;width:14211;height:6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" fillcolor="white [3201]" strokecolor="#4f81bd [3204]" strokeweight="1pt">
                    <v:textbox>
                      <w:txbxContent>
                        <w:p w14:paraId="7F857447" w14:textId="77777777" w:rsidR="000A6257" w:rsidRDefault="000A6257" w:rsidP="0012464A">
                          <w:pPr>
                            <w:jc w:val="center"/>
                            <w:rPr>
                              <w:rFonts w:ascii="Century Gothic" w:hAnsi="Century Gothic"/>
                              <w:sz w:val="20"/>
                              <w:szCs w:val="20"/>
                            </w:rPr>
                          </w:pPr>
                          <w:r>
                            <w:rPr>
                              <w:rFonts w:ascii="Century Gothic" w:hAnsi="Century Gothic"/>
                              <w:sz w:val="20"/>
                              <w:szCs w:val="20"/>
                            </w:rPr>
                            <w:t>BAU</w:t>
                          </w:r>
                        </w:p>
                        <w:p w14:paraId="3DCAC693" w14:textId="1D406220"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2B18CA">
                            <w:rPr>
                              <w:rFonts w:ascii="Century Gothic" w:hAnsi="Century Gothic"/>
                              <w:sz w:val="20"/>
                              <w:szCs w:val="20"/>
                            </w:rPr>
                            <w:t>APS</w:t>
                          </w:r>
                          <w:r>
                            <w:rPr>
                              <w:rFonts w:ascii="Century Gothic" w:hAnsi="Century Gothic"/>
                              <w:sz w:val="20"/>
                              <w:szCs w:val="20"/>
                            </w:rPr>
                            <w:t>)</w:t>
                          </w:r>
                        </w:p>
                      </w:txbxContent>
                    </v:textbox>
                  </v:rect>
                  <v:rect id="Rectangle 14" o:spid="_x0000_s1034" style="position:absolute;left:4816;top:1778;width:14211;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" fillcolor="white [3201]" strokecolor="#4f81bd [3204]" strokeweight="1pt">
                    <v:textbox>
                      <w:txbxContent>
                        <w:p w14:paraId="2730CCD8" w14:textId="77777777" w:rsidR="000A6257" w:rsidRDefault="000A6257" w:rsidP="0012464A">
                          <w:pPr>
                            <w:jc w:val="center"/>
                            <w:rPr>
                              <w:rFonts w:ascii="Century Gothic" w:hAnsi="Century Gothic"/>
                              <w:sz w:val="20"/>
                              <w:szCs w:val="20"/>
                            </w:rPr>
                          </w:pPr>
                          <w:r>
                            <w:rPr>
                              <w:rFonts w:ascii="Century Gothic" w:hAnsi="Century Gothic"/>
                              <w:sz w:val="20"/>
                              <w:szCs w:val="20"/>
                            </w:rPr>
                            <w:t>Pre-analysis</w:t>
                          </w:r>
                        </w:p>
                      </w:txbxContent>
                    </v:textbox>
                  </v:rect>
                  <v:rect id="Rectangle 15" o:spid="_x0000_s1035" style="position:absolute;left:27476;top:1800;width:24973;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" fillcolor="white [3201]" strokecolor="#dbe5f1 [660]" strokeweight="1pt">
                    <v:textbox>
                      <w:txbxContent>
                        <w:p w14:paraId="162F5356" w14:textId="06E93033" w:rsidR="000A6257" w:rsidRPr="001035DF" w:rsidRDefault="000A6257" w:rsidP="0012464A">
                          <w:pPr>
                            <w:pStyle w:val="ListParagraph"/>
                            <w:numPr>
                              <w:ilvl w:val="0"/>
                              <w:numId w:val="18"/>
                            </w:numPr>
                            <w:ind w:left="142" w:hanging="142"/>
                            <w:rPr>
                              <w:sz w:val="16"/>
                              <w:szCs w:val="16"/>
                            </w:rPr>
                          </w:pPr>
                          <w:r w:rsidRPr="001035DF">
                            <w:rPr>
                              <w:sz w:val="16"/>
                              <w:szCs w:val="16"/>
                            </w:rPr>
                            <w:t xml:space="preserve">Identify </w:t>
                          </w:r>
                          <w:r w:rsidR="001908B1">
                            <w:rPr>
                              <w:sz w:val="16"/>
                              <w:szCs w:val="16"/>
                            </w:rPr>
                            <w:t>AP</w:t>
                          </w:r>
                          <w:r w:rsidR="00B37EB7">
                            <w:rPr>
                              <w:sz w:val="16"/>
                              <w:szCs w:val="16"/>
                            </w:rPr>
                            <w:t xml:space="preserve">s </w:t>
                          </w:r>
                          <w:r w:rsidRPr="001035DF">
                            <w:rPr>
                              <w:sz w:val="16"/>
                              <w:szCs w:val="16"/>
                            </w:rPr>
                            <w:t>for BVT, Stage 1 and S</w:t>
                          </w:r>
                          <w:r>
                            <w:rPr>
                              <w:sz w:val="16"/>
                              <w:szCs w:val="16"/>
                            </w:rPr>
                            <w:t>t</w:t>
                          </w:r>
                          <w:r w:rsidRPr="001035DF">
                            <w:rPr>
                              <w:sz w:val="16"/>
                              <w:szCs w:val="16"/>
                            </w:rPr>
                            <w:t>age 2</w:t>
                          </w:r>
                        </w:p>
                      </w:txbxContent>
                    </v:textbox>
                  </v:rect>
                  <v:rect id="Rectangle 16" o:spid="_x0000_s1036" style="position:absolute;left:27471;top:10261;width:24968;height:7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" fillcolor="white [3201]" strokecolor="#dbe5f1 [660]" strokeweight="1pt">
                    <v:textbox>
                      <w:txbxContent>
                        <w:p w14:paraId="309CCE0E" w14:textId="3828EB31" w:rsidR="000A6257" w:rsidRDefault="000A6257" w:rsidP="0012464A">
                          <w:pPr>
                            <w:pStyle w:val="ListParagraph"/>
                            <w:numPr>
                              <w:ilvl w:val="0"/>
                              <w:numId w:val="18"/>
                            </w:numPr>
                            <w:ind w:left="142" w:hanging="142"/>
                            <w:rPr>
                              <w:sz w:val="16"/>
                              <w:szCs w:val="16"/>
                            </w:rPr>
                          </w:pPr>
                          <w:r>
                            <w:rPr>
                              <w:sz w:val="16"/>
                              <w:szCs w:val="16"/>
                            </w:rPr>
                            <w:t xml:space="preserve">Upgrade to 10 </w:t>
                          </w:r>
                          <w:r w:rsidR="002B18CA">
                            <w:rPr>
                              <w:sz w:val="16"/>
                              <w:szCs w:val="16"/>
                            </w:rPr>
                            <w:t>Access points</w:t>
                          </w:r>
                        </w:p>
                        <w:p w14:paraId="0A99B153" w14:textId="57026D4E" w:rsidR="000A6257" w:rsidRDefault="000A6257" w:rsidP="0012464A">
                          <w:pPr>
                            <w:pStyle w:val="ListParagraph"/>
                            <w:numPr>
                              <w:ilvl w:val="0"/>
                              <w:numId w:val="18"/>
                            </w:numPr>
                            <w:ind w:left="142" w:hanging="142"/>
                            <w:rPr>
                              <w:sz w:val="16"/>
                              <w:szCs w:val="16"/>
                            </w:rPr>
                          </w:pPr>
                          <w:r>
                            <w:rPr>
                              <w:sz w:val="16"/>
                              <w:szCs w:val="16"/>
                            </w:rPr>
                            <w:t xml:space="preserve">Check if any </w:t>
                          </w:r>
                          <w:r w:rsidR="002B18CA">
                            <w:rPr>
                              <w:sz w:val="16"/>
                              <w:szCs w:val="16"/>
                            </w:rPr>
                            <w:t>AP performances /</w:t>
                          </w:r>
                          <w:r>
                            <w:rPr>
                              <w:sz w:val="16"/>
                              <w:szCs w:val="16"/>
                            </w:rPr>
                            <w:t>malfunctions is introduced due to firmware upgrade</w:t>
                          </w:r>
                          <w:r w:rsidR="002B18CA">
                            <w:rPr>
                              <w:sz w:val="16"/>
                              <w:szCs w:val="16"/>
                            </w:rPr>
                            <w:t>.</w:t>
                          </w:r>
                        </w:p>
                      </w:txbxContent>
                    </v:textbox>
                  </v:rect>
                  <v:rect id="Rectangle 17" o:spid="_x0000_s1037" style="position:absolute;left:27469;top:20380;width:24961;height:7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" fillcolor="white [3201]" strokecolor="#dbe5f1 [660]" strokeweight="1pt">
                    <v:textbox>
                      <w:txbxContent>
                        <w:p w14:paraId="45348682" w14:textId="44C4C324" w:rsidR="000A6257" w:rsidRDefault="000A6257" w:rsidP="0012464A">
                          <w:pPr>
                            <w:pStyle w:val="ListParagraph"/>
                            <w:numPr>
                              <w:ilvl w:val="0"/>
                              <w:numId w:val="18"/>
                            </w:numPr>
                            <w:ind w:left="142" w:hanging="142"/>
                            <w:rPr>
                              <w:sz w:val="16"/>
                              <w:szCs w:val="16"/>
                            </w:rPr>
                          </w:pPr>
                          <w:r>
                            <w:rPr>
                              <w:sz w:val="16"/>
                              <w:szCs w:val="16"/>
                            </w:rPr>
                            <w:t xml:space="preserve">Upgrade to 100 </w:t>
                          </w:r>
                          <w:r w:rsidR="002B18CA">
                            <w:rPr>
                              <w:sz w:val="16"/>
                              <w:szCs w:val="16"/>
                            </w:rPr>
                            <w:t>Access points</w:t>
                          </w:r>
                        </w:p>
                        <w:p w14:paraId="0B18FC67" w14:textId="3473BC0F" w:rsidR="000A6257" w:rsidRP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txbxContent>
                    </v:textbox>
                  </v:rect>
                  <v:rect id="Rectangle 18" o:spid="_x0000_s1038" style="position:absolute;left:27492;top:30621;width:24955;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" fillcolor="white [3201]" strokecolor="#dbe5f1 [660]" strokeweight="1pt">
                    <v:textbox>
                      <w:txbxContent>
                        <w:p w14:paraId="5897A05B" w14:textId="711BFFFE" w:rsidR="000A6257" w:rsidRDefault="000A6257" w:rsidP="0012464A">
                          <w:pPr>
                            <w:pStyle w:val="ListParagraph"/>
                            <w:numPr>
                              <w:ilvl w:val="0"/>
                              <w:numId w:val="18"/>
                            </w:numPr>
                            <w:ind w:left="142" w:hanging="142"/>
                            <w:rPr>
                              <w:sz w:val="16"/>
                              <w:szCs w:val="16"/>
                            </w:rPr>
                          </w:pPr>
                          <w:r>
                            <w:rPr>
                              <w:sz w:val="16"/>
                              <w:szCs w:val="16"/>
                            </w:rPr>
                            <w:t xml:space="preserve">Upgrade to </w:t>
                          </w:r>
                          <w:r w:rsidR="002B18CA">
                            <w:rPr>
                              <w:sz w:val="16"/>
                              <w:szCs w:val="16"/>
                            </w:rPr>
                            <w:t>300 Access Points</w:t>
                          </w:r>
                        </w:p>
                        <w:p w14:paraId="69771DC4" w14:textId="77777777" w:rsid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p w14:paraId="4BEFB1F4" w14:textId="783D79D0" w:rsidR="000A6257" w:rsidRDefault="000A6257" w:rsidP="002B18CA">
                          <w:pPr>
                            <w:pStyle w:val="ListParagraph"/>
                            <w:numPr>
                              <w:ilvl w:val="0"/>
                              <w:numId w:val="18"/>
                            </w:numPr>
                            <w:ind w:left="142" w:hanging="142"/>
                            <w:rPr>
                              <w:sz w:val="16"/>
                              <w:szCs w:val="16"/>
                            </w:rPr>
                          </w:pPr>
                        </w:p>
                      </w:txbxContent>
                    </v:textbox>
                  </v:rect>
                  <v:rect id="Rectangle 19" o:spid="_x0000_s1039" style="position:absolute;left:27531;top:41305;width:25175;height:8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" fillcolor="white [3201]" strokecolor="#dbe5f1 [660]" strokeweight="1pt">
                    <v:textbox>
                      <w:txbxContent>
                        <w:p w14:paraId="458AB0E3" w14:textId="05EE1AC0" w:rsidR="000A6257" w:rsidRDefault="000A6257" w:rsidP="0012464A">
                          <w:pPr>
                            <w:pStyle w:val="ListParagraph"/>
                            <w:numPr>
                              <w:ilvl w:val="0"/>
                              <w:numId w:val="18"/>
                            </w:numPr>
                            <w:ind w:left="142" w:hanging="142"/>
                            <w:rPr>
                              <w:sz w:val="16"/>
                              <w:szCs w:val="16"/>
                            </w:rPr>
                          </w:pPr>
                          <w:r>
                            <w:rPr>
                              <w:sz w:val="16"/>
                              <w:szCs w:val="16"/>
                            </w:rPr>
                            <w:t xml:space="preserve">Upgrade to </w:t>
                          </w:r>
                          <w:r w:rsidR="002B18CA">
                            <w:rPr>
                              <w:sz w:val="16"/>
                              <w:szCs w:val="16"/>
                            </w:rPr>
                            <w:t>all Access points.</w:t>
                          </w:r>
                        </w:p>
                        <w:p w14:paraId="7D9C6B4E" w14:textId="77777777" w:rsidR="002B18CA" w:rsidRPr="002B18CA" w:rsidRDefault="000A6257" w:rsidP="002B18CA">
                          <w:pPr>
                            <w:pStyle w:val="ListParagraph"/>
                            <w:numPr>
                              <w:ilvl w:val="0"/>
                              <w:numId w:val="18"/>
                            </w:numPr>
                            <w:ind w:left="142" w:hanging="142"/>
                            <w:rPr>
                              <w:sz w:val="16"/>
                              <w:szCs w:val="16"/>
                            </w:rPr>
                          </w:pPr>
                          <w:r>
                            <w:rPr>
                              <w:sz w:val="16"/>
                              <w:szCs w:val="16"/>
                            </w:rPr>
                            <w:t xml:space="preserve">BAU process </w:t>
                          </w:r>
                          <w:r w:rsidR="002B18CA">
                            <w:rPr>
                              <w:sz w:val="16"/>
                              <w:szCs w:val="16"/>
                            </w:rPr>
                            <w:t>Check if any AP performances /malfunctions is introduced due to firmware upgrade.</w:t>
                          </w:r>
                        </w:p>
                        <w:p w14:paraId="74B0C6BC" w14:textId="74CD8E09" w:rsidR="000A6257" w:rsidRDefault="000A6257" w:rsidP="0012464A">
                          <w:pPr>
                            <w:pStyle w:val="ListParagraph"/>
                            <w:numPr>
                              <w:ilvl w:val="0"/>
                              <w:numId w:val="18"/>
                            </w:numPr>
                            <w:ind w:left="142" w:hanging="142"/>
                            <w:rPr>
                              <w:sz w:val="16"/>
                              <w:szCs w:val="16"/>
                            </w:rPr>
                          </w:pPr>
                        </w:p>
                      </w:txbxContent>
                    </v:textbox>
                  </v:rect>
                  <v:rect id="Rectangle 20" o:spid="_x0000_s1040" style="position:absolute;left:27473;top:53444;width:24943;height:7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" fillcolor="white [3201]" strokecolor="#dbe5f1 [660]" strokeweight="1pt">
                    <v:textbox>
                      <w:txbxContent>
                        <w:p w14:paraId="3CC50512" w14:textId="713F5F28" w:rsidR="000A6257" w:rsidRDefault="000A6257" w:rsidP="0012464A">
                          <w:pPr>
                            <w:pStyle w:val="ListParagraph"/>
                            <w:numPr>
                              <w:ilvl w:val="0"/>
                              <w:numId w:val="18"/>
                            </w:numPr>
                            <w:ind w:left="142" w:hanging="142"/>
                            <w:rPr>
                              <w:sz w:val="16"/>
                              <w:szCs w:val="16"/>
                            </w:rPr>
                          </w:pPr>
                          <w:r>
                            <w:rPr>
                              <w:sz w:val="16"/>
                              <w:szCs w:val="16"/>
                            </w:rPr>
                            <w:t xml:space="preserve">Upgrade to remaining </w:t>
                          </w:r>
                          <w:r w:rsidR="002B18CA">
                            <w:rPr>
                              <w:sz w:val="16"/>
                              <w:szCs w:val="16"/>
                            </w:rPr>
                            <w:t xml:space="preserve"> Access Points</w:t>
                          </w:r>
                        </w:p>
                        <w:p w14:paraId="122A9653" w14:textId="77777777" w:rsidR="00652F35" w:rsidRPr="002B18CA" w:rsidRDefault="00652F35" w:rsidP="00652F35">
                          <w:pPr>
                            <w:pStyle w:val="ListParagraph"/>
                            <w:numPr>
                              <w:ilvl w:val="0"/>
                              <w:numId w:val="18"/>
                            </w:numPr>
                            <w:ind w:left="142" w:hanging="142"/>
                            <w:rPr>
                              <w:sz w:val="16"/>
                              <w:szCs w:val="16"/>
                            </w:rPr>
                          </w:pPr>
                          <w:r>
                            <w:rPr>
                              <w:sz w:val="16"/>
                              <w:szCs w:val="16"/>
                            </w:rPr>
                            <w:t>BAU process Check if any AP performances /malfunctions is introduced due to firmware upgrade.</w:t>
                          </w:r>
                        </w:p>
                        <w:p w14:paraId="6D60573B" w14:textId="207A62BC" w:rsidR="000A6257" w:rsidRDefault="000A6257" w:rsidP="00652F35">
                          <w:pPr>
                            <w:pStyle w:val="ListParagraph"/>
                            <w:numPr>
                              <w:ilvl w:val="0"/>
                              <w:numId w:val="18"/>
                            </w:numPr>
                            <w:ind w:left="142" w:hanging="142"/>
                            <w:rPr>
                              <w:sz w:val="16"/>
                              <w:szCs w:val="16"/>
                            </w:rPr>
                          </w:pPr>
                        </w:p>
                      </w:txbxContent>
                    </v:textbox>
                  </v:rect>
                  <v:shapetype id="_x0000_t32" coordsize="21600,21600" o:spt="32" o:oned="t" path="m,l21600,21600e" filled="f">
                    <v:path arrowok="t" fillok="f" o:connecttype="none"/>
                    <o:lock v:ext="edit" shapetype="t"/>
                  </v:shapetype>
                  <v:shape id="Straight Arrow Connector 3" o:spid="_x0000_s1041" type="#_x0000_t32" style="position:absolute;left:11921;top:7004;width:1;height:4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" strokecolor="#4579b8 [3044]">
                    <v:stroke endarrow="block"/>
                  </v:shape>
                  <v:shape id="Straight Arrow Connector 4" o:spid="_x0000_s1042" type="#_x0000_t32" style="position:absolute;left:11921;top:16658;width:1;height:48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" strokecolor="#4579b8 [3044]">
                    <v:stroke endarrow="block"/>
                  </v:shape>
                  <v:shape id="Straight Arrow Connector 5" o:spid="_x0000_s1043" type="#_x0000_t32" style="position:absolute;left:11918;top:26747;width:3;height:46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" strokecolor="#4579b8 [3044]">
                    <v:stroke endarrow="block"/>
                  </v:shape>
                  <v:shape id="Straight Arrow Connector 21" o:spid="_x0000_s1044" type="#_x0000_t32" style="position:absolute;left:11918;top:36666;width:0;height:5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" strokecolor="#4579b8 [3044]">
                    <v:stroke endarrow="block"/>
                  </v:shape>
                  <v:shape id="Straight Arrow Connector 22" o:spid="_x0000_s1045" type="#_x0000_t32" style="position:absolute;left:11918;top:48592;width:3;height:51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" strokecolor="#4579b8 [3044]">
                    <v:stroke endarrow="block"/>
                  </v:shape>
                  <v:line id="Straight Connector 23" o:spid="_x0000_s1046" style="position:absolute;visibility:visible;mso-wrap-style:square" from="19027,4390" to="27476,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" strokecolor="#4579b8 [3044]" strokeweight=".5pt">
                    <v:stroke dashstyle="dash"/>
                  </v:line>
                  <v:line id="Straight Connector 28" o:spid="_x0000_s1047" style="position:absolute;flip:y;visibility:visible;mso-wrap-style:square" from="19030,13973" to="27471,14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" strokecolor="#4579b8 [3044]" strokeweight=".5pt">
                    <v:stroke dashstyle="dash"/>
                  </v:line>
                  <v:line id="Straight Connector 29" o:spid="_x0000_s1048" style="position:absolute;flip:y;visibility:visible;mso-wrap-style:square" from="19027,24132" to="27469,24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" strokecolor="#4579b8 [3044]" strokeweight=".5pt">
                    <v:stroke dashstyle="dash"/>
                  </v:line>
                  <v:line id="Straight Connector 30" o:spid="_x0000_s1049" style="position:absolute;flip:y;visibility:visible;mso-wrap-style:square" from="19025,34047" to="27492,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" strokecolor="#4579b8 [3044]" strokeweight=".5pt">
                    <v:stroke dashstyle="dash"/>
                  </v:line>
                  <v:line id="Straight Connector 31" o:spid="_x0000_s1050" style="position:absolute;visibility:visible;mso-wrap-style:square" from="19025,45328" to="27531,45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" strokecolor="#4579b8 [3044]" strokeweight=".5pt">
                    <v:stroke dashstyle="dash"/>
                  </v:line>
                  <v:line id="Straight Connector 32" o:spid="_x0000_s1051" style="position:absolute;visibility:visible;mso-wrap-style:square" from="19027,57036" to="27473,57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" strokecolor="#4579b8 [3044]" strokeweight=".5pt">
                    <v:stroke dashstyle="dash"/>
                  </v:line>
                </v:group>
                <w10:anchorlock/>
              </v:group>
            </w:pict>
          </mc:Fallback>
        </mc:AlternateContent>
      </w:r>
    </w:p>
    <w:p w14:paraId="4FFE8D9E" w14:textId="5DA5BB60" w:rsidR="0012464A" w:rsidRDefault="0012464A" w:rsidP="0012464A">
      <w:pPr>
        <w:pStyle w:val="Caption"/>
        <w:jc w:val="center"/>
      </w:pPr>
      <w:r>
        <w:t xml:space="preserve">Figure </w:t>
      </w:r>
      <w:r w:rsidR="00547B6F">
        <w:fldChar w:fldCharType="begin" w:fldLock="1"/>
      </w:r>
      <w:r w:rsidR="00547B6F">
        <w:instrText xml:space="preserve"> SEQ Figure \* ARABIC </w:instrText>
      </w:r>
      <w:r w:rsidR="00547B6F">
        <w:fldChar w:fldCharType="separate"/>
      </w:r>
      <w:r w:rsidR="00561467">
        <w:rPr>
          <w:noProof/>
        </w:rPr>
        <w:t>2</w:t>
      </w:r>
      <w:r w:rsidR="00547B6F">
        <w:rPr>
          <w:noProof/>
        </w:rPr>
        <w:fldChar w:fldCharType="end"/>
      </w:r>
      <w:r w:rsidRPr="00206BF1">
        <w:t xml:space="preserve"> - Firmware deployment stages</w:t>
      </w:r>
    </w:p>
    <w:p w14:paraId="4A8B67F5" w14:textId="77777777" w:rsidR="0012464A" w:rsidRDefault="0012464A" w:rsidP="0012464A">
      <w:pPr>
        <w:pStyle w:val="ListParagraph"/>
      </w:pPr>
    </w:p>
    <w:p w14:paraId="25520505" w14:textId="77777777" w:rsidR="0012464A" w:rsidRDefault="0012464A" w:rsidP="0012464A">
      <w:pPr>
        <w:pStyle w:val="ListParagraph"/>
      </w:pPr>
    </w:p>
    <w:p w14:paraId="01F020D4" w14:textId="77777777" w:rsidR="009F77EC" w:rsidRDefault="009F77EC" w:rsidP="009F77EC">
      <w:pPr>
        <w:ind w:left="720"/>
        <w:rPr>
          <w:rFonts w:ascii="Century Gothic" w:hAnsi="Century Gothic"/>
          <w:sz w:val="20"/>
          <w:szCs w:val="20"/>
        </w:rPr>
      </w:pPr>
      <w:r>
        <w:rPr>
          <w:rFonts w:ascii="Century Gothic" w:hAnsi="Century Gothic"/>
          <w:sz w:val="20"/>
          <w:szCs w:val="20"/>
        </w:rPr>
        <w:lastRenderedPageBreak/>
        <w:t>Progress of the firmware upgrade shall be monitored through the FWU reporting tool and FWU project details.</w:t>
      </w:r>
    </w:p>
    <w:p w14:paraId="448D891D" w14:textId="2280D9A2" w:rsidR="00DE1FFD" w:rsidRDefault="00A707F9" w:rsidP="00DE1FFD">
      <w:pPr>
        <w:pStyle w:val="Heading3"/>
      </w:pPr>
      <w:bookmarkStart w:id="15" w:name="_Toc169532685"/>
      <w:r w:rsidRPr="00A707F9">
        <w:t>Pre-analysis</w:t>
      </w:r>
      <w:r>
        <w:t xml:space="preserve"> Stage</w:t>
      </w:r>
      <w:bookmarkEnd w:id="15"/>
    </w:p>
    <w:p w14:paraId="7436F830" w14:textId="555E9412" w:rsidR="00DE1FFD" w:rsidRDefault="00DE1FFD" w:rsidP="00DE1FFD">
      <w:pPr>
        <w:ind w:left="720"/>
        <w:rPr>
          <w:rFonts w:ascii="Century Gothic" w:hAnsi="Century Gothic"/>
          <w:sz w:val="20"/>
          <w:szCs w:val="20"/>
        </w:rPr>
      </w:pPr>
    </w:p>
    <w:p w14:paraId="083A0672" w14:textId="77777777" w:rsidR="0009156F" w:rsidRPr="00842D5E" w:rsidRDefault="0009156F" w:rsidP="0009156F">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p>
    <w:p w14:paraId="28636582" w14:textId="77777777" w:rsidR="0009156F" w:rsidRDefault="0009156F" w:rsidP="00DE1FFD">
      <w:pPr>
        <w:ind w:left="720"/>
        <w:rPr>
          <w:rFonts w:ascii="Century Gothic" w:hAnsi="Century Gothic"/>
          <w:sz w:val="20"/>
          <w:szCs w:val="20"/>
        </w:rPr>
      </w:pPr>
    </w:p>
    <w:p w14:paraId="3CD86D7A" w14:textId="51252FE7" w:rsidR="00DE1FFD" w:rsidRDefault="0070581B" w:rsidP="00DE1FFD">
      <w:pPr>
        <w:ind w:left="720"/>
        <w:rPr>
          <w:rFonts w:ascii="Century Gothic" w:hAnsi="Century Gothic"/>
          <w:sz w:val="20"/>
          <w:szCs w:val="20"/>
        </w:rPr>
      </w:pPr>
      <w:r>
        <w:rPr>
          <w:rFonts w:ascii="Century Gothic" w:hAnsi="Century Gothic"/>
          <w:sz w:val="20"/>
          <w:szCs w:val="20"/>
        </w:rPr>
        <w:t>The pre-analysis stage shall be composed of the following activities:</w:t>
      </w:r>
    </w:p>
    <w:p w14:paraId="0ED658A0" w14:textId="24E6E1B2" w:rsidR="00606BD9" w:rsidRPr="00F27661" w:rsidRDefault="0070581B" w:rsidP="00606BD9">
      <w:pPr>
        <w:pStyle w:val="ListParagraph"/>
        <w:numPr>
          <w:ilvl w:val="0"/>
          <w:numId w:val="12"/>
        </w:numPr>
      </w:pPr>
      <w:r>
        <w:t xml:space="preserve">Identify </w:t>
      </w:r>
      <w:r w:rsidR="001D7F90">
        <w:t>Access points with good communication history and avoid using COMMS_FLAPPERS</w:t>
      </w:r>
    </w:p>
    <w:p w14:paraId="3BFC3B7A" w14:textId="5A983C77" w:rsidR="00DD1686" w:rsidRDefault="00DD1686" w:rsidP="00606BD9">
      <w:pPr>
        <w:pStyle w:val="ListParagraph"/>
        <w:numPr>
          <w:ilvl w:val="0"/>
          <w:numId w:val="20"/>
        </w:numPr>
      </w:pPr>
      <w:r>
        <w:t xml:space="preserve">List all </w:t>
      </w:r>
      <w:r w:rsidR="001D7F90">
        <w:t>Access points</w:t>
      </w:r>
      <w:r>
        <w:t xml:space="preserve"> that are to be in scope of BVT, Stage 1 and Stage 2</w:t>
      </w:r>
      <w:r w:rsidR="00E17AAA">
        <w:t xml:space="preserve"> based on the following criteria:</w:t>
      </w:r>
    </w:p>
    <w:p w14:paraId="5DC22AAE" w14:textId="5DEC4423" w:rsidR="00EC7B15" w:rsidRDefault="00EC7B15" w:rsidP="00E17AAA">
      <w:pPr>
        <w:pStyle w:val="ListParagraph"/>
        <w:numPr>
          <w:ilvl w:val="1"/>
          <w:numId w:val="20"/>
        </w:numPr>
      </w:pPr>
      <w:r w:rsidRPr="00AD1D98">
        <w:rPr>
          <w:b/>
          <w:bCs/>
        </w:rPr>
        <w:t xml:space="preserve">Operation </w:t>
      </w:r>
      <w:proofErr w:type="gramStart"/>
      <w:r w:rsidRPr="00AD1D98">
        <w:rPr>
          <w:b/>
          <w:bCs/>
        </w:rPr>
        <w:t>state :</w:t>
      </w:r>
      <w:proofErr w:type="gramEnd"/>
      <w:r>
        <w:t xml:space="preserve"> Active</w:t>
      </w:r>
    </w:p>
    <w:p w14:paraId="62E7D205" w14:textId="6B3965D5" w:rsidR="009C1336" w:rsidRDefault="009C1336" w:rsidP="00E17AAA">
      <w:pPr>
        <w:pStyle w:val="ListParagraph"/>
        <w:numPr>
          <w:ilvl w:val="1"/>
          <w:numId w:val="20"/>
        </w:numPr>
      </w:pPr>
      <w:proofErr w:type="gramStart"/>
      <w:r>
        <w:rPr>
          <w:b/>
          <w:bCs/>
        </w:rPr>
        <w:t>Location :</w:t>
      </w:r>
      <w:proofErr w:type="gramEnd"/>
      <w:r>
        <w:t xml:space="preserve"> </w:t>
      </w:r>
      <w:r w:rsidR="00FC13E2">
        <w:t xml:space="preserve">close proximity to Rooney </w:t>
      </w:r>
      <w:r w:rsidR="00892378">
        <w:t>St. depot and Ardeer depot</w:t>
      </w:r>
    </w:p>
    <w:p w14:paraId="49A924C2" w14:textId="3F9EB080" w:rsidR="00E17AAA" w:rsidRPr="00AD1D98" w:rsidRDefault="00AD1D98" w:rsidP="00E17AAA">
      <w:pPr>
        <w:pStyle w:val="ListParagraph"/>
        <w:numPr>
          <w:ilvl w:val="1"/>
          <w:numId w:val="20"/>
        </w:numPr>
      </w:pPr>
      <w:r w:rsidRPr="00AD1D98">
        <w:rPr>
          <w:b/>
          <w:bCs/>
        </w:rPr>
        <w:t xml:space="preserve">BVT </w:t>
      </w:r>
      <w:proofErr w:type="gramStart"/>
      <w:r w:rsidRPr="00AD1D98">
        <w:rPr>
          <w:b/>
          <w:bCs/>
        </w:rPr>
        <w:t>Stage :</w:t>
      </w:r>
      <w:proofErr w:type="gramEnd"/>
      <w:r>
        <w:t xml:space="preserve"> </w:t>
      </w:r>
      <w:r w:rsidR="00CD76BC">
        <w:t>10</w:t>
      </w:r>
      <w:r w:rsidR="00E956DE">
        <w:t xml:space="preserve"> </w:t>
      </w:r>
      <w:r w:rsidR="001D7F90">
        <w:t>Access points and 10 Relays</w:t>
      </w:r>
    </w:p>
    <w:p w14:paraId="1728EFF2" w14:textId="2A4BE652" w:rsidR="001D7F90" w:rsidRDefault="00AD1D98">
      <w:pPr>
        <w:pStyle w:val="ListParagraph"/>
        <w:numPr>
          <w:ilvl w:val="1"/>
          <w:numId w:val="20"/>
        </w:numPr>
      </w:pPr>
      <w:r w:rsidRPr="001D7F90">
        <w:rPr>
          <w:b/>
          <w:bCs/>
        </w:rPr>
        <w:t>Stage 1:</w:t>
      </w:r>
      <w:r>
        <w:t xml:space="preserve"> 100 </w:t>
      </w:r>
      <w:r w:rsidR="001D7F90">
        <w:t>Access Point and 100 Relays</w:t>
      </w:r>
    </w:p>
    <w:p w14:paraId="331D56F7" w14:textId="0D59E3EF" w:rsidR="00842D5E" w:rsidRPr="00932B6A" w:rsidRDefault="00AD1D98">
      <w:pPr>
        <w:pStyle w:val="ListParagraph"/>
        <w:numPr>
          <w:ilvl w:val="1"/>
          <w:numId w:val="20"/>
        </w:numPr>
      </w:pPr>
      <w:r w:rsidRPr="001D7F90">
        <w:rPr>
          <w:b/>
          <w:bCs/>
        </w:rPr>
        <w:t>Stage 2:</w:t>
      </w:r>
      <w:r>
        <w:t xml:space="preserve"> </w:t>
      </w:r>
      <w:r w:rsidR="001D7F90">
        <w:t>3</w:t>
      </w:r>
      <w:r>
        <w:t xml:space="preserve">00 </w:t>
      </w:r>
      <w:r w:rsidR="001D7F90">
        <w:t>Access points and 1000 relays</w:t>
      </w:r>
    </w:p>
    <w:p w14:paraId="02E08844" w14:textId="08478E69" w:rsidR="00932B6A" w:rsidRDefault="00365F0B" w:rsidP="00932B6A">
      <w:pPr>
        <w:pStyle w:val="ListParagraph"/>
        <w:numPr>
          <w:ilvl w:val="0"/>
          <w:numId w:val="20"/>
        </w:numPr>
      </w:pPr>
      <w:r>
        <w:t xml:space="preserve">Import list of </w:t>
      </w:r>
      <w:r w:rsidR="001D7F90">
        <w:t xml:space="preserve">Access points and relays </w:t>
      </w:r>
      <w:r>
        <w:t xml:space="preserve">to into the tracking spreadsheet </w:t>
      </w:r>
      <w:r w:rsidR="005B751F">
        <w:t>located in:</w:t>
      </w:r>
    </w:p>
    <w:p w14:paraId="7200418E" w14:textId="5F5564A4" w:rsidR="001D7F90" w:rsidRPr="00455E0D" w:rsidRDefault="001D7F90" w:rsidP="00932B6A">
      <w:pPr>
        <w:pStyle w:val="ListParagraph"/>
        <w:numPr>
          <w:ilvl w:val="0"/>
          <w:numId w:val="20"/>
        </w:numPr>
        <w:rPr>
          <w:color w:val="000000" w:themeColor="text1"/>
        </w:rPr>
      </w:pPr>
      <w:r w:rsidRPr="00455E0D">
        <w:rPr>
          <w:color w:val="000000" w:themeColor="text1"/>
        </w:rPr>
        <w:t>ACC Deployment\2024 - AP-Relay NIC Firmware Deployment</w:t>
      </w:r>
    </w:p>
    <w:p w14:paraId="50D1962B" w14:textId="77777777" w:rsidR="00364B5B" w:rsidRDefault="00364B5B" w:rsidP="00364B5B">
      <w:pPr>
        <w:pStyle w:val="ListParagraph"/>
        <w:numPr>
          <w:ilvl w:val="0"/>
          <w:numId w:val="20"/>
        </w:numPr>
      </w:pPr>
      <w:r>
        <w:t xml:space="preserve">Collect all pre upgrade data and record in the tracking spreadsheet. </w:t>
      </w:r>
      <w:r w:rsidRPr="008125A6">
        <w:t>The</w:t>
      </w:r>
      <w:r>
        <w:t xml:space="preserve"> pre and post </w:t>
      </w:r>
      <w:r w:rsidRPr="008125A6">
        <w:t xml:space="preserve">firmware upgrade data </w:t>
      </w:r>
      <w:r>
        <w:t xml:space="preserve">shall be compared </w:t>
      </w:r>
      <w:r w:rsidRPr="008125A6">
        <w:t>to ensure that the expected behaviour is observed.</w:t>
      </w:r>
    </w:p>
    <w:p w14:paraId="137AD78D" w14:textId="77777777" w:rsidR="00364B5B" w:rsidRPr="00A74157" w:rsidRDefault="00364B5B" w:rsidP="00364B5B">
      <w:pPr>
        <w:pStyle w:val="ListParagraph"/>
        <w:ind w:left="1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2880"/>
        <w:gridCol w:w="3073"/>
      </w:tblGrid>
      <w:tr w:rsidR="00364B5B" w:rsidRPr="00B62A63" w14:paraId="467F6B68" w14:textId="77777777" w:rsidTr="000A6257">
        <w:tc>
          <w:tcPr>
            <w:tcW w:w="3369" w:type="dxa"/>
            <w:shd w:val="clear" w:color="auto" w:fill="D9D9D9" w:themeFill="background1" w:themeFillShade="D9"/>
            <w:vAlign w:val="center"/>
          </w:tcPr>
          <w:p w14:paraId="6AABED39" w14:textId="77777777" w:rsidR="00364B5B" w:rsidRPr="00B62A63" w:rsidRDefault="00364B5B" w:rsidP="000A6257">
            <w:pPr>
              <w:pStyle w:val="TableColumnText"/>
              <w:jc w:val="center"/>
              <w:rPr>
                <w:sz w:val="16"/>
                <w:szCs w:val="16"/>
                <w:lang w:val="en-US"/>
              </w:rPr>
            </w:pPr>
            <w:commentRangeStart w:id="16"/>
            <w:r>
              <w:rPr>
                <w:sz w:val="16"/>
                <w:szCs w:val="16"/>
                <w:lang w:val="en-US"/>
              </w:rPr>
              <w:t>Data t</w:t>
            </w:r>
            <w:r w:rsidRPr="00B62A63">
              <w:rPr>
                <w:sz w:val="16"/>
                <w:szCs w:val="16"/>
                <w:lang w:val="en-US"/>
              </w:rPr>
              <w:t xml:space="preserve">o be </w:t>
            </w:r>
            <w:r>
              <w:rPr>
                <w:sz w:val="16"/>
                <w:szCs w:val="16"/>
                <w:lang w:val="en-US"/>
              </w:rPr>
              <w:t>collected</w:t>
            </w:r>
            <w:commentRangeEnd w:id="16"/>
            <w:r w:rsidR="00183ABE">
              <w:rPr>
                <w:rStyle w:val="CommentReference"/>
                <w:b w:val="0"/>
                <w:lang w:val="en-US"/>
              </w:rPr>
              <w:commentReference w:id="16"/>
            </w:r>
          </w:p>
        </w:tc>
        <w:tc>
          <w:tcPr>
            <w:tcW w:w="2880" w:type="dxa"/>
            <w:shd w:val="clear" w:color="auto" w:fill="D9D9D9" w:themeFill="background1" w:themeFillShade="D9"/>
            <w:vAlign w:val="center"/>
          </w:tcPr>
          <w:p w14:paraId="60B89BF7" w14:textId="77777777" w:rsidR="00364B5B" w:rsidRPr="00B62A63" w:rsidRDefault="00364B5B" w:rsidP="000A6257">
            <w:pPr>
              <w:pStyle w:val="TableColumnText"/>
              <w:jc w:val="center"/>
              <w:rPr>
                <w:sz w:val="16"/>
                <w:szCs w:val="16"/>
                <w:lang w:val="en-US"/>
              </w:rPr>
            </w:pPr>
            <w:r w:rsidRPr="00B62A63">
              <w:rPr>
                <w:sz w:val="16"/>
                <w:szCs w:val="16"/>
                <w:lang w:val="en-US"/>
              </w:rPr>
              <w:t>Method</w:t>
            </w:r>
          </w:p>
        </w:tc>
        <w:tc>
          <w:tcPr>
            <w:tcW w:w="3073" w:type="dxa"/>
            <w:shd w:val="clear" w:color="auto" w:fill="D9D9D9" w:themeFill="background1" w:themeFillShade="D9"/>
          </w:tcPr>
          <w:p w14:paraId="25444107" w14:textId="77777777" w:rsidR="00364B5B" w:rsidRPr="00B62A63" w:rsidRDefault="00364B5B" w:rsidP="000A6257">
            <w:pPr>
              <w:pStyle w:val="TableColumnText"/>
              <w:jc w:val="center"/>
              <w:rPr>
                <w:sz w:val="16"/>
                <w:szCs w:val="16"/>
                <w:lang w:val="en-US"/>
              </w:rPr>
            </w:pPr>
            <w:r w:rsidRPr="00B62A63">
              <w:rPr>
                <w:sz w:val="16"/>
                <w:szCs w:val="16"/>
                <w:lang w:val="en-US"/>
              </w:rPr>
              <w:t>Expected</w:t>
            </w:r>
          </w:p>
        </w:tc>
      </w:tr>
      <w:tr w:rsidR="00364B5B" w:rsidRPr="00B62A63" w14:paraId="007DC9A2" w14:textId="77777777" w:rsidTr="000A6257">
        <w:trPr>
          <w:trHeight w:val="227"/>
        </w:trPr>
        <w:tc>
          <w:tcPr>
            <w:tcW w:w="3369" w:type="dxa"/>
            <w:shd w:val="clear" w:color="auto" w:fill="auto"/>
            <w:vAlign w:val="center"/>
          </w:tcPr>
          <w:p w14:paraId="214841A9" w14:textId="077538B3" w:rsidR="00364B5B" w:rsidRPr="00B62A63" w:rsidRDefault="001D7F90" w:rsidP="000A6257">
            <w:pPr>
              <w:pStyle w:val="DocumentText10pt"/>
              <w:keepLines/>
              <w:widowControl w:val="0"/>
              <w:spacing w:before="40" w:after="40"/>
              <w:rPr>
                <w:sz w:val="16"/>
                <w:szCs w:val="16"/>
                <w:lang w:val="en-US"/>
              </w:rPr>
            </w:pPr>
            <w:r>
              <w:rPr>
                <w:sz w:val="16"/>
                <w:szCs w:val="16"/>
                <w:lang w:val="en-US"/>
              </w:rPr>
              <w:t xml:space="preserve">Access points and </w:t>
            </w:r>
            <w:proofErr w:type="gramStart"/>
            <w:r>
              <w:rPr>
                <w:sz w:val="16"/>
                <w:szCs w:val="16"/>
                <w:lang w:val="en-US"/>
              </w:rPr>
              <w:t xml:space="preserve">relays </w:t>
            </w:r>
            <w:r w:rsidR="00364B5B" w:rsidRPr="00B62A63">
              <w:rPr>
                <w:sz w:val="16"/>
                <w:szCs w:val="16"/>
                <w:lang w:val="en-US"/>
              </w:rPr>
              <w:t xml:space="preserve"> communication</w:t>
            </w:r>
            <w:proofErr w:type="gramEnd"/>
          </w:p>
        </w:tc>
        <w:tc>
          <w:tcPr>
            <w:tcW w:w="2880" w:type="dxa"/>
            <w:shd w:val="clear" w:color="auto" w:fill="auto"/>
            <w:vAlign w:val="center"/>
          </w:tcPr>
          <w:p w14:paraId="6C0BB1CE" w14:textId="7F3489B5" w:rsidR="00364B5B" w:rsidRPr="00B62A63" w:rsidRDefault="001D7F90" w:rsidP="000A6257">
            <w:pPr>
              <w:pStyle w:val="DocumentText10pt"/>
              <w:keepLines/>
              <w:widowControl w:val="0"/>
              <w:spacing w:before="40" w:after="40"/>
              <w:rPr>
                <w:sz w:val="16"/>
                <w:szCs w:val="16"/>
                <w:lang w:val="en-US"/>
              </w:rPr>
            </w:pPr>
            <w:r>
              <w:rPr>
                <w:sz w:val="16"/>
                <w:szCs w:val="16"/>
                <w:lang w:val="en-US"/>
              </w:rPr>
              <w:t>UIQ Ping Schedule/NC</w:t>
            </w:r>
            <w:r w:rsidR="001C4629">
              <w:rPr>
                <w:sz w:val="16"/>
                <w:szCs w:val="16"/>
                <w:lang w:val="en-US"/>
              </w:rPr>
              <w:t>/MKT</w:t>
            </w:r>
          </w:p>
        </w:tc>
        <w:tc>
          <w:tcPr>
            <w:tcW w:w="3073" w:type="dxa"/>
          </w:tcPr>
          <w:p w14:paraId="17B11BA2" w14:textId="4DF8D161" w:rsidR="00364B5B" w:rsidRPr="00B62A63" w:rsidRDefault="001D7F90" w:rsidP="000A6257">
            <w:pPr>
              <w:pStyle w:val="DocumentText10pt"/>
              <w:keepLines/>
              <w:widowControl w:val="0"/>
              <w:spacing w:before="40" w:after="40"/>
              <w:rPr>
                <w:sz w:val="16"/>
                <w:szCs w:val="16"/>
                <w:lang w:val="en-US"/>
              </w:rPr>
            </w:pPr>
            <w:r>
              <w:rPr>
                <w:sz w:val="16"/>
                <w:szCs w:val="16"/>
                <w:lang w:val="en-US"/>
              </w:rPr>
              <w:t xml:space="preserve">AP/Relay </w:t>
            </w:r>
            <w:r w:rsidR="00364B5B">
              <w:rPr>
                <w:sz w:val="16"/>
                <w:szCs w:val="16"/>
                <w:lang w:val="en-US"/>
              </w:rPr>
              <w:t>have &gt;9</w:t>
            </w:r>
            <w:r w:rsidR="00540F1D">
              <w:rPr>
                <w:sz w:val="16"/>
                <w:szCs w:val="16"/>
                <w:lang w:val="en-US"/>
              </w:rPr>
              <w:t>9</w:t>
            </w:r>
            <w:r w:rsidR="00364B5B">
              <w:rPr>
                <w:sz w:val="16"/>
                <w:szCs w:val="16"/>
                <w:lang w:val="en-US"/>
              </w:rPr>
              <w:t>% comms performance</w:t>
            </w:r>
          </w:p>
        </w:tc>
      </w:tr>
      <w:tr w:rsidR="00364B5B" w:rsidRPr="00B62A63" w14:paraId="73C761B4" w14:textId="77777777" w:rsidTr="000A6257">
        <w:trPr>
          <w:trHeight w:val="227"/>
        </w:trPr>
        <w:tc>
          <w:tcPr>
            <w:tcW w:w="3369" w:type="dxa"/>
            <w:shd w:val="clear" w:color="auto" w:fill="auto"/>
            <w:vAlign w:val="center"/>
          </w:tcPr>
          <w:p w14:paraId="74ACECAB" w14:textId="6C75643B" w:rsidR="00364B5B" w:rsidRPr="00B62A63" w:rsidRDefault="001D7F90" w:rsidP="000A6257">
            <w:pPr>
              <w:pStyle w:val="DocumentText10pt"/>
              <w:keepLines/>
              <w:widowControl w:val="0"/>
              <w:spacing w:before="40" w:after="40"/>
              <w:rPr>
                <w:sz w:val="16"/>
                <w:szCs w:val="16"/>
                <w:lang w:val="en-US"/>
              </w:rPr>
            </w:pPr>
            <w:r>
              <w:rPr>
                <w:sz w:val="16"/>
                <w:szCs w:val="16"/>
                <w:lang w:val="en-US"/>
              </w:rPr>
              <w:t>Access point device count</w:t>
            </w:r>
          </w:p>
        </w:tc>
        <w:tc>
          <w:tcPr>
            <w:tcW w:w="2880" w:type="dxa"/>
            <w:shd w:val="clear" w:color="auto" w:fill="auto"/>
            <w:vAlign w:val="center"/>
          </w:tcPr>
          <w:p w14:paraId="29004B64" w14:textId="0D5A7D50" w:rsidR="00364B5B" w:rsidRPr="00B62A63" w:rsidRDefault="001D7F90" w:rsidP="000A6257">
            <w:pPr>
              <w:pStyle w:val="DocumentText10pt"/>
              <w:keepLines/>
              <w:widowControl w:val="0"/>
              <w:spacing w:before="40" w:after="40"/>
              <w:rPr>
                <w:sz w:val="16"/>
                <w:szCs w:val="16"/>
                <w:lang w:val="en-US"/>
              </w:rPr>
            </w:pPr>
            <w:r>
              <w:rPr>
                <w:sz w:val="16"/>
                <w:szCs w:val="16"/>
                <w:lang w:val="en-US"/>
              </w:rPr>
              <w:t>UIQ Schedule/NC</w:t>
            </w:r>
          </w:p>
        </w:tc>
        <w:tc>
          <w:tcPr>
            <w:tcW w:w="3073" w:type="dxa"/>
          </w:tcPr>
          <w:p w14:paraId="0B5916AB" w14:textId="037C3D9C" w:rsidR="00364B5B" w:rsidRPr="00B62A63" w:rsidRDefault="001D7F90" w:rsidP="000A6257">
            <w:pPr>
              <w:pStyle w:val="DocumentText10pt"/>
              <w:keepLines/>
              <w:widowControl w:val="0"/>
              <w:spacing w:before="40" w:after="40"/>
              <w:rPr>
                <w:sz w:val="16"/>
                <w:szCs w:val="16"/>
                <w:lang w:val="en-US"/>
              </w:rPr>
            </w:pPr>
            <w:r>
              <w:rPr>
                <w:sz w:val="16"/>
                <w:szCs w:val="16"/>
                <w:lang w:val="en-US"/>
              </w:rPr>
              <w:t>Access Point and relay performance as normal</w:t>
            </w:r>
            <w:r w:rsidR="00364B5B" w:rsidRPr="00B62A63">
              <w:rPr>
                <w:sz w:val="16"/>
                <w:szCs w:val="16"/>
                <w:lang w:val="en-US"/>
              </w:rPr>
              <w:t xml:space="preserve"> </w:t>
            </w:r>
          </w:p>
        </w:tc>
      </w:tr>
      <w:tr w:rsidR="00364B5B" w:rsidRPr="00B62A63" w14:paraId="2EDDC5D6" w14:textId="77777777" w:rsidTr="000A6257">
        <w:trPr>
          <w:trHeight w:val="227"/>
        </w:trPr>
        <w:tc>
          <w:tcPr>
            <w:tcW w:w="3369" w:type="dxa"/>
            <w:shd w:val="clear" w:color="auto" w:fill="auto"/>
            <w:vAlign w:val="center"/>
          </w:tcPr>
          <w:p w14:paraId="42FC3073" w14:textId="19522598" w:rsidR="00364B5B" w:rsidRPr="00B62A63" w:rsidRDefault="001D7F90" w:rsidP="000A6257">
            <w:pPr>
              <w:pStyle w:val="DocumentText10pt"/>
              <w:keepLines/>
              <w:widowControl w:val="0"/>
              <w:spacing w:before="40" w:after="40"/>
              <w:rPr>
                <w:sz w:val="16"/>
                <w:szCs w:val="16"/>
                <w:lang w:val="en-US"/>
              </w:rPr>
            </w:pPr>
            <w:r>
              <w:rPr>
                <w:sz w:val="16"/>
                <w:szCs w:val="16"/>
                <w:lang w:val="en-US"/>
              </w:rPr>
              <w:t xml:space="preserve">Access point Read </w:t>
            </w:r>
            <w:proofErr w:type="spellStart"/>
            <w:r>
              <w:rPr>
                <w:sz w:val="16"/>
                <w:szCs w:val="16"/>
                <w:lang w:val="en-US"/>
              </w:rPr>
              <w:t>sucess</w:t>
            </w:r>
            <w:proofErr w:type="spellEnd"/>
          </w:p>
        </w:tc>
        <w:tc>
          <w:tcPr>
            <w:tcW w:w="2880" w:type="dxa"/>
            <w:shd w:val="clear" w:color="auto" w:fill="auto"/>
            <w:vAlign w:val="center"/>
          </w:tcPr>
          <w:p w14:paraId="5FDB8192" w14:textId="77B81E4B" w:rsidR="00364B5B" w:rsidRPr="00B62A63" w:rsidRDefault="001D7F90" w:rsidP="000A6257">
            <w:pPr>
              <w:pStyle w:val="DocumentText10pt"/>
              <w:keepLines/>
              <w:widowControl w:val="0"/>
              <w:spacing w:before="40" w:after="40"/>
              <w:rPr>
                <w:sz w:val="16"/>
                <w:szCs w:val="16"/>
                <w:lang w:val="en-US"/>
              </w:rPr>
            </w:pPr>
            <w:r>
              <w:rPr>
                <w:sz w:val="16"/>
                <w:szCs w:val="16"/>
                <w:lang w:val="en-US"/>
              </w:rPr>
              <w:t>UIQ Schedule/NC</w:t>
            </w:r>
          </w:p>
        </w:tc>
        <w:tc>
          <w:tcPr>
            <w:tcW w:w="3073" w:type="dxa"/>
          </w:tcPr>
          <w:p w14:paraId="0306970F" w14:textId="086FB06C" w:rsidR="00364B5B" w:rsidRPr="00B62A63" w:rsidRDefault="001D7F90" w:rsidP="000A6257">
            <w:pPr>
              <w:pStyle w:val="DocumentText10pt"/>
              <w:keepLines/>
              <w:widowControl w:val="0"/>
              <w:spacing w:before="40" w:after="40"/>
              <w:rPr>
                <w:sz w:val="16"/>
                <w:szCs w:val="16"/>
                <w:lang w:val="en-US"/>
              </w:rPr>
            </w:pPr>
            <w:r>
              <w:rPr>
                <w:sz w:val="16"/>
                <w:szCs w:val="16"/>
                <w:lang w:val="en-US"/>
              </w:rPr>
              <w:t>Access Point performance as normal</w:t>
            </w:r>
          </w:p>
        </w:tc>
      </w:tr>
      <w:tr w:rsidR="00364B5B" w:rsidRPr="00B62A63" w14:paraId="7FF9E8C4" w14:textId="77777777" w:rsidTr="000A6257">
        <w:trPr>
          <w:trHeight w:val="227"/>
        </w:trPr>
        <w:tc>
          <w:tcPr>
            <w:tcW w:w="3369" w:type="dxa"/>
            <w:shd w:val="clear" w:color="auto" w:fill="auto"/>
            <w:vAlign w:val="center"/>
          </w:tcPr>
          <w:p w14:paraId="0CFB5CBE" w14:textId="4A22886C" w:rsidR="00364B5B" w:rsidRPr="00B62A63" w:rsidRDefault="001D7F90" w:rsidP="000A6257">
            <w:pPr>
              <w:pStyle w:val="DocumentText10pt"/>
              <w:keepLines/>
              <w:widowControl w:val="0"/>
              <w:spacing w:before="40" w:after="40"/>
              <w:rPr>
                <w:sz w:val="16"/>
                <w:szCs w:val="16"/>
                <w:lang w:val="en-US"/>
              </w:rPr>
            </w:pPr>
            <w:r>
              <w:rPr>
                <w:sz w:val="16"/>
                <w:szCs w:val="16"/>
                <w:lang w:val="en-US"/>
              </w:rPr>
              <w:t xml:space="preserve">Access point and relay </w:t>
            </w:r>
            <w:r w:rsidR="00364B5B" w:rsidRPr="00B62A63">
              <w:rPr>
                <w:sz w:val="16"/>
                <w:szCs w:val="16"/>
                <w:lang w:val="en-US"/>
              </w:rPr>
              <w:t>events</w:t>
            </w:r>
          </w:p>
        </w:tc>
        <w:tc>
          <w:tcPr>
            <w:tcW w:w="2880" w:type="dxa"/>
            <w:shd w:val="clear" w:color="auto" w:fill="auto"/>
            <w:vAlign w:val="center"/>
          </w:tcPr>
          <w:p w14:paraId="22219FC5" w14:textId="41AA979B" w:rsidR="00364B5B" w:rsidRPr="00B62A63" w:rsidRDefault="001C4629" w:rsidP="000A6257">
            <w:pPr>
              <w:pStyle w:val="DocumentText10pt"/>
              <w:keepLines/>
              <w:widowControl w:val="0"/>
              <w:spacing w:before="40" w:after="40"/>
              <w:rPr>
                <w:sz w:val="16"/>
                <w:szCs w:val="16"/>
                <w:lang w:val="en-US"/>
              </w:rPr>
            </w:pPr>
            <w:r>
              <w:rPr>
                <w:sz w:val="16"/>
                <w:szCs w:val="16"/>
                <w:lang w:val="en-US"/>
              </w:rPr>
              <w:t>UIQ Schedule/NC</w:t>
            </w:r>
          </w:p>
        </w:tc>
        <w:tc>
          <w:tcPr>
            <w:tcW w:w="3073" w:type="dxa"/>
          </w:tcPr>
          <w:p w14:paraId="7EFB0BA0" w14:textId="434851D1" w:rsidR="00364B5B" w:rsidRPr="00B62A63" w:rsidRDefault="00364B5B" w:rsidP="000A6257">
            <w:pPr>
              <w:pStyle w:val="DocumentText10pt"/>
              <w:keepLines/>
              <w:widowControl w:val="0"/>
              <w:spacing w:before="40" w:after="40"/>
              <w:rPr>
                <w:sz w:val="16"/>
                <w:szCs w:val="16"/>
                <w:lang w:val="en-US"/>
              </w:rPr>
            </w:pPr>
            <w:r w:rsidRPr="00B62A63">
              <w:rPr>
                <w:sz w:val="16"/>
                <w:szCs w:val="16"/>
                <w:lang w:val="en-US"/>
              </w:rPr>
              <w:t xml:space="preserve">There are no unexpected </w:t>
            </w:r>
            <w:r w:rsidR="001C4629">
              <w:rPr>
                <w:sz w:val="16"/>
                <w:szCs w:val="16"/>
                <w:lang w:val="en-US"/>
              </w:rPr>
              <w:t>AP/Relay</w:t>
            </w:r>
            <w:r w:rsidRPr="00B62A63">
              <w:rPr>
                <w:sz w:val="16"/>
                <w:szCs w:val="16"/>
                <w:lang w:val="en-US"/>
              </w:rPr>
              <w:t xml:space="preserve"> events generated</w:t>
            </w:r>
          </w:p>
        </w:tc>
      </w:tr>
      <w:tr w:rsidR="00847827" w:rsidRPr="00B62A63" w14:paraId="6BBC244E" w14:textId="77777777" w:rsidTr="000A6257">
        <w:trPr>
          <w:trHeight w:val="227"/>
        </w:trPr>
        <w:tc>
          <w:tcPr>
            <w:tcW w:w="3369" w:type="dxa"/>
            <w:shd w:val="clear" w:color="auto" w:fill="auto"/>
            <w:vAlign w:val="center"/>
          </w:tcPr>
          <w:p w14:paraId="6B39FBE2" w14:textId="54359FCB" w:rsidR="00847827" w:rsidRDefault="001F1E4B" w:rsidP="000A6257">
            <w:pPr>
              <w:pStyle w:val="DocumentText10pt"/>
              <w:keepLines/>
              <w:widowControl w:val="0"/>
              <w:spacing w:before="40" w:after="40"/>
              <w:rPr>
                <w:sz w:val="16"/>
                <w:szCs w:val="16"/>
                <w:lang w:val="en-US"/>
              </w:rPr>
            </w:pPr>
            <w:r>
              <w:rPr>
                <w:sz w:val="16"/>
                <w:szCs w:val="16"/>
                <w:lang w:val="en-US"/>
              </w:rPr>
              <w:t>Meter Performance</w:t>
            </w:r>
          </w:p>
        </w:tc>
        <w:tc>
          <w:tcPr>
            <w:tcW w:w="2880" w:type="dxa"/>
            <w:shd w:val="clear" w:color="auto" w:fill="auto"/>
            <w:vAlign w:val="center"/>
          </w:tcPr>
          <w:p w14:paraId="2A80F94D" w14:textId="1068F8BC" w:rsidR="00847827" w:rsidRDefault="001F1E4B" w:rsidP="000A6257">
            <w:pPr>
              <w:pStyle w:val="DocumentText10pt"/>
              <w:keepLines/>
              <w:widowControl w:val="0"/>
              <w:spacing w:before="40" w:after="40"/>
              <w:rPr>
                <w:sz w:val="16"/>
                <w:szCs w:val="16"/>
                <w:lang w:val="en-US"/>
              </w:rPr>
            </w:pPr>
            <w:r>
              <w:rPr>
                <w:sz w:val="16"/>
                <w:szCs w:val="16"/>
                <w:lang w:val="en-US"/>
              </w:rPr>
              <w:t>UIQ Schedule</w:t>
            </w:r>
          </w:p>
        </w:tc>
        <w:tc>
          <w:tcPr>
            <w:tcW w:w="3073" w:type="dxa"/>
          </w:tcPr>
          <w:p w14:paraId="30E8BD8A" w14:textId="48CA75C8" w:rsidR="00847827" w:rsidRPr="00B62A63" w:rsidRDefault="0036242F" w:rsidP="000A6257">
            <w:pPr>
              <w:pStyle w:val="DocumentText10pt"/>
              <w:keepLines/>
              <w:widowControl w:val="0"/>
              <w:spacing w:before="40" w:after="40"/>
              <w:rPr>
                <w:sz w:val="16"/>
                <w:szCs w:val="16"/>
                <w:lang w:val="en-US"/>
              </w:rPr>
            </w:pPr>
            <w:r>
              <w:rPr>
                <w:sz w:val="16"/>
                <w:szCs w:val="16"/>
                <w:lang w:val="en-US"/>
              </w:rPr>
              <w:t xml:space="preserve">Hourly meter read </w:t>
            </w:r>
            <w:r w:rsidR="00B767B6">
              <w:rPr>
                <w:sz w:val="16"/>
                <w:szCs w:val="16"/>
                <w:lang w:val="en-US"/>
              </w:rPr>
              <w:t>p</w:t>
            </w:r>
            <w:r>
              <w:rPr>
                <w:sz w:val="16"/>
                <w:szCs w:val="16"/>
                <w:lang w:val="en-US"/>
              </w:rPr>
              <w:t>erformance</w:t>
            </w:r>
            <w:r w:rsidR="00B767B6">
              <w:rPr>
                <w:sz w:val="16"/>
                <w:szCs w:val="16"/>
                <w:lang w:val="en-US"/>
              </w:rPr>
              <w:t xml:space="preserve"> as expected </w:t>
            </w:r>
          </w:p>
        </w:tc>
      </w:tr>
    </w:tbl>
    <w:p w14:paraId="23844A39" w14:textId="2EF2CBE6" w:rsidR="00364B5B" w:rsidRDefault="00364B5B" w:rsidP="00364B5B">
      <w:pPr>
        <w:pStyle w:val="Caption"/>
        <w:jc w:val="center"/>
      </w:pPr>
      <w:bookmarkStart w:id="17" w:name="_Ref93474484"/>
      <w:r>
        <w:t xml:space="preserve">Table </w:t>
      </w:r>
      <w:r w:rsidR="00547B6F">
        <w:fldChar w:fldCharType="begin"/>
      </w:r>
      <w:r w:rsidR="00547B6F">
        <w:instrText xml:space="preserve"> SEQ Table \* ARABIC </w:instrText>
      </w:r>
      <w:r w:rsidR="00547B6F">
        <w:fldChar w:fldCharType="separate"/>
      </w:r>
      <w:ins w:id="18" w:author="Jarillas, Leonard" w:date="2024-06-06T16:59:00Z">
        <w:r w:rsidR="000F1AFC">
          <w:rPr>
            <w:noProof/>
          </w:rPr>
          <w:t>4</w:t>
        </w:r>
      </w:ins>
      <w:r w:rsidR="00547B6F">
        <w:rPr>
          <w:noProof/>
        </w:rPr>
        <w:fldChar w:fldCharType="end"/>
      </w:r>
      <w:r>
        <w:t xml:space="preserve"> </w:t>
      </w:r>
      <w:r w:rsidRPr="006A2677">
        <w:t>- Pre &amp; Post Upgrade Data</w:t>
      </w:r>
      <w:bookmarkEnd w:id="17"/>
    </w:p>
    <w:p w14:paraId="1E3273C0" w14:textId="77777777" w:rsidR="00364B5B" w:rsidRPr="001B611D" w:rsidRDefault="00364B5B" w:rsidP="005B751F">
      <w:pPr>
        <w:pStyle w:val="ListParagraph"/>
        <w:ind w:left="1440"/>
        <w:rPr>
          <w:color w:val="FF0000"/>
        </w:rPr>
      </w:pPr>
    </w:p>
    <w:p w14:paraId="68BD63B1" w14:textId="1181D746" w:rsidR="00A707F9" w:rsidRDefault="00A950D7" w:rsidP="00054179">
      <w:pPr>
        <w:pStyle w:val="Heading3"/>
      </w:pPr>
      <w:bookmarkStart w:id="19" w:name="_Toc169532686"/>
      <w:commentRangeStart w:id="20"/>
      <w:r>
        <w:t>BVT</w:t>
      </w:r>
      <w:r w:rsidR="00C05339">
        <w:t xml:space="preserve"> Stage (10 </w:t>
      </w:r>
      <w:r w:rsidR="001C4629">
        <w:t>Access points and 10 Relays</w:t>
      </w:r>
      <w:r w:rsidR="00C05339">
        <w:t>)</w:t>
      </w:r>
      <w:commentRangeEnd w:id="20"/>
      <w:r w:rsidR="00781354">
        <w:rPr>
          <w:rStyle w:val="CommentReference"/>
          <w:rFonts w:eastAsia="Times New Roman"/>
          <w:b w:val="0"/>
          <w:bCs w:val="0"/>
          <w:iCs w:val="0"/>
        </w:rPr>
        <w:commentReference w:id="20"/>
      </w:r>
      <w:bookmarkEnd w:id="19"/>
    </w:p>
    <w:p w14:paraId="4654BC81" w14:textId="77777777" w:rsidR="0009156F" w:rsidRDefault="0009156F" w:rsidP="004C4D9B">
      <w:pPr>
        <w:ind w:left="720"/>
        <w:rPr>
          <w:rFonts w:ascii="Century Gothic" w:hAnsi="Century Gothic"/>
          <w:sz w:val="20"/>
          <w:szCs w:val="20"/>
        </w:rPr>
      </w:pPr>
    </w:p>
    <w:p w14:paraId="374F2CE5" w14:textId="780BC088" w:rsidR="0009156F" w:rsidRDefault="0009156F" w:rsidP="004C4D9B">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r w:rsidR="008F3A64">
        <w:rPr>
          <w:rFonts w:ascii="Century Gothic" w:hAnsi="Century Gothic"/>
          <w:sz w:val="20"/>
          <w:szCs w:val="20"/>
        </w:rPr>
        <w:t>, UIQ Support</w:t>
      </w:r>
      <w:r w:rsidR="00FD098E">
        <w:rPr>
          <w:rFonts w:ascii="Century Gothic" w:hAnsi="Century Gothic"/>
          <w:sz w:val="20"/>
          <w:szCs w:val="20"/>
        </w:rPr>
        <w:t xml:space="preserve">, </w:t>
      </w:r>
      <w:r w:rsidR="008F3A64">
        <w:rPr>
          <w:rFonts w:ascii="Century Gothic" w:hAnsi="Century Gothic"/>
          <w:sz w:val="20"/>
          <w:szCs w:val="20"/>
        </w:rPr>
        <w:t>Data Analytics</w:t>
      </w:r>
      <w:r w:rsidR="00FD098E">
        <w:rPr>
          <w:rFonts w:ascii="Century Gothic" w:hAnsi="Century Gothic"/>
          <w:sz w:val="20"/>
          <w:szCs w:val="20"/>
        </w:rPr>
        <w:t xml:space="preserve">, </w:t>
      </w:r>
      <w:r w:rsidR="000847E1">
        <w:rPr>
          <w:rFonts w:ascii="Century Gothic" w:hAnsi="Century Gothic"/>
          <w:sz w:val="20"/>
          <w:szCs w:val="20"/>
        </w:rPr>
        <w:t>AMI Data (MDP)</w:t>
      </w:r>
    </w:p>
    <w:p w14:paraId="308B8BD4" w14:textId="77777777" w:rsidR="0009156F" w:rsidRDefault="0009156F" w:rsidP="004C4D9B">
      <w:pPr>
        <w:ind w:left="720"/>
        <w:rPr>
          <w:rFonts w:ascii="Century Gothic" w:hAnsi="Century Gothic"/>
          <w:sz w:val="20"/>
          <w:szCs w:val="20"/>
        </w:rPr>
      </w:pPr>
    </w:p>
    <w:p w14:paraId="0B2DD161" w14:textId="67FEE435" w:rsidR="004C4D9B" w:rsidRDefault="008F3A64" w:rsidP="004C4D9B">
      <w:pPr>
        <w:ind w:left="720"/>
        <w:rPr>
          <w:rFonts w:ascii="Century Gothic" w:hAnsi="Century Gothic"/>
          <w:sz w:val="20"/>
          <w:szCs w:val="20"/>
        </w:rPr>
      </w:pPr>
      <w:r>
        <w:rPr>
          <w:rFonts w:ascii="Century Gothic" w:hAnsi="Century Gothic"/>
          <w:sz w:val="20"/>
          <w:szCs w:val="20"/>
        </w:rPr>
        <w:t xml:space="preserve">During the </w:t>
      </w:r>
      <w:r w:rsidR="006B2209">
        <w:rPr>
          <w:rFonts w:ascii="Century Gothic" w:hAnsi="Century Gothic"/>
          <w:sz w:val="20"/>
          <w:szCs w:val="20"/>
        </w:rPr>
        <w:t>BVT sta</w:t>
      </w:r>
      <w:r w:rsidR="00C77779">
        <w:rPr>
          <w:rFonts w:ascii="Century Gothic" w:hAnsi="Century Gothic"/>
          <w:sz w:val="20"/>
          <w:szCs w:val="20"/>
        </w:rPr>
        <w:t>g</w:t>
      </w:r>
      <w:r w:rsidR="006B2209">
        <w:rPr>
          <w:rFonts w:ascii="Century Gothic" w:hAnsi="Century Gothic"/>
          <w:sz w:val="20"/>
          <w:szCs w:val="20"/>
        </w:rPr>
        <w:t xml:space="preserve">e, </w:t>
      </w:r>
      <w:r w:rsidR="007908F7">
        <w:rPr>
          <w:rFonts w:ascii="Century Gothic" w:hAnsi="Century Gothic"/>
          <w:sz w:val="20"/>
          <w:szCs w:val="20"/>
        </w:rPr>
        <w:t xml:space="preserve">a small number (10) of </w:t>
      </w:r>
      <w:r w:rsidR="001C4629">
        <w:rPr>
          <w:rFonts w:ascii="Century Gothic" w:hAnsi="Century Gothic"/>
          <w:sz w:val="20"/>
          <w:szCs w:val="20"/>
        </w:rPr>
        <w:t xml:space="preserve">Access points and 10 Relays </w:t>
      </w:r>
      <w:r w:rsidR="007908F7">
        <w:rPr>
          <w:rFonts w:ascii="Century Gothic" w:hAnsi="Century Gothic"/>
          <w:sz w:val="20"/>
          <w:szCs w:val="20"/>
        </w:rPr>
        <w:t xml:space="preserve">shall be upgraded and the impact of the upgrade </w:t>
      </w:r>
      <w:proofErr w:type="spellStart"/>
      <w:r w:rsidR="007908F7">
        <w:rPr>
          <w:rFonts w:ascii="Century Gothic" w:hAnsi="Century Gothic"/>
          <w:sz w:val="20"/>
          <w:szCs w:val="20"/>
        </w:rPr>
        <w:t>analyzed</w:t>
      </w:r>
      <w:proofErr w:type="spellEnd"/>
      <w:r w:rsidR="007908F7">
        <w:rPr>
          <w:rFonts w:ascii="Century Gothic" w:hAnsi="Century Gothic"/>
          <w:sz w:val="20"/>
          <w:szCs w:val="20"/>
        </w:rPr>
        <w:t xml:space="preserve">. This </w:t>
      </w:r>
      <w:r w:rsidR="005F35FD">
        <w:rPr>
          <w:rFonts w:ascii="Century Gothic" w:hAnsi="Century Gothic"/>
          <w:sz w:val="20"/>
          <w:szCs w:val="20"/>
        </w:rPr>
        <w:t xml:space="preserve">minimises </w:t>
      </w:r>
      <w:r w:rsidR="00875218">
        <w:rPr>
          <w:rFonts w:ascii="Century Gothic" w:hAnsi="Century Gothic"/>
          <w:sz w:val="20"/>
          <w:szCs w:val="20"/>
        </w:rPr>
        <w:t xml:space="preserve">the </w:t>
      </w:r>
      <w:proofErr w:type="spellStart"/>
      <w:r w:rsidR="00282233">
        <w:rPr>
          <w:rFonts w:ascii="Century Gothic" w:hAnsi="Century Gothic"/>
          <w:sz w:val="20"/>
          <w:szCs w:val="20"/>
        </w:rPr>
        <w:t>the</w:t>
      </w:r>
      <w:proofErr w:type="spellEnd"/>
      <w:r w:rsidR="00282233">
        <w:rPr>
          <w:rFonts w:ascii="Century Gothic" w:hAnsi="Century Gothic"/>
          <w:sz w:val="20"/>
          <w:szCs w:val="20"/>
        </w:rPr>
        <w:t xml:space="preserve"> risk </w:t>
      </w:r>
      <w:r w:rsidR="005F35FD">
        <w:rPr>
          <w:rFonts w:ascii="Century Gothic" w:hAnsi="Century Gothic"/>
          <w:sz w:val="20"/>
          <w:szCs w:val="20"/>
        </w:rPr>
        <w:t xml:space="preserve">of </w:t>
      </w:r>
      <w:r w:rsidR="00282233">
        <w:rPr>
          <w:rFonts w:ascii="Century Gothic" w:hAnsi="Century Gothic"/>
          <w:sz w:val="20"/>
          <w:szCs w:val="20"/>
        </w:rPr>
        <w:t>meter</w:t>
      </w:r>
      <w:r w:rsidR="00386071">
        <w:rPr>
          <w:rFonts w:ascii="Century Gothic" w:hAnsi="Century Gothic"/>
          <w:sz w:val="20"/>
          <w:szCs w:val="20"/>
        </w:rPr>
        <w:t xml:space="preserve"> malfunctions</w:t>
      </w:r>
      <w:r w:rsidR="005F35FD">
        <w:rPr>
          <w:rFonts w:ascii="Century Gothic" w:hAnsi="Century Gothic"/>
          <w:sz w:val="20"/>
          <w:szCs w:val="20"/>
        </w:rPr>
        <w:t>, if any, that may be introduced by the new firmware that has not been detect</w:t>
      </w:r>
      <w:r w:rsidR="00146EA5">
        <w:rPr>
          <w:rFonts w:ascii="Century Gothic" w:hAnsi="Century Gothic"/>
          <w:sz w:val="20"/>
          <w:szCs w:val="20"/>
        </w:rPr>
        <w:t>ed during testing.</w:t>
      </w:r>
    </w:p>
    <w:p w14:paraId="62E2CEC0" w14:textId="32227FA1" w:rsidR="00E96E0B" w:rsidRDefault="00E96E0B" w:rsidP="004C4D9B">
      <w:pPr>
        <w:ind w:left="720"/>
        <w:rPr>
          <w:rFonts w:ascii="Century Gothic" w:hAnsi="Century Gothic"/>
          <w:sz w:val="20"/>
          <w:szCs w:val="20"/>
        </w:rPr>
      </w:pPr>
    </w:p>
    <w:p w14:paraId="70872232" w14:textId="6620B413" w:rsidR="00E96E0B" w:rsidRPr="00E96E0B" w:rsidRDefault="00E96E0B" w:rsidP="004C4D9B">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0ADE8CBF" w14:textId="4276967B" w:rsidR="004C4D9B" w:rsidRDefault="00B02EB6" w:rsidP="00BE5757">
      <w:pPr>
        <w:pStyle w:val="ListParagraph"/>
        <w:numPr>
          <w:ilvl w:val="1"/>
          <w:numId w:val="16"/>
        </w:numPr>
      </w:pPr>
      <w:r>
        <w:lastRenderedPageBreak/>
        <w:t>Create and run the</w:t>
      </w:r>
      <w:r w:rsidR="00BE5757">
        <w:t xml:space="preserve"> FWU project for each firmware image type. </w:t>
      </w:r>
      <w:r w:rsidR="00A53188">
        <w:t>The upgrade setting for each FWU upgrade shall be as follows:</w:t>
      </w:r>
    </w:p>
    <w:p w14:paraId="6E62F2D0" w14:textId="2A2339C9" w:rsidR="00AD2968" w:rsidRDefault="00AD2968" w:rsidP="00451570">
      <w:pPr>
        <w:pStyle w:val="ListParagraph"/>
        <w:ind w:left="2160"/>
      </w:pPr>
    </w:p>
    <w:tbl>
      <w:tblPr>
        <w:tblW w:w="8921" w:type="dxa"/>
        <w:jc w:val="center"/>
        <w:tblLook w:val="04A0" w:firstRow="1" w:lastRow="0" w:firstColumn="1" w:lastColumn="0" w:noHBand="0" w:noVBand="1"/>
      </w:tblPr>
      <w:tblGrid>
        <w:gridCol w:w="4180"/>
        <w:gridCol w:w="4741"/>
      </w:tblGrid>
      <w:tr w:rsidR="00451570" w14:paraId="1FCCE787" w14:textId="77777777" w:rsidTr="00CC1C00">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6476BBD2"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Basic Information</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3A105656"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451570" w14:paraId="2AD7C617"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2DAE80F" w14:textId="77777777" w:rsidR="00451570" w:rsidRDefault="00451570">
            <w:pPr>
              <w:rPr>
                <w:rFonts w:ascii="Calibri" w:hAnsi="Calibri" w:cs="Calibri"/>
                <w:color w:val="317023"/>
                <w:sz w:val="22"/>
                <w:szCs w:val="22"/>
              </w:rPr>
            </w:pPr>
            <w:r>
              <w:rPr>
                <w:rFonts w:ascii="Calibri" w:hAnsi="Calibri" w:cs="Calibri"/>
                <w:color w:val="317023"/>
                <w:sz w:val="22"/>
                <w:szCs w:val="22"/>
              </w:rPr>
              <w:t>Name:</w:t>
            </w:r>
          </w:p>
        </w:tc>
        <w:tc>
          <w:tcPr>
            <w:tcW w:w="4741" w:type="dxa"/>
            <w:tcBorders>
              <w:top w:val="nil"/>
              <w:left w:val="nil"/>
              <w:bottom w:val="nil"/>
              <w:right w:val="single" w:sz="8" w:space="0" w:color="DDF2D7"/>
            </w:tcBorders>
            <w:shd w:val="clear" w:color="000000" w:fill="FFFFFF"/>
            <w:noWrap/>
            <w:vAlign w:val="center"/>
            <w:hideMark/>
          </w:tcPr>
          <w:p w14:paraId="73053BE5" w14:textId="352B163B" w:rsidR="00451570" w:rsidRDefault="00451570">
            <w:pPr>
              <w:rPr>
                <w:rFonts w:ascii="Calibri" w:hAnsi="Calibri" w:cs="Calibri"/>
                <w:color w:val="000000"/>
                <w:sz w:val="22"/>
                <w:szCs w:val="22"/>
              </w:rPr>
            </w:pPr>
            <w:r>
              <w:rPr>
                <w:rFonts w:ascii="Calibri" w:hAnsi="Calibri" w:cs="Calibri"/>
                <w:color w:val="000000"/>
                <w:sz w:val="22"/>
                <w:szCs w:val="22"/>
              </w:rPr>
              <w:t xml:space="preserve">BVT </w:t>
            </w:r>
            <w:r w:rsidR="00CC1C00">
              <w:rPr>
                <w:rFonts w:ascii="Calibri" w:hAnsi="Calibri" w:cs="Calibri"/>
                <w:color w:val="000000"/>
                <w:sz w:val="22"/>
                <w:szCs w:val="22"/>
              </w:rPr>
              <w:t xml:space="preserve">- </w:t>
            </w:r>
            <w:r>
              <w:rPr>
                <w:rFonts w:ascii="Calibri" w:hAnsi="Calibri" w:cs="Calibri"/>
                <w:color w:val="000000"/>
                <w:sz w:val="22"/>
                <w:szCs w:val="22"/>
              </w:rPr>
              <w:t>&lt;Vendor&gt; &lt;</w:t>
            </w:r>
            <w:r w:rsidR="009374D2">
              <w:rPr>
                <w:rFonts w:ascii="Calibri" w:hAnsi="Calibri" w:cs="Calibri"/>
                <w:color w:val="000000"/>
                <w:sz w:val="22"/>
                <w:szCs w:val="22"/>
              </w:rPr>
              <w:t>AP/Relay Image Type</w:t>
            </w:r>
            <w:r>
              <w:rPr>
                <w:rFonts w:ascii="Calibri" w:hAnsi="Calibri" w:cs="Calibri"/>
                <w:color w:val="000000"/>
                <w:sz w:val="22"/>
                <w:szCs w:val="22"/>
              </w:rPr>
              <w:t>&gt; &lt;Firmware&gt;</w:t>
            </w:r>
          </w:p>
        </w:tc>
      </w:tr>
      <w:tr w:rsidR="00451570" w14:paraId="72E01EDF"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2D72A9C" w14:textId="77777777" w:rsidR="00451570" w:rsidRDefault="00451570">
            <w:pPr>
              <w:rPr>
                <w:rFonts w:ascii="Calibri" w:hAnsi="Calibri" w:cs="Calibri"/>
                <w:color w:val="317023"/>
                <w:sz w:val="22"/>
                <w:szCs w:val="22"/>
              </w:rPr>
            </w:pPr>
            <w:r>
              <w:rPr>
                <w:rFonts w:ascii="Calibri" w:hAnsi="Calibri" w:cs="Calibri"/>
                <w:color w:val="317023"/>
                <w:sz w:val="22"/>
                <w:szCs w:val="22"/>
              </w:rPr>
              <w:t>Audit job:</w:t>
            </w:r>
          </w:p>
        </w:tc>
        <w:tc>
          <w:tcPr>
            <w:tcW w:w="4741" w:type="dxa"/>
            <w:tcBorders>
              <w:top w:val="nil"/>
              <w:left w:val="nil"/>
              <w:bottom w:val="nil"/>
              <w:right w:val="single" w:sz="8" w:space="0" w:color="DDF2D7"/>
            </w:tcBorders>
            <w:shd w:val="clear" w:color="000000" w:fill="FFFFFF"/>
            <w:noWrap/>
            <w:vAlign w:val="center"/>
            <w:hideMark/>
          </w:tcPr>
          <w:p w14:paraId="038A7CBD" w14:textId="77777777" w:rsidR="00451570" w:rsidRDefault="00451570">
            <w:pPr>
              <w:rPr>
                <w:rFonts w:ascii="Calibri" w:hAnsi="Calibri" w:cs="Calibri"/>
                <w:color w:val="000000"/>
                <w:sz w:val="22"/>
                <w:szCs w:val="22"/>
              </w:rPr>
            </w:pPr>
            <w:r>
              <w:rPr>
                <w:rFonts w:ascii="Calibri" w:hAnsi="Calibri" w:cs="Calibri"/>
                <w:color w:val="000000"/>
                <w:sz w:val="22"/>
                <w:szCs w:val="22"/>
              </w:rPr>
              <w:t>-</w:t>
            </w:r>
          </w:p>
        </w:tc>
      </w:tr>
      <w:tr w:rsidR="00451570" w14:paraId="6A3F30C0"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B0D4467" w14:textId="77777777" w:rsidR="00451570" w:rsidRDefault="00451570">
            <w:pPr>
              <w:rPr>
                <w:rFonts w:ascii="Calibri" w:hAnsi="Calibri" w:cs="Calibri"/>
                <w:color w:val="317023"/>
                <w:sz w:val="22"/>
                <w:szCs w:val="22"/>
              </w:rPr>
            </w:pPr>
            <w:r>
              <w:rPr>
                <w:rFonts w:ascii="Calibri" w:hAnsi="Calibri" w:cs="Calibri"/>
                <w:color w:val="317023"/>
                <w:sz w:val="22"/>
                <w:szCs w:val="22"/>
              </w:rPr>
              <w:t>Type:</w:t>
            </w:r>
          </w:p>
        </w:tc>
        <w:tc>
          <w:tcPr>
            <w:tcW w:w="4741" w:type="dxa"/>
            <w:tcBorders>
              <w:top w:val="nil"/>
              <w:left w:val="nil"/>
              <w:bottom w:val="nil"/>
              <w:right w:val="single" w:sz="8" w:space="0" w:color="DDF2D7"/>
            </w:tcBorders>
            <w:shd w:val="clear" w:color="000000" w:fill="FFFFFF"/>
            <w:noWrap/>
            <w:vAlign w:val="center"/>
            <w:hideMark/>
          </w:tcPr>
          <w:p w14:paraId="6705F2C4" w14:textId="77777777" w:rsidR="00451570" w:rsidRDefault="00451570">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451570" w14:paraId="7E67D7EB"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53E3701" w14:textId="77777777" w:rsidR="00451570" w:rsidRDefault="00451570">
            <w:pPr>
              <w:rPr>
                <w:rFonts w:ascii="Calibri" w:hAnsi="Calibri" w:cs="Calibri"/>
                <w:color w:val="317023"/>
                <w:sz w:val="22"/>
                <w:szCs w:val="22"/>
              </w:rPr>
            </w:pPr>
            <w:r>
              <w:rPr>
                <w:rFonts w:ascii="Calibri" w:hAnsi="Calibri" w:cs="Calibri"/>
                <w:color w:val="317023"/>
                <w:sz w:val="22"/>
                <w:szCs w:val="22"/>
              </w:rPr>
              <w:t>Version:</w:t>
            </w:r>
          </w:p>
        </w:tc>
        <w:tc>
          <w:tcPr>
            <w:tcW w:w="4741" w:type="dxa"/>
            <w:tcBorders>
              <w:top w:val="nil"/>
              <w:left w:val="nil"/>
              <w:bottom w:val="nil"/>
              <w:right w:val="single" w:sz="8" w:space="0" w:color="DDF2D7"/>
            </w:tcBorders>
            <w:shd w:val="clear" w:color="000000" w:fill="FFFFFF"/>
            <w:noWrap/>
            <w:vAlign w:val="center"/>
            <w:hideMark/>
          </w:tcPr>
          <w:p w14:paraId="0ED0E181" w14:textId="77777777" w:rsidR="00451570" w:rsidRDefault="00451570">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451570" w14:paraId="4D088067" w14:textId="77777777" w:rsidTr="00CC1C00">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70D34C34" w14:textId="77777777" w:rsidR="00451570" w:rsidRDefault="00451570">
            <w:pPr>
              <w:rPr>
                <w:rFonts w:ascii="Calibri" w:hAnsi="Calibri" w:cs="Calibri"/>
                <w:color w:val="317023"/>
                <w:sz w:val="22"/>
                <w:szCs w:val="22"/>
              </w:rPr>
            </w:pPr>
            <w:r>
              <w:rPr>
                <w:rFonts w:ascii="Calibri" w:hAnsi="Calibri" w:cs="Calibri"/>
                <w:color w:val="317023"/>
                <w:sz w:val="22"/>
                <w:szCs w:val="22"/>
              </w:rPr>
              <w:t>Image:</w:t>
            </w:r>
          </w:p>
        </w:tc>
        <w:tc>
          <w:tcPr>
            <w:tcW w:w="4741" w:type="dxa"/>
            <w:tcBorders>
              <w:top w:val="nil"/>
              <w:left w:val="nil"/>
              <w:bottom w:val="nil"/>
              <w:right w:val="nil"/>
            </w:tcBorders>
            <w:shd w:val="clear" w:color="auto" w:fill="auto"/>
            <w:noWrap/>
            <w:vAlign w:val="bottom"/>
            <w:hideMark/>
          </w:tcPr>
          <w:p w14:paraId="751F4E37" w14:textId="4109A8EC" w:rsidR="00451570" w:rsidRDefault="00451570">
            <w:pPr>
              <w:rPr>
                <w:rFonts w:ascii="Calibri" w:hAnsi="Calibri" w:cs="Calibri"/>
                <w:color w:val="000000"/>
                <w:sz w:val="22"/>
                <w:szCs w:val="22"/>
              </w:rPr>
            </w:pPr>
            <w:r>
              <w:rPr>
                <w:rFonts w:ascii="Calibri" w:hAnsi="Calibri" w:cs="Calibri"/>
                <w:color w:val="000000"/>
                <w:sz w:val="22"/>
                <w:szCs w:val="22"/>
              </w:rPr>
              <w:t>Fir</w:t>
            </w:r>
            <w:r w:rsidR="000F631E">
              <w:rPr>
                <w:rFonts w:ascii="Calibri" w:hAnsi="Calibri" w:cs="Calibri"/>
                <w:color w:val="000000"/>
                <w:sz w:val="22"/>
                <w:szCs w:val="22"/>
              </w:rPr>
              <w:t>m</w:t>
            </w:r>
            <w:r>
              <w:rPr>
                <w:rFonts w:ascii="Calibri" w:hAnsi="Calibri" w:cs="Calibri"/>
                <w:color w:val="000000"/>
                <w:sz w:val="22"/>
                <w:szCs w:val="22"/>
              </w:rPr>
              <w:t>ware Image</w:t>
            </w:r>
          </w:p>
        </w:tc>
      </w:tr>
      <w:tr w:rsidR="00451570" w14:paraId="696D8CE0" w14:textId="77777777" w:rsidTr="00CC1C00">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5A32C2F6"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Upgrade Settings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686E4582"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451570" w14:paraId="757ACAF6"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2AC268DC" w14:textId="77777777" w:rsidR="00451570" w:rsidRDefault="00451570">
            <w:pPr>
              <w:rPr>
                <w:rFonts w:ascii="Calibri" w:hAnsi="Calibri" w:cs="Calibri"/>
                <w:color w:val="317023"/>
                <w:sz w:val="22"/>
                <w:szCs w:val="22"/>
              </w:rPr>
            </w:pPr>
            <w:r>
              <w:rPr>
                <w:rFonts w:ascii="Calibri" w:hAnsi="Calibri" w:cs="Calibri"/>
                <w:color w:val="317023"/>
                <w:sz w:val="22"/>
                <w:szCs w:val="22"/>
              </w:rPr>
              <w:t>Seed density:</w:t>
            </w:r>
          </w:p>
        </w:tc>
        <w:tc>
          <w:tcPr>
            <w:tcW w:w="4741" w:type="dxa"/>
            <w:tcBorders>
              <w:top w:val="nil"/>
              <w:left w:val="nil"/>
              <w:bottom w:val="nil"/>
              <w:right w:val="single" w:sz="8" w:space="0" w:color="DDF2D7"/>
            </w:tcBorders>
            <w:shd w:val="clear" w:color="000000" w:fill="FFFFFF"/>
            <w:noWrap/>
            <w:vAlign w:val="center"/>
            <w:hideMark/>
          </w:tcPr>
          <w:p w14:paraId="7F3D8095" w14:textId="77777777" w:rsidR="00451570" w:rsidRDefault="00451570">
            <w:pPr>
              <w:rPr>
                <w:rFonts w:ascii="Calibri" w:hAnsi="Calibri" w:cs="Calibri"/>
                <w:color w:val="000000"/>
                <w:sz w:val="22"/>
                <w:szCs w:val="22"/>
              </w:rPr>
            </w:pPr>
            <w:r>
              <w:rPr>
                <w:rFonts w:ascii="Calibri" w:hAnsi="Calibri" w:cs="Calibri"/>
                <w:color w:val="000000"/>
                <w:sz w:val="22"/>
                <w:szCs w:val="22"/>
              </w:rPr>
              <w:t>100% of nodes are seeds</w:t>
            </w:r>
          </w:p>
        </w:tc>
      </w:tr>
      <w:tr w:rsidR="00451570" w14:paraId="55D15391"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02C942DF" w14:textId="77777777" w:rsidR="00451570" w:rsidRDefault="00451570">
            <w:pPr>
              <w:rPr>
                <w:rFonts w:ascii="Calibri" w:hAnsi="Calibri" w:cs="Calibri"/>
                <w:color w:val="317023"/>
                <w:sz w:val="22"/>
                <w:szCs w:val="22"/>
              </w:rPr>
            </w:pPr>
            <w:r>
              <w:rPr>
                <w:rFonts w:ascii="Calibri" w:hAnsi="Calibri" w:cs="Calibri"/>
                <w:color w:val="317023"/>
                <w:sz w:val="22"/>
                <w:szCs w:val="22"/>
              </w:rPr>
              <w:t>Upload image chunk size:</w:t>
            </w:r>
          </w:p>
        </w:tc>
        <w:tc>
          <w:tcPr>
            <w:tcW w:w="4741" w:type="dxa"/>
            <w:tcBorders>
              <w:top w:val="nil"/>
              <w:left w:val="nil"/>
              <w:bottom w:val="nil"/>
              <w:right w:val="single" w:sz="8" w:space="0" w:color="DDF2D7"/>
            </w:tcBorders>
            <w:shd w:val="clear" w:color="000000" w:fill="FFFFFF"/>
            <w:noWrap/>
            <w:vAlign w:val="center"/>
            <w:hideMark/>
          </w:tcPr>
          <w:p w14:paraId="7E171018" w14:textId="77777777" w:rsidR="00451570" w:rsidRDefault="00451570">
            <w:pPr>
              <w:rPr>
                <w:rFonts w:ascii="Calibri" w:hAnsi="Calibri" w:cs="Calibri"/>
                <w:color w:val="000000"/>
                <w:sz w:val="22"/>
                <w:szCs w:val="22"/>
              </w:rPr>
            </w:pPr>
            <w:r>
              <w:rPr>
                <w:rFonts w:ascii="Calibri" w:hAnsi="Calibri" w:cs="Calibri"/>
                <w:color w:val="000000"/>
                <w:sz w:val="22"/>
                <w:szCs w:val="22"/>
              </w:rPr>
              <w:t>1,024 bytes</w:t>
            </w:r>
          </w:p>
        </w:tc>
      </w:tr>
      <w:tr w:rsidR="00451570" w14:paraId="2882C4BF"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A7FD357" w14:textId="77777777" w:rsidR="00451570" w:rsidRDefault="00451570">
            <w:pPr>
              <w:rPr>
                <w:rFonts w:ascii="Calibri" w:hAnsi="Calibri" w:cs="Calibri"/>
                <w:color w:val="317023"/>
                <w:sz w:val="22"/>
                <w:szCs w:val="22"/>
              </w:rPr>
            </w:pPr>
            <w:r>
              <w:rPr>
                <w:rFonts w:ascii="Calibri" w:hAnsi="Calibri" w:cs="Calibri"/>
                <w:color w:val="317023"/>
                <w:sz w:val="22"/>
                <w:szCs w:val="22"/>
              </w:rPr>
              <w:t>Upload request timeout:</w:t>
            </w:r>
          </w:p>
        </w:tc>
        <w:tc>
          <w:tcPr>
            <w:tcW w:w="4741" w:type="dxa"/>
            <w:tcBorders>
              <w:top w:val="nil"/>
              <w:left w:val="nil"/>
              <w:bottom w:val="nil"/>
              <w:right w:val="single" w:sz="8" w:space="0" w:color="DDF2D7"/>
            </w:tcBorders>
            <w:shd w:val="clear" w:color="000000" w:fill="FFFFFF"/>
            <w:noWrap/>
            <w:vAlign w:val="center"/>
            <w:hideMark/>
          </w:tcPr>
          <w:p w14:paraId="74DB9F7F" w14:textId="77777777" w:rsidR="00451570" w:rsidRDefault="00451570">
            <w:pPr>
              <w:rPr>
                <w:rFonts w:ascii="Calibri" w:hAnsi="Calibri" w:cs="Calibri"/>
                <w:color w:val="000000"/>
                <w:sz w:val="22"/>
                <w:szCs w:val="22"/>
              </w:rPr>
            </w:pPr>
            <w:r>
              <w:rPr>
                <w:rFonts w:ascii="Calibri" w:hAnsi="Calibri" w:cs="Calibri"/>
                <w:color w:val="000000"/>
                <w:sz w:val="22"/>
                <w:szCs w:val="22"/>
              </w:rPr>
              <w:t>60 seconds</w:t>
            </w:r>
          </w:p>
        </w:tc>
      </w:tr>
      <w:tr w:rsidR="00451570" w14:paraId="48570459"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BC2A5BC" w14:textId="77777777" w:rsidR="00451570" w:rsidRDefault="00451570">
            <w:pPr>
              <w:rPr>
                <w:rFonts w:ascii="Calibri" w:hAnsi="Calibri" w:cs="Calibri"/>
                <w:color w:val="317023"/>
                <w:sz w:val="22"/>
                <w:szCs w:val="22"/>
              </w:rPr>
            </w:pPr>
            <w:r>
              <w:rPr>
                <w:rFonts w:ascii="Calibri" w:hAnsi="Calibri" w:cs="Calibri"/>
                <w:color w:val="317023"/>
                <w:sz w:val="22"/>
                <w:szCs w:val="22"/>
              </w:rPr>
              <w:t>Command request timeout:</w:t>
            </w:r>
          </w:p>
        </w:tc>
        <w:tc>
          <w:tcPr>
            <w:tcW w:w="4741" w:type="dxa"/>
            <w:tcBorders>
              <w:top w:val="nil"/>
              <w:left w:val="nil"/>
              <w:bottom w:val="nil"/>
              <w:right w:val="single" w:sz="8" w:space="0" w:color="DDF2D7"/>
            </w:tcBorders>
            <w:shd w:val="clear" w:color="000000" w:fill="FFFFFF"/>
            <w:noWrap/>
            <w:vAlign w:val="center"/>
            <w:hideMark/>
          </w:tcPr>
          <w:p w14:paraId="355CE8AD" w14:textId="77777777" w:rsidR="00451570" w:rsidRDefault="00451570">
            <w:pPr>
              <w:rPr>
                <w:rFonts w:ascii="Calibri" w:hAnsi="Calibri" w:cs="Calibri"/>
                <w:color w:val="000000"/>
                <w:sz w:val="22"/>
                <w:szCs w:val="22"/>
              </w:rPr>
            </w:pPr>
            <w:r>
              <w:rPr>
                <w:rFonts w:ascii="Calibri" w:hAnsi="Calibri" w:cs="Calibri"/>
                <w:color w:val="000000"/>
                <w:sz w:val="22"/>
                <w:szCs w:val="22"/>
              </w:rPr>
              <w:t>30 seconds</w:t>
            </w:r>
          </w:p>
        </w:tc>
      </w:tr>
      <w:tr w:rsidR="00451570" w14:paraId="5746C90E"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4D4E9975" w14:textId="77777777" w:rsidR="00451570" w:rsidRDefault="00451570">
            <w:pPr>
              <w:rPr>
                <w:rFonts w:ascii="Calibri" w:hAnsi="Calibri" w:cs="Calibri"/>
                <w:color w:val="317023"/>
                <w:sz w:val="22"/>
                <w:szCs w:val="22"/>
              </w:rPr>
            </w:pPr>
            <w:r>
              <w:rPr>
                <w:rFonts w:ascii="Calibri" w:hAnsi="Calibri" w:cs="Calibri"/>
                <w:color w:val="317023"/>
                <w:sz w:val="22"/>
                <w:szCs w:val="22"/>
              </w:rPr>
              <w:t>Retry count:</w:t>
            </w:r>
          </w:p>
        </w:tc>
        <w:tc>
          <w:tcPr>
            <w:tcW w:w="4741" w:type="dxa"/>
            <w:tcBorders>
              <w:top w:val="nil"/>
              <w:left w:val="nil"/>
              <w:bottom w:val="nil"/>
              <w:right w:val="single" w:sz="8" w:space="0" w:color="DDF2D7"/>
            </w:tcBorders>
            <w:shd w:val="clear" w:color="000000" w:fill="FFFFFF"/>
            <w:noWrap/>
            <w:vAlign w:val="center"/>
            <w:hideMark/>
          </w:tcPr>
          <w:p w14:paraId="5B61F026" w14:textId="77777777" w:rsidR="00451570" w:rsidRDefault="00451570">
            <w:pPr>
              <w:rPr>
                <w:rFonts w:ascii="Calibri" w:hAnsi="Calibri" w:cs="Calibri"/>
                <w:color w:val="000000"/>
                <w:sz w:val="22"/>
                <w:szCs w:val="22"/>
              </w:rPr>
            </w:pPr>
            <w:r>
              <w:rPr>
                <w:rFonts w:ascii="Calibri" w:hAnsi="Calibri" w:cs="Calibri"/>
                <w:color w:val="000000"/>
                <w:sz w:val="22"/>
                <w:szCs w:val="22"/>
              </w:rPr>
              <w:t>3</w:t>
            </w:r>
          </w:p>
        </w:tc>
      </w:tr>
      <w:tr w:rsidR="00451570" w14:paraId="0082E21F"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19C0377" w14:textId="77777777" w:rsidR="00451570" w:rsidRDefault="00451570">
            <w:pPr>
              <w:rPr>
                <w:rFonts w:ascii="Calibri" w:hAnsi="Calibri" w:cs="Calibri"/>
                <w:color w:val="317023"/>
                <w:sz w:val="22"/>
                <w:szCs w:val="22"/>
              </w:rPr>
            </w:pPr>
            <w:r>
              <w:rPr>
                <w:rFonts w:ascii="Calibri" w:hAnsi="Calibri" w:cs="Calibri"/>
                <w:color w:val="317023"/>
                <w:sz w:val="22"/>
                <w:szCs w:val="22"/>
              </w:rPr>
              <w:t>Gateway Priority:</w:t>
            </w:r>
          </w:p>
        </w:tc>
        <w:tc>
          <w:tcPr>
            <w:tcW w:w="4741" w:type="dxa"/>
            <w:tcBorders>
              <w:top w:val="nil"/>
              <w:left w:val="nil"/>
              <w:bottom w:val="nil"/>
              <w:right w:val="single" w:sz="8" w:space="0" w:color="DDF2D7"/>
            </w:tcBorders>
            <w:shd w:val="clear" w:color="000000" w:fill="FFFFFF"/>
            <w:noWrap/>
            <w:vAlign w:val="center"/>
            <w:hideMark/>
          </w:tcPr>
          <w:p w14:paraId="693DBCDA" w14:textId="77777777" w:rsidR="00451570" w:rsidRDefault="00451570">
            <w:pPr>
              <w:rPr>
                <w:rFonts w:ascii="Calibri" w:hAnsi="Calibri" w:cs="Calibri"/>
                <w:color w:val="000000"/>
                <w:sz w:val="22"/>
                <w:szCs w:val="22"/>
              </w:rPr>
            </w:pPr>
            <w:r>
              <w:rPr>
                <w:rFonts w:ascii="Calibri" w:hAnsi="Calibri" w:cs="Calibri"/>
                <w:color w:val="000000"/>
                <w:sz w:val="22"/>
                <w:szCs w:val="22"/>
              </w:rPr>
              <w:t>Medium</w:t>
            </w:r>
          </w:p>
        </w:tc>
      </w:tr>
      <w:tr w:rsidR="00451570" w14:paraId="326CD279"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8297A75" w14:textId="77777777" w:rsidR="00451570" w:rsidRDefault="00451570">
            <w:pPr>
              <w:rPr>
                <w:rFonts w:ascii="Calibri" w:hAnsi="Calibri" w:cs="Calibri"/>
                <w:color w:val="317023"/>
                <w:sz w:val="22"/>
                <w:szCs w:val="22"/>
              </w:rPr>
            </w:pPr>
            <w:r>
              <w:rPr>
                <w:rFonts w:ascii="Calibri" w:hAnsi="Calibri" w:cs="Calibri"/>
                <w:color w:val="317023"/>
                <w:sz w:val="22"/>
                <w:szCs w:val="22"/>
              </w:rPr>
              <w:t>E-mail addresses:</w:t>
            </w:r>
          </w:p>
        </w:tc>
        <w:tc>
          <w:tcPr>
            <w:tcW w:w="4741" w:type="dxa"/>
            <w:tcBorders>
              <w:top w:val="nil"/>
              <w:left w:val="nil"/>
              <w:bottom w:val="nil"/>
              <w:right w:val="single" w:sz="8" w:space="0" w:color="DDF2D7"/>
            </w:tcBorders>
            <w:shd w:val="clear" w:color="000000" w:fill="FFFFFF"/>
            <w:noWrap/>
            <w:vAlign w:val="center"/>
            <w:hideMark/>
          </w:tcPr>
          <w:p w14:paraId="2A4BA104" w14:textId="77777777" w:rsidR="00451570" w:rsidRDefault="00451570">
            <w:pPr>
              <w:rPr>
                <w:rFonts w:ascii="Calibri" w:hAnsi="Calibri" w:cs="Calibri"/>
                <w:color w:val="000000"/>
                <w:sz w:val="22"/>
                <w:szCs w:val="22"/>
              </w:rPr>
            </w:pPr>
            <w:r>
              <w:rPr>
                <w:rFonts w:ascii="Calibri" w:hAnsi="Calibri" w:cs="Calibri"/>
                <w:color w:val="000000"/>
                <w:sz w:val="22"/>
                <w:szCs w:val="22"/>
              </w:rPr>
              <w:t>-</w:t>
            </w:r>
          </w:p>
        </w:tc>
      </w:tr>
      <w:tr w:rsidR="00451570" w14:paraId="5F34D45D"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3D33265" w14:textId="77777777" w:rsidR="00451570" w:rsidRDefault="00451570">
            <w:pPr>
              <w:rPr>
                <w:rFonts w:ascii="Calibri" w:hAnsi="Calibri" w:cs="Calibri"/>
                <w:color w:val="317023"/>
                <w:sz w:val="22"/>
                <w:szCs w:val="22"/>
              </w:rPr>
            </w:pPr>
            <w:r>
              <w:rPr>
                <w:rFonts w:ascii="Calibri" w:hAnsi="Calibri" w:cs="Calibri"/>
                <w:color w:val="317023"/>
                <w:sz w:val="22"/>
                <w:szCs w:val="22"/>
              </w:rPr>
              <w:t>Verification interval:</w:t>
            </w:r>
          </w:p>
        </w:tc>
        <w:tc>
          <w:tcPr>
            <w:tcW w:w="4741" w:type="dxa"/>
            <w:tcBorders>
              <w:top w:val="nil"/>
              <w:left w:val="nil"/>
              <w:bottom w:val="nil"/>
              <w:right w:val="single" w:sz="8" w:space="0" w:color="DDF2D7"/>
            </w:tcBorders>
            <w:shd w:val="clear" w:color="000000" w:fill="FFFFFF"/>
            <w:noWrap/>
            <w:vAlign w:val="center"/>
            <w:hideMark/>
          </w:tcPr>
          <w:p w14:paraId="2840F647" w14:textId="77777777" w:rsidR="00451570" w:rsidRDefault="00451570">
            <w:pPr>
              <w:rPr>
                <w:rFonts w:ascii="Calibri" w:hAnsi="Calibri" w:cs="Calibri"/>
                <w:color w:val="000000"/>
                <w:sz w:val="22"/>
                <w:szCs w:val="22"/>
              </w:rPr>
            </w:pPr>
            <w:r>
              <w:rPr>
                <w:rFonts w:ascii="Calibri" w:hAnsi="Calibri" w:cs="Calibri"/>
                <w:color w:val="000000"/>
                <w:sz w:val="22"/>
                <w:szCs w:val="22"/>
              </w:rPr>
              <w:t>600 seconds</w:t>
            </w:r>
          </w:p>
        </w:tc>
      </w:tr>
      <w:tr w:rsidR="00451570" w14:paraId="5C67B218" w14:textId="77777777" w:rsidTr="00CC1C00">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08C3D412" w14:textId="77777777" w:rsidR="00451570" w:rsidRDefault="00451570">
            <w:pPr>
              <w:rPr>
                <w:rFonts w:ascii="Calibri" w:hAnsi="Calibri" w:cs="Calibri"/>
                <w:color w:val="317023"/>
                <w:sz w:val="22"/>
                <w:szCs w:val="22"/>
              </w:rPr>
            </w:pPr>
            <w:r>
              <w:rPr>
                <w:rFonts w:ascii="Calibri" w:hAnsi="Calibri" w:cs="Calibri"/>
                <w:color w:val="317023"/>
                <w:sz w:val="22"/>
                <w:szCs w:val="22"/>
              </w:rPr>
              <w:t>Maximum number of verification attempts:</w:t>
            </w:r>
          </w:p>
        </w:tc>
        <w:tc>
          <w:tcPr>
            <w:tcW w:w="4741" w:type="dxa"/>
            <w:tcBorders>
              <w:top w:val="nil"/>
              <w:left w:val="nil"/>
              <w:bottom w:val="nil"/>
              <w:right w:val="single" w:sz="8" w:space="0" w:color="DDF2D7"/>
            </w:tcBorders>
            <w:shd w:val="clear" w:color="000000" w:fill="FFFFFF"/>
            <w:noWrap/>
            <w:vAlign w:val="center"/>
            <w:hideMark/>
          </w:tcPr>
          <w:p w14:paraId="5BAB79AC" w14:textId="77777777" w:rsidR="00451570" w:rsidRDefault="00451570">
            <w:pPr>
              <w:rPr>
                <w:rFonts w:ascii="Calibri" w:hAnsi="Calibri" w:cs="Calibri"/>
                <w:color w:val="000000"/>
                <w:sz w:val="22"/>
                <w:szCs w:val="22"/>
              </w:rPr>
            </w:pPr>
            <w:r>
              <w:rPr>
                <w:rFonts w:ascii="Calibri" w:hAnsi="Calibri" w:cs="Calibri"/>
                <w:color w:val="000000"/>
                <w:sz w:val="22"/>
                <w:szCs w:val="22"/>
              </w:rPr>
              <w:t>10</w:t>
            </w:r>
          </w:p>
        </w:tc>
      </w:tr>
      <w:tr w:rsidR="00451570" w14:paraId="7ABD4C15" w14:textId="77777777" w:rsidTr="00CC1C00">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1128312B"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Post-run Options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4DF2E80E"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451570" w14:paraId="32862889" w14:textId="77777777" w:rsidTr="00CC1C00">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4B1CAA27" w14:textId="77777777" w:rsidR="00451570" w:rsidRDefault="00451570">
            <w:pPr>
              <w:rPr>
                <w:rFonts w:ascii="Calibri" w:hAnsi="Calibri" w:cs="Calibri"/>
                <w:color w:val="317023"/>
                <w:sz w:val="22"/>
                <w:szCs w:val="22"/>
              </w:rPr>
            </w:pPr>
            <w:r>
              <w:rPr>
                <w:rFonts w:ascii="Calibri" w:hAnsi="Calibri" w:cs="Calibri"/>
                <w:color w:val="317023"/>
                <w:sz w:val="22"/>
                <w:szCs w:val="22"/>
              </w:rPr>
              <w:t>Auto restart upgrade:</w:t>
            </w:r>
          </w:p>
        </w:tc>
        <w:tc>
          <w:tcPr>
            <w:tcW w:w="4741" w:type="dxa"/>
            <w:tcBorders>
              <w:top w:val="nil"/>
              <w:left w:val="nil"/>
              <w:bottom w:val="nil"/>
              <w:right w:val="single" w:sz="8" w:space="0" w:color="DDF2D7"/>
            </w:tcBorders>
            <w:shd w:val="clear" w:color="000000" w:fill="FFFFFF"/>
            <w:noWrap/>
            <w:vAlign w:val="center"/>
            <w:hideMark/>
          </w:tcPr>
          <w:p w14:paraId="25B882FF" w14:textId="77777777" w:rsidR="00451570" w:rsidRDefault="00451570">
            <w:pPr>
              <w:rPr>
                <w:rFonts w:ascii="Calibri" w:hAnsi="Calibri" w:cs="Calibri"/>
                <w:color w:val="000000"/>
                <w:sz w:val="22"/>
                <w:szCs w:val="22"/>
              </w:rPr>
            </w:pPr>
            <w:r>
              <w:rPr>
                <w:rFonts w:ascii="Calibri" w:hAnsi="Calibri" w:cs="Calibri"/>
                <w:color w:val="000000"/>
                <w:sz w:val="22"/>
                <w:szCs w:val="22"/>
              </w:rPr>
              <w:t>3 times</w:t>
            </w:r>
          </w:p>
        </w:tc>
      </w:tr>
      <w:tr w:rsidR="00451570" w14:paraId="01801422" w14:textId="77777777" w:rsidTr="00CC1C00">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5FCDD693" w14:textId="77777777" w:rsidR="00451570" w:rsidRDefault="00451570">
            <w:pPr>
              <w:rPr>
                <w:rFonts w:ascii="Calibri" w:hAnsi="Calibri" w:cs="Calibri"/>
                <w:color w:val="317023"/>
                <w:sz w:val="22"/>
                <w:szCs w:val="22"/>
              </w:rPr>
            </w:pPr>
            <w:r>
              <w:rPr>
                <w:rFonts w:ascii="Calibri" w:hAnsi="Calibri" w:cs="Calibri"/>
                <w:color w:val="317023"/>
                <w:sz w:val="22"/>
                <w:szCs w:val="22"/>
              </w:rPr>
              <w:t>Auto complete upgrade:</w:t>
            </w:r>
          </w:p>
        </w:tc>
        <w:tc>
          <w:tcPr>
            <w:tcW w:w="4741" w:type="dxa"/>
            <w:tcBorders>
              <w:top w:val="nil"/>
              <w:left w:val="nil"/>
              <w:bottom w:val="nil"/>
              <w:right w:val="single" w:sz="8" w:space="0" w:color="DDF2D7"/>
            </w:tcBorders>
            <w:shd w:val="clear" w:color="000000" w:fill="FFFFFF"/>
            <w:noWrap/>
            <w:vAlign w:val="center"/>
            <w:hideMark/>
          </w:tcPr>
          <w:p w14:paraId="76ADB831" w14:textId="77777777" w:rsidR="00451570" w:rsidRDefault="00451570">
            <w:pPr>
              <w:rPr>
                <w:rFonts w:ascii="Calibri" w:hAnsi="Calibri" w:cs="Calibri"/>
                <w:color w:val="000000"/>
                <w:sz w:val="22"/>
                <w:szCs w:val="22"/>
              </w:rPr>
            </w:pPr>
            <w:r>
              <w:rPr>
                <w:rFonts w:ascii="Calibri" w:hAnsi="Calibri" w:cs="Calibri"/>
                <w:color w:val="000000"/>
                <w:sz w:val="22"/>
                <w:szCs w:val="22"/>
              </w:rPr>
              <w:t>Disabled</w:t>
            </w:r>
          </w:p>
        </w:tc>
      </w:tr>
      <w:tr w:rsidR="00451570" w14:paraId="4363DD95" w14:textId="77777777" w:rsidTr="00CC1C00">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29911839"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3E5AFB34" w14:textId="77777777" w:rsidR="00451570" w:rsidRDefault="00451570">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bl>
    <w:p w14:paraId="246C9941" w14:textId="085A1853" w:rsidR="00451570" w:rsidRDefault="00451570" w:rsidP="00451570">
      <w:pPr>
        <w:pStyle w:val="ListParagraph"/>
        <w:ind w:left="2160"/>
      </w:pPr>
    </w:p>
    <w:p w14:paraId="21DAFAF1" w14:textId="5100B0EC" w:rsidR="00D374D2" w:rsidRDefault="00D374D2" w:rsidP="006B267F">
      <w:pPr>
        <w:pStyle w:val="ListParagraph"/>
        <w:numPr>
          <w:ilvl w:val="1"/>
          <w:numId w:val="16"/>
        </w:numPr>
      </w:pPr>
      <w:r>
        <w:t xml:space="preserve">Monitor the success rate and duration of each firmware upgrade. Report any noticeable slowness in the upgrade compared to past </w:t>
      </w:r>
      <w:r w:rsidR="00F0597B">
        <w:t xml:space="preserve">AP </w:t>
      </w:r>
      <w:r>
        <w:t>firmware upgrades.</w:t>
      </w:r>
    </w:p>
    <w:p w14:paraId="7FF2A308" w14:textId="0038E5F8" w:rsidR="006B267F" w:rsidRDefault="006B267F" w:rsidP="006B267F">
      <w:pPr>
        <w:pStyle w:val="ListParagraph"/>
        <w:numPr>
          <w:ilvl w:val="1"/>
          <w:numId w:val="16"/>
        </w:numPr>
      </w:pPr>
      <w:r>
        <w:t xml:space="preserve">Collect all post upgrade data and record in the tracking spreadsheet. </w:t>
      </w:r>
    </w:p>
    <w:p w14:paraId="2C36AAC6" w14:textId="377FB941" w:rsidR="001D46A9" w:rsidRDefault="00451349" w:rsidP="001C4629">
      <w:pPr>
        <w:pStyle w:val="ListParagraph"/>
        <w:numPr>
          <w:ilvl w:val="1"/>
          <w:numId w:val="16"/>
        </w:numPr>
      </w:pPr>
      <w:r>
        <w:t>Compare the pre and post upgrade data</w:t>
      </w:r>
      <w:r w:rsidR="00985109">
        <w:t xml:space="preserve"> in the </w:t>
      </w:r>
      <w:r w:rsidR="00985109" w:rsidRPr="00D17BC8">
        <w:t>tracking spreadsheet</w:t>
      </w:r>
      <w:r w:rsidR="00985109">
        <w:t xml:space="preserve"> and v</w:t>
      </w:r>
      <w:r w:rsidR="00D17BC8" w:rsidRPr="00D17BC8">
        <w:t xml:space="preserve">erify the </w:t>
      </w:r>
      <w:r w:rsidR="00B44191">
        <w:t xml:space="preserve">impact of the </w:t>
      </w:r>
      <w:r w:rsidR="00D17BC8" w:rsidRPr="00D17BC8">
        <w:t xml:space="preserve">deployment of new firmware </w:t>
      </w:r>
      <w:r w:rsidR="00B44191">
        <w:t xml:space="preserve">to </w:t>
      </w:r>
      <w:r>
        <w:t xml:space="preserve">the </w:t>
      </w:r>
      <w:r w:rsidR="001C4629">
        <w:t>Access point/</w:t>
      </w:r>
      <w:proofErr w:type="gramStart"/>
      <w:r w:rsidR="001C4629">
        <w:t xml:space="preserve">relay </w:t>
      </w:r>
      <w:r>
        <w:t xml:space="preserve"> </w:t>
      </w:r>
      <w:r w:rsidR="00D17BC8" w:rsidRPr="00D17BC8">
        <w:t>performance</w:t>
      </w:r>
      <w:proofErr w:type="gramEnd"/>
      <w:r w:rsidR="00985109">
        <w:t xml:space="preserve">. </w:t>
      </w:r>
    </w:p>
    <w:p w14:paraId="6B787EE2" w14:textId="3EAB4B37" w:rsidR="0017021C" w:rsidRDefault="005A4827" w:rsidP="004C2D31">
      <w:pPr>
        <w:pStyle w:val="ListParagraph"/>
        <w:numPr>
          <w:ilvl w:val="1"/>
          <w:numId w:val="16"/>
        </w:numPr>
      </w:pPr>
      <w:r>
        <w:t xml:space="preserve">Check for any communications from UIQ Support, Data Analytics and AMI Data team for any </w:t>
      </w:r>
      <w:r w:rsidR="005514F1">
        <w:t xml:space="preserve">major impact. </w:t>
      </w:r>
      <w:r w:rsidR="00D17BC8" w:rsidRPr="00D17BC8">
        <w:t xml:space="preserve">If any major adverse effect is detected in this </w:t>
      </w:r>
      <w:r w:rsidR="00EB352A">
        <w:t>stage</w:t>
      </w:r>
      <w:r w:rsidR="00D17BC8" w:rsidRPr="00D17BC8">
        <w:t xml:space="preserve">, stop </w:t>
      </w:r>
      <w:r w:rsidR="00EB352A">
        <w:t xml:space="preserve">the </w:t>
      </w:r>
      <w:proofErr w:type="gramStart"/>
      <w:r w:rsidR="00D17BC8" w:rsidRPr="00D17BC8">
        <w:t>deployment</w:t>
      </w:r>
      <w:proofErr w:type="gramEnd"/>
      <w:r w:rsidR="00D17BC8" w:rsidRPr="00D17BC8">
        <w:t xml:space="preserve"> and escalate to </w:t>
      </w:r>
      <w:r w:rsidR="00554817">
        <w:t xml:space="preserve">the </w:t>
      </w:r>
      <w:r w:rsidR="00554817" w:rsidRPr="00554817">
        <w:rPr>
          <w:rFonts w:eastAsiaTheme="minorEastAsia"/>
          <w:noProof/>
          <w:color w:val="000000"/>
          <w:lang w:eastAsia="en-AU"/>
        </w:rPr>
        <w:t>Communication Networks Quality Manager</w:t>
      </w:r>
      <w:r w:rsidR="00D17BC8" w:rsidRPr="00D17BC8">
        <w:t xml:space="preserve">. The issue will be investigated further with assistance from </w:t>
      </w:r>
      <w:r w:rsidR="00A351C1">
        <w:t>the</w:t>
      </w:r>
      <w:r w:rsidR="002D0ECB">
        <w:t xml:space="preserve"> </w:t>
      </w:r>
      <w:r w:rsidR="0017021C">
        <w:t>following teams:</w:t>
      </w:r>
    </w:p>
    <w:p w14:paraId="102D65B0" w14:textId="77777777" w:rsidR="0017021C" w:rsidRDefault="002D0ECB" w:rsidP="005514F1">
      <w:pPr>
        <w:pStyle w:val="ListParagraph"/>
        <w:numPr>
          <w:ilvl w:val="0"/>
          <w:numId w:val="31"/>
        </w:numPr>
      </w:pPr>
      <w:r w:rsidRPr="002D0ECB">
        <w:t>Communication Networks Quality</w:t>
      </w:r>
    </w:p>
    <w:p w14:paraId="5673FE99" w14:textId="68EB836E" w:rsidR="005514F1" w:rsidRDefault="005514F1" w:rsidP="005514F1">
      <w:pPr>
        <w:pStyle w:val="ListParagraph"/>
        <w:numPr>
          <w:ilvl w:val="0"/>
          <w:numId w:val="31"/>
        </w:numPr>
      </w:pPr>
      <w:r>
        <w:t xml:space="preserve">Other teams as </w:t>
      </w:r>
      <w:proofErr w:type="gramStart"/>
      <w:r>
        <w:t>needed</w:t>
      </w:r>
      <w:proofErr w:type="gramEnd"/>
    </w:p>
    <w:p w14:paraId="114D1E20" w14:textId="578D8175" w:rsidR="00126F48" w:rsidRDefault="00B44191" w:rsidP="00D752DC">
      <w:pPr>
        <w:pStyle w:val="ListParagraph"/>
        <w:numPr>
          <w:ilvl w:val="1"/>
          <w:numId w:val="16"/>
        </w:numPr>
      </w:pPr>
      <w:r w:rsidRPr="00D17BC8">
        <w:t xml:space="preserve">If </w:t>
      </w:r>
      <w:r>
        <w:t>all issues, if any, has been resolved, proc</w:t>
      </w:r>
      <w:r w:rsidR="00D752DC">
        <w:t>eed to the next stage.</w:t>
      </w:r>
    </w:p>
    <w:p w14:paraId="6AAC41AA" w14:textId="4EBDDABA" w:rsidR="00073EA1" w:rsidRDefault="00073EA1" w:rsidP="00073EA1">
      <w:pPr>
        <w:pStyle w:val="ListParagraph"/>
        <w:numPr>
          <w:ilvl w:val="1"/>
          <w:numId w:val="16"/>
        </w:numPr>
      </w:pPr>
      <w:r>
        <w:t>Communicate results of the BVT</w:t>
      </w:r>
      <w:r w:rsidR="0037793C">
        <w:t xml:space="preserve">, and if proceeding to the next stage, </w:t>
      </w:r>
      <w:r>
        <w:t>to the relevant stakeholders.</w:t>
      </w:r>
    </w:p>
    <w:p w14:paraId="0363D317" w14:textId="77777777" w:rsidR="004C2D31" w:rsidRPr="004C4D9B" w:rsidRDefault="004C2D31" w:rsidP="00451570">
      <w:pPr>
        <w:pStyle w:val="ListParagraph"/>
        <w:ind w:left="2160"/>
      </w:pPr>
    </w:p>
    <w:p w14:paraId="63A88F56" w14:textId="1BC985FB" w:rsidR="00BB380A" w:rsidRDefault="00C05339" w:rsidP="00BB380A">
      <w:pPr>
        <w:pStyle w:val="Heading3"/>
      </w:pPr>
      <w:bookmarkStart w:id="21" w:name="_Toc169532687"/>
      <w:r>
        <w:t xml:space="preserve">Stage 1 (100 </w:t>
      </w:r>
      <w:r w:rsidR="001C4629">
        <w:t>Access points and 100 Relays</w:t>
      </w:r>
      <w:r>
        <w:t>)</w:t>
      </w:r>
      <w:bookmarkEnd w:id="21"/>
    </w:p>
    <w:p w14:paraId="6C245248" w14:textId="77777777" w:rsidR="00BB380A" w:rsidRDefault="00BB380A" w:rsidP="00BB380A">
      <w:pPr>
        <w:ind w:left="720"/>
        <w:rPr>
          <w:rFonts w:ascii="Century Gothic" w:hAnsi="Century Gothic"/>
          <w:sz w:val="20"/>
          <w:szCs w:val="20"/>
          <w:u w:val="single"/>
        </w:rPr>
      </w:pPr>
    </w:p>
    <w:p w14:paraId="2E296D5F" w14:textId="7B7C570C"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lastRenderedPageBreak/>
        <w:t>Resources Required:</w:t>
      </w:r>
      <w:r>
        <w:rPr>
          <w:rFonts w:ascii="Century Gothic" w:hAnsi="Century Gothic"/>
          <w:sz w:val="20"/>
          <w:szCs w:val="20"/>
        </w:rPr>
        <w:t xml:space="preserve"> ACCG, UIQ Support or Data Analytics</w:t>
      </w:r>
    </w:p>
    <w:p w14:paraId="0655914F" w14:textId="77777777" w:rsidR="00BB380A" w:rsidRDefault="00BB380A" w:rsidP="00BB380A">
      <w:pPr>
        <w:ind w:left="720"/>
        <w:rPr>
          <w:rFonts w:ascii="Century Gothic" w:hAnsi="Century Gothic"/>
          <w:sz w:val="20"/>
          <w:szCs w:val="20"/>
        </w:rPr>
      </w:pPr>
    </w:p>
    <w:p w14:paraId="6B6ACE61" w14:textId="4CD10856" w:rsidR="00BB380A" w:rsidRDefault="00C77779" w:rsidP="00BB380A">
      <w:pPr>
        <w:ind w:left="720"/>
        <w:rPr>
          <w:rFonts w:ascii="Century Gothic" w:hAnsi="Century Gothic"/>
          <w:sz w:val="20"/>
          <w:szCs w:val="20"/>
          <w:u w:val="single"/>
        </w:rPr>
      </w:pPr>
      <w:r>
        <w:rPr>
          <w:rFonts w:ascii="Century Gothic" w:hAnsi="Century Gothic"/>
          <w:sz w:val="20"/>
          <w:szCs w:val="20"/>
        </w:rPr>
        <w:t>In Stage 1</w:t>
      </w:r>
      <w:r w:rsidR="00BB380A">
        <w:rPr>
          <w:rFonts w:ascii="Century Gothic" w:hAnsi="Century Gothic"/>
          <w:sz w:val="20"/>
          <w:szCs w:val="20"/>
        </w:rPr>
        <w:t>, a</w:t>
      </w:r>
      <w:r>
        <w:rPr>
          <w:rFonts w:ascii="Century Gothic" w:hAnsi="Century Gothic"/>
          <w:sz w:val="20"/>
          <w:szCs w:val="20"/>
        </w:rPr>
        <w:t xml:space="preserve"> larger </w:t>
      </w:r>
      <w:r w:rsidR="00BB380A">
        <w:rPr>
          <w:rFonts w:ascii="Century Gothic" w:hAnsi="Century Gothic"/>
          <w:sz w:val="20"/>
          <w:szCs w:val="20"/>
        </w:rPr>
        <w:t>number (1</w:t>
      </w:r>
      <w:r>
        <w:rPr>
          <w:rFonts w:ascii="Century Gothic" w:hAnsi="Century Gothic"/>
          <w:sz w:val="20"/>
          <w:szCs w:val="20"/>
        </w:rPr>
        <w:t>0</w:t>
      </w:r>
      <w:r w:rsidR="00BB380A">
        <w:rPr>
          <w:rFonts w:ascii="Century Gothic" w:hAnsi="Century Gothic"/>
          <w:sz w:val="20"/>
          <w:szCs w:val="20"/>
        </w:rPr>
        <w:t xml:space="preserve">0) of </w:t>
      </w:r>
      <w:r w:rsidR="001C4629">
        <w:rPr>
          <w:rFonts w:ascii="Century Gothic" w:hAnsi="Century Gothic"/>
          <w:sz w:val="20"/>
          <w:szCs w:val="20"/>
        </w:rPr>
        <w:t xml:space="preserve">Access points and 100 Relays </w:t>
      </w:r>
      <w:r w:rsidR="00BB380A">
        <w:rPr>
          <w:rFonts w:ascii="Century Gothic" w:hAnsi="Century Gothic"/>
          <w:sz w:val="20"/>
          <w:szCs w:val="20"/>
        </w:rPr>
        <w:t xml:space="preserve">shall be upgraded and the impact of the upgrade </w:t>
      </w:r>
      <w:proofErr w:type="spellStart"/>
      <w:r w:rsidR="00BB380A">
        <w:rPr>
          <w:rFonts w:ascii="Century Gothic" w:hAnsi="Century Gothic"/>
          <w:sz w:val="20"/>
          <w:szCs w:val="20"/>
        </w:rPr>
        <w:t>analyzed</w:t>
      </w:r>
      <w:proofErr w:type="spellEnd"/>
      <w:r w:rsidR="00BB380A">
        <w:rPr>
          <w:rFonts w:ascii="Century Gothic" w:hAnsi="Century Gothic"/>
          <w:sz w:val="20"/>
          <w:szCs w:val="20"/>
        </w:rPr>
        <w:t>.</w:t>
      </w:r>
    </w:p>
    <w:p w14:paraId="1EC7D6A7" w14:textId="77777777" w:rsidR="00C77779" w:rsidRDefault="00C77779" w:rsidP="00C77779">
      <w:pPr>
        <w:ind w:left="720"/>
        <w:rPr>
          <w:rFonts w:ascii="Century Gothic" w:hAnsi="Century Gothic"/>
          <w:sz w:val="20"/>
          <w:szCs w:val="20"/>
        </w:rPr>
      </w:pPr>
    </w:p>
    <w:p w14:paraId="73827D16" w14:textId="77777777" w:rsidR="00C77779" w:rsidRPr="00E96E0B" w:rsidRDefault="00C77779" w:rsidP="00C77779">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005AC93" w14:textId="77777777" w:rsidR="00C77779" w:rsidRDefault="00C77779" w:rsidP="00C77779">
      <w:pPr>
        <w:pStyle w:val="ListParagraph"/>
        <w:numPr>
          <w:ilvl w:val="0"/>
          <w:numId w:val="22"/>
        </w:numPr>
      </w:pPr>
      <w:r>
        <w:t>Create and run the FWU project for each firmware image type. The upgrade setting for each FWU upgrade shall be as follows:</w:t>
      </w:r>
    </w:p>
    <w:p w14:paraId="24BA7FB6" w14:textId="77777777" w:rsidR="00C77779" w:rsidRDefault="00C77779" w:rsidP="00C77779">
      <w:pPr>
        <w:pStyle w:val="ListParagraph"/>
        <w:ind w:left="2160"/>
      </w:pPr>
    </w:p>
    <w:tbl>
      <w:tblPr>
        <w:tblW w:w="8921" w:type="dxa"/>
        <w:jc w:val="center"/>
        <w:tblLook w:val="04A0" w:firstRow="1" w:lastRow="0" w:firstColumn="1" w:lastColumn="0" w:noHBand="0" w:noVBand="1"/>
      </w:tblPr>
      <w:tblGrid>
        <w:gridCol w:w="4180"/>
        <w:gridCol w:w="4741"/>
      </w:tblGrid>
      <w:tr w:rsidR="00C77779" w14:paraId="442A04F9"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21C229C8"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Basic Information</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30C9AE21"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C77779" w14:paraId="78AE0D41"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B0DAE42"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Name:</w:t>
            </w:r>
          </w:p>
        </w:tc>
        <w:tc>
          <w:tcPr>
            <w:tcW w:w="4741" w:type="dxa"/>
            <w:tcBorders>
              <w:top w:val="nil"/>
              <w:left w:val="nil"/>
              <w:bottom w:val="nil"/>
              <w:right w:val="single" w:sz="8" w:space="0" w:color="DDF2D7"/>
            </w:tcBorders>
            <w:shd w:val="clear" w:color="000000" w:fill="FFFFFF"/>
            <w:noWrap/>
            <w:vAlign w:val="center"/>
            <w:hideMark/>
          </w:tcPr>
          <w:p w14:paraId="76E2DFBB" w14:textId="22901F42" w:rsidR="00C77779" w:rsidRDefault="00B66F28" w:rsidP="000A6257">
            <w:pPr>
              <w:rPr>
                <w:rFonts w:ascii="Calibri" w:hAnsi="Calibri" w:cs="Calibri"/>
                <w:color w:val="000000"/>
                <w:sz w:val="22"/>
                <w:szCs w:val="22"/>
              </w:rPr>
            </w:pPr>
            <w:r>
              <w:rPr>
                <w:rFonts w:ascii="Calibri" w:hAnsi="Calibri" w:cs="Calibri"/>
                <w:color w:val="000000"/>
                <w:sz w:val="22"/>
                <w:szCs w:val="22"/>
              </w:rPr>
              <w:t>Stage 1</w:t>
            </w:r>
            <w:r w:rsidR="00C77779">
              <w:rPr>
                <w:rFonts w:ascii="Calibri" w:hAnsi="Calibri" w:cs="Calibri"/>
                <w:color w:val="000000"/>
                <w:sz w:val="22"/>
                <w:szCs w:val="22"/>
              </w:rPr>
              <w:t xml:space="preserve"> - &lt;Vendor&gt; &lt;</w:t>
            </w:r>
            <w:r w:rsidR="00A33FBF">
              <w:rPr>
                <w:rFonts w:ascii="Calibri" w:hAnsi="Calibri" w:cs="Calibri"/>
                <w:color w:val="000000"/>
                <w:sz w:val="22"/>
                <w:szCs w:val="22"/>
              </w:rPr>
              <w:t>AP/Relay Image Type</w:t>
            </w:r>
            <w:r w:rsidR="00C77779">
              <w:rPr>
                <w:rFonts w:ascii="Calibri" w:hAnsi="Calibri" w:cs="Calibri"/>
                <w:color w:val="000000"/>
                <w:sz w:val="22"/>
                <w:szCs w:val="22"/>
              </w:rPr>
              <w:t>&gt; &lt;Firmware&gt;</w:t>
            </w:r>
          </w:p>
        </w:tc>
      </w:tr>
      <w:tr w:rsidR="00C77779" w14:paraId="6684B016"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483F6E6C"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Audit job:</w:t>
            </w:r>
          </w:p>
        </w:tc>
        <w:tc>
          <w:tcPr>
            <w:tcW w:w="4741" w:type="dxa"/>
            <w:tcBorders>
              <w:top w:val="nil"/>
              <w:left w:val="nil"/>
              <w:bottom w:val="nil"/>
              <w:right w:val="single" w:sz="8" w:space="0" w:color="DDF2D7"/>
            </w:tcBorders>
            <w:shd w:val="clear" w:color="000000" w:fill="FFFFFF"/>
            <w:noWrap/>
            <w:vAlign w:val="center"/>
            <w:hideMark/>
          </w:tcPr>
          <w:p w14:paraId="447C1028"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w:t>
            </w:r>
          </w:p>
        </w:tc>
      </w:tr>
      <w:tr w:rsidR="00C77779" w14:paraId="08500258"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0B6428DE"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Type:</w:t>
            </w:r>
          </w:p>
        </w:tc>
        <w:tc>
          <w:tcPr>
            <w:tcW w:w="4741" w:type="dxa"/>
            <w:tcBorders>
              <w:top w:val="nil"/>
              <w:left w:val="nil"/>
              <w:bottom w:val="nil"/>
              <w:right w:val="single" w:sz="8" w:space="0" w:color="DDF2D7"/>
            </w:tcBorders>
            <w:shd w:val="clear" w:color="000000" w:fill="FFFFFF"/>
            <w:noWrap/>
            <w:vAlign w:val="center"/>
            <w:hideMark/>
          </w:tcPr>
          <w:p w14:paraId="1C807D34"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C77779" w14:paraId="2A48F96F"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0076A444"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Version:</w:t>
            </w:r>
          </w:p>
        </w:tc>
        <w:tc>
          <w:tcPr>
            <w:tcW w:w="4741" w:type="dxa"/>
            <w:tcBorders>
              <w:top w:val="nil"/>
              <w:left w:val="nil"/>
              <w:bottom w:val="nil"/>
              <w:right w:val="single" w:sz="8" w:space="0" w:color="DDF2D7"/>
            </w:tcBorders>
            <w:shd w:val="clear" w:color="000000" w:fill="FFFFFF"/>
            <w:noWrap/>
            <w:vAlign w:val="center"/>
            <w:hideMark/>
          </w:tcPr>
          <w:p w14:paraId="62888451"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C77779" w14:paraId="00B6814E"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4C95ECBE"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Image:</w:t>
            </w:r>
          </w:p>
        </w:tc>
        <w:tc>
          <w:tcPr>
            <w:tcW w:w="4741" w:type="dxa"/>
            <w:tcBorders>
              <w:top w:val="nil"/>
              <w:left w:val="nil"/>
              <w:bottom w:val="nil"/>
              <w:right w:val="nil"/>
            </w:tcBorders>
            <w:shd w:val="clear" w:color="auto" w:fill="auto"/>
            <w:noWrap/>
            <w:vAlign w:val="bottom"/>
            <w:hideMark/>
          </w:tcPr>
          <w:p w14:paraId="2EA81190" w14:textId="77777777" w:rsidR="00C77779" w:rsidRDefault="00C77779" w:rsidP="000A6257">
            <w:pPr>
              <w:rPr>
                <w:rFonts w:ascii="Calibri" w:hAnsi="Calibri" w:cs="Calibri"/>
                <w:color w:val="000000"/>
                <w:sz w:val="22"/>
                <w:szCs w:val="22"/>
              </w:rPr>
            </w:pPr>
            <w:proofErr w:type="spellStart"/>
            <w:r>
              <w:rPr>
                <w:rFonts w:ascii="Calibri" w:hAnsi="Calibri" w:cs="Calibri"/>
                <w:color w:val="000000"/>
                <w:sz w:val="22"/>
                <w:szCs w:val="22"/>
              </w:rPr>
              <w:t>Firware</w:t>
            </w:r>
            <w:proofErr w:type="spellEnd"/>
            <w:r>
              <w:rPr>
                <w:rFonts w:ascii="Calibri" w:hAnsi="Calibri" w:cs="Calibri"/>
                <w:color w:val="000000"/>
                <w:sz w:val="22"/>
                <w:szCs w:val="22"/>
              </w:rPr>
              <w:t xml:space="preserve"> Image</w:t>
            </w:r>
          </w:p>
        </w:tc>
      </w:tr>
      <w:tr w:rsidR="00C77779" w14:paraId="4641B0F2"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748B4574"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Upgrade Settings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1DF47538"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C77779" w14:paraId="67EC28FE"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612E1851"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Seed density:</w:t>
            </w:r>
          </w:p>
        </w:tc>
        <w:tc>
          <w:tcPr>
            <w:tcW w:w="4741" w:type="dxa"/>
            <w:tcBorders>
              <w:top w:val="nil"/>
              <w:left w:val="nil"/>
              <w:bottom w:val="nil"/>
              <w:right w:val="single" w:sz="8" w:space="0" w:color="DDF2D7"/>
            </w:tcBorders>
            <w:shd w:val="clear" w:color="000000" w:fill="FFFFFF"/>
            <w:noWrap/>
            <w:vAlign w:val="center"/>
            <w:hideMark/>
          </w:tcPr>
          <w:p w14:paraId="4067C48D" w14:textId="0E0BF26F" w:rsidR="00C77779" w:rsidRDefault="00376237" w:rsidP="000A6257">
            <w:pPr>
              <w:rPr>
                <w:rFonts w:ascii="Calibri" w:hAnsi="Calibri" w:cs="Calibri"/>
                <w:color w:val="000000"/>
                <w:sz w:val="22"/>
                <w:szCs w:val="22"/>
              </w:rPr>
            </w:pPr>
            <w:commentRangeStart w:id="22"/>
            <w:r>
              <w:rPr>
                <w:rFonts w:ascii="Calibri" w:hAnsi="Calibri" w:cs="Calibri"/>
                <w:color w:val="000000"/>
                <w:sz w:val="22"/>
                <w:szCs w:val="22"/>
              </w:rPr>
              <w:t>10</w:t>
            </w:r>
            <w:r w:rsidR="0019344B">
              <w:rPr>
                <w:rFonts w:ascii="Calibri" w:hAnsi="Calibri" w:cs="Calibri"/>
                <w:color w:val="000000"/>
                <w:sz w:val="22"/>
                <w:szCs w:val="22"/>
              </w:rPr>
              <w:t>0</w:t>
            </w:r>
            <w:r w:rsidR="00C77779">
              <w:rPr>
                <w:rFonts w:ascii="Calibri" w:hAnsi="Calibri" w:cs="Calibri"/>
                <w:color w:val="000000"/>
                <w:sz w:val="22"/>
                <w:szCs w:val="22"/>
              </w:rPr>
              <w:t>%</w:t>
            </w:r>
            <w:commentRangeEnd w:id="22"/>
            <w:r>
              <w:rPr>
                <w:rStyle w:val="CommentReference"/>
                <w:rFonts w:ascii="Century Gothic" w:hAnsi="Century Gothic"/>
                <w:lang w:val="en-US" w:eastAsia="en-US"/>
              </w:rPr>
              <w:commentReference w:id="22"/>
            </w:r>
            <w:r w:rsidR="00C77779">
              <w:rPr>
                <w:rFonts w:ascii="Calibri" w:hAnsi="Calibri" w:cs="Calibri"/>
                <w:color w:val="000000"/>
                <w:sz w:val="22"/>
                <w:szCs w:val="22"/>
              </w:rPr>
              <w:t xml:space="preserve"> of nodes are seeds</w:t>
            </w:r>
          </w:p>
        </w:tc>
      </w:tr>
      <w:tr w:rsidR="00C77779" w14:paraId="6199467D"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69ED74F5"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Upload image chunk size:</w:t>
            </w:r>
          </w:p>
        </w:tc>
        <w:tc>
          <w:tcPr>
            <w:tcW w:w="4741" w:type="dxa"/>
            <w:tcBorders>
              <w:top w:val="nil"/>
              <w:left w:val="nil"/>
              <w:bottom w:val="nil"/>
              <w:right w:val="single" w:sz="8" w:space="0" w:color="DDF2D7"/>
            </w:tcBorders>
            <w:shd w:val="clear" w:color="000000" w:fill="FFFFFF"/>
            <w:noWrap/>
            <w:vAlign w:val="center"/>
            <w:hideMark/>
          </w:tcPr>
          <w:p w14:paraId="55ACCF4B"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1,024 bytes</w:t>
            </w:r>
          </w:p>
        </w:tc>
      </w:tr>
      <w:tr w:rsidR="00C77779" w14:paraId="79DFD44B"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03205DF"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Upload request timeout:</w:t>
            </w:r>
          </w:p>
        </w:tc>
        <w:tc>
          <w:tcPr>
            <w:tcW w:w="4741" w:type="dxa"/>
            <w:tcBorders>
              <w:top w:val="nil"/>
              <w:left w:val="nil"/>
              <w:bottom w:val="nil"/>
              <w:right w:val="single" w:sz="8" w:space="0" w:color="DDF2D7"/>
            </w:tcBorders>
            <w:shd w:val="clear" w:color="000000" w:fill="FFFFFF"/>
            <w:noWrap/>
            <w:vAlign w:val="center"/>
            <w:hideMark/>
          </w:tcPr>
          <w:p w14:paraId="2A181B66"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60 seconds</w:t>
            </w:r>
          </w:p>
        </w:tc>
      </w:tr>
      <w:tr w:rsidR="00C77779" w14:paraId="3189FCDA"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AE042F3"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Command request timeout:</w:t>
            </w:r>
          </w:p>
        </w:tc>
        <w:tc>
          <w:tcPr>
            <w:tcW w:w="4741" w:type="dxa"/>
            <w:tcBorders>
              <w:top w:val="nil"/>
              <w:left w:val="nil"/>
              <w:bottom w:val="nil"/>
              <w:right w:val="single" w:sz="8" w:space="0" w:color="DDF2D7"/>
            </w:tcBorders>
            <w:shd w:val="clear" w:color="000000" w:fill="FFFFFF"/>
            <w:noWrap/>
            <w:vAlign w:val="center"/>
            <w:hideMark/>
          </w:tcPr>
          <w:p w14:paraId="287527F0"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30 seconds</w:t>
            </w:r>
          </w:p>
        </w:tc>
      </w:tr>
      <w:tr w:rsidR="00C77779" w14:paraId="4CD111F8"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5B608CC"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Retry count:</w:t>
            </w:r>
          </w:p>
        </w:tc>
        <w:tc>
          <w:tcPr>
            <w:tcW w:w="4741" w:type="dxa"/>
            <w:tcBorders>
              <w:top w:val="nil"/>
              <w:left w:val="nil"/>
              <w:bottom w:val="nil"/>
              <w:right w:val="single" w:sz="8" w:space="0" w:color="DDF2D7"/>
            </w:tcBorders>
            <w:shd w:val="clear" w:color="000000" w:fill="FFFFFF"/>
            <w:noWrap/>
            <w:vAlign w:val="center"/>
            <w:hideMark/>
          </w:tcPr>
          <w:p w14:paraId="037C262C"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3</w:t>
            </w:r>
          </w:p>
        </w:tc>
      </w:tr>
      <w:tr w:rsidR="00C77779" w14:paraId="6C9996A0"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0BAB227A"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Gateway Priority:</w:t>
            </w:r>
          </w:p>
        </w:tc>
        <w:tc>
          <w:tcPr>
            <w:tcW w:w="4741" w:type="dxa"/>
            <w:tcBorders>
              <w:top w:val="nil"/>
              <w:left w:val="nil"/>
              <w:bottom w:val="nil"/>
              <w:right w:val="single" w:sz="8" w:space="0" w:color="DDF2D7"/>
            </w:tcBorders>
            <w:shd w:val="clear" w:color="000000" w:fill="FFFFFF"/>
            <w:noWrap/>
            <w:vAlign w:val="center"/>
            <w:hideMark/>
          </w:tcPr>
          <w:p w14:paraId="3F564B75"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Medium</w:t>
            </w:r>
          </w:p>
        </w:tc>
      </w:tr>
      <w:tr w:rsidR="00C77779" w14:paraId="3F243532"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B347122"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E-mail addresses:</w:t>
            </w:r>
          </w:p>
        </w:tc>
        <w:tc>
          <w:tcPr>
            <w:tcW w:w="4741" w:type="dxa"/>
            <w:tcBorders>
              <w:top w:val="nil"/>
              <w:left w:val="nil"/>
              <w:bottom w:val="nil"/>
              <w:right w:val="single" w:sz="8" w:space="0" w:color="DDF2D7"/>
            </w:tcBorders>
            <w:shd w:val="clear" w:color="000000" w:fill="FFFFFF"/>
            <w:noWrap/>
            <w:vAlign w:val="center"/>
            <w:hideMark/>
          </w:tcPr>
          <w:p w14:paraId="05E50CAE"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w:t>
            </w:r>
          </w:p>
        </w:tc>
      </w:tr>
      <w:tr w:rsidR="00C77779" w14:paraId="52ACCB1F"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6B198BAA"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Verification interval:</w:t>
            </w:r>
          </w:p>
        </w:tc>
        <w:tc>
          <w:tcPr>
            <w:tcW w:w="4741" w:type="dxa"/>
            <w:tcBorders>
              <w:top w:val="nil"/>
              <w:left w:val="nil"/>
              <w:bottom w:val="nil"/>
              <w:right w:val="single" w:sz="8" w:space="0" w:color="DDF2D7"/>
            </w:tcBorders>
            <w:shd w:val="clear" w:color="000000" w:fill="FFFFFF"/>
            <w:noWrap/>
            <w:vAlign w:val="center"/>
            <w:hideMark/>
          </w:tcPr>
          <w:p w14:paraId="4E0FE40E"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600 seconds</w:t>
            </w:r>
          </w:p>
        </w:tc>
      </w:tr>
      <w:tr w:rsidR="00C77779" w14:paraId="38FED196"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49F93C87"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Maximum number of verification attempts:</w:t>
            </w:r>
          </w:p>
        </w:tc>
        <w:tc>
          <w:tcPr>
            <w:tcW w:w="4741" w:type="dxa"/>
            <w:tcBorders>
              <w:top w:val="nil"/>
              <w:left w:val="nil"/>
              <w:bottom w:val="nil"/>
              <w:right w:val="single" w:sz="8" w:space="0" w:color="DDF2D7"/>
            </w:tcBorders>
            <w:shd w:val="clear" w:color="000000" w:fill="FFFFFF"/>
            <w:noWrap/>
            <w:vAlign w:val="center"/>
            <w:hideMark/>
          </w:tcPr>
          <w:p w14:paraId="7993DFD4"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10</w:t>
            </w:r>
          </w:p>
        </w:tc>
      </w:tr>
      <w:tr w:rsidR="00C77779" w14:paraId="41FE0E0A"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22BB2DDA"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Post-run Options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01DACD2E"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C77779" w14:paraId="010E6153"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4A6D758B"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Auto restart upgrade:</w:t>
            </w:r>
          </w:p>
        </w:tc>
        <w:tc>
          <w:tcPr>
            <w:tcW w:w="4741" w:type="dxa"/>
            <w:tcBorders>
              <w:top w:val="nil"/>
              <w:left w:val="nil"/>
              <w:bottom w:val="nil"/>
              <w:right w:val="single" w:sz="8" w:space="0" w:color="DDF2D7"/>
            </w:tcBorders>
            <w:shd w:val="clear" w:color="000000" w:fill="FFFFFF"/>
            <w:noWrap/>
            <w:vAlign w:val="center"/>
            <w:hideMark/>
          </w:tcPr>
          <w:p w14:paraId="64433328"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3 times</w:t>
            </w:r>
          </w:p>
        </w:tc>
      </w:tr>
      <w:tr w:rsidR="00C77779" w14:paraId="7B04813A"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1FB84DD3" w14:textId="77777777" w:rsidR="00C77779" w:rsidRDefault="00C77779" w:rsidP="000A6257">
            <w:pPr>
              <w:rPr>
                <w:rFonts w:ascii="Calibri" w:hAnsi="Calibri" w:cs="Calibri"/>
                <w:color w:val="317023"/>
                <w:sz w:val="22"/>
                <w:szCs w:val="22"/>
              </w:rPr>
            </w:pPr>
            <w:r>
              <w:rPr>
                <w:rFonts w:ascii="Calibri" w:hAnsi="Calibri" w:cs="Calibri"/>
                <w:color w:val="317023"/>
                <w:sz w:val="22"/>
                <w:szCs w:val="22"/>
              </w:rPr>
              <w:t>Auto complete upgrade:</w:t>
            </w:r>
          </w:p>
        </w:tc>
        <w:tc>
          <w:tcPr>
            <w:tcW w:w="4741" w:type="dxa"/>
            <w:tcBorders>
              <w:top w:val="nil"/>
              <w:left w:val="nil"/>
              <w:bottom w:val="nil"/>
              <w:right w:val="single" w:sz="8" w:space="0" w:color="DDF2D7"/>
            </w:tcBorders>
            <w:shd w:val="clear" w:color="000000" w:fill="FFFFFF"/>
            <w:noWrap/>
            <w:vAlign w:val="center"/>
            <w:hideMark/>
          </w:tcPr>
          <w:p w14:paraId="7C8E529E" w14:textId="77777777" w:rsidR="00C77779" w:rsidRDefault="00C77779" w:rsidP="000A6257">
            <w:pPr>
              <w:rPr>
                <w:rFonts w:ascii="Calibri" w:hAnsi="Calibri" w:cs="Calibri"/>
                <w:color w:val="000000"/>
                <w:sz w:val="22"/>
                <w:szCs w:val="22"/>
              </w:rPr>
            </w:pPr>
            <w:r>
              <w:rPr>
                <w:rFonts w:ascii="Calibri" w:hAnsi="Calibri" w:cs="Calibri"/>
                <w:color w:val="000000"/>
                <w:sz w:val="22"/>
                <w:szCs w:val="22"/>
              </w:rPr>
              <w:t>Disabled</w:t>
            </w:r>
          </w:p>
        </w:tc>
      </w:tr>
      <w:tr w:rsidR="00C77779" w14:paraId="2596388E"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76DE8009"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50E2BDBF" w14:textId="77777777" w:rsidR="00C77779" w:rsidRDefault="00C77779"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bl>
    <w:p w14:paraId="0F047635" w14:textId="77777777" w:rsidR="00C77779" w:rsidRDefault="00C77779" w:rsidP="00C77779">
      <w:pPr>
        <w:pStyle w:val="ListParagraph"/>
        <w:ind w:left="2160"/>
      </w:pPr>
    </w:p>
    <w:p w14:paraId="40A75F31" w14:textId="51595E63" w:rsidR="00524EEC" w:rsidRDefault="00524EEC" w:rsidP="00C77779">
      <w:pPr>
        <w:pStyle w:val="ListParagraph"/>
        <w:numPr>
          <w:ilvl w:val="0"/>
          <w:numId w:val="22"/>
        </w:numPr>
      </w:pPr>
      <w:r>
        <w:t>Monitor the success rate and duration of each firmware upgrade</w:t>
      </w:r>
      <w:r w:rsidR="00CD23E6">
        <w:t>.</w:t>
      </w:r>
      <w:r w:rsidR="0064770A">
        <w:t xml:space="preserve"> </w:t>
      </w:r>
      <w:r w:rsidR="00BC2B72">
        <w:t xml:space="preserve">Report any </w:t>
      </w:r>
      <w:r w:rsidR="0064770A">
        <w:t>noticeable</w:t>
      </w:r>
      <w:r w:rsidR="00BC2B72">
        <w:t xml:space="preserve"> slowness in the upgrade compared to past meter firmware upgrades.</w:t>
      </w:r>
    </w:p>
    <w:p w14:paraId="6CD66896" w14:textId="262A3031" w:rsidR="00DE78B1" w:rsidRDefault="00DE78B1" w:rsidP="00C77779">
      <w:pPr>
        <w:pStyle w:val="ListParagraph"/>
        <w:numPr>
          <w:ilvl w:val="0"/>
          <w:numId w:val="22"/>
        </w:numPr>
      </w:pPr>
      <w:r>
        <w:t xml:space="preserve">Monitor for any </w:t>
      </w:r>
      <w:r w:rsidR="002A189B">
        <w:t xml:space="preserve">Access point/Relay </w:t>
      </w:r>
      <w:r>
        <w:t xml:space="preserve">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r w:rsidR="00D96F2A">
        <w:t>.</w:t>
      </w:r>
      <w:r>
        <w:t xml:space="preserve"> </w:t>
      </w:r>
    </w:p>
    <w:p w14:paraId="393781D5" w14:textId="7B57A809" w:rsidR="00C77779" w:rsidRDefault="00C77779" w:rsidP="00C77779">
      <w:pPr>
        <w:pStyle w:val="ListParagraph"/>
        <w:numPr>
          <w:ilvl w:val="0"/>
          <w:numId w:val="22"/>
        </w:numPr>
      </w:pPr>
      <w:r>
        <w:t xml:space="preserve">Collect all post upgrade data and record in the tracking spreadsheet. </w:t>
      </w:r>
    </w:p>
    <w:p w14:paraId="0EE5F8AC" w14:textId="07ED028E" w:rsidR="000D7B51" w:rsidRDefault="000D7B51" w:rsidP="00114872">
      <w:pPr>
        <w:pStyle w:val="ListParagraph"/>
        <w:numPr>
          <w:ilvl w:val="0"/>
          <w:numId w:val="22"/>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to the</w:t>
      </w:r>
      <w:r w:rsidR="00114872">
        <w:t xml:space="preserve"> Access point/Relay</w:t>
      </w:r>
      <w:r>
        <w:t xml:space="preserve"> </w:t>
      </w:r>
      <w:r w:rsidRPr="00D17BC8">
        <w:t>performance</w:t>
      </w:r>
      <w:r>
        <w:t xml:space="preserve">. </w:t>
      </w:r>
    </w:p>
    <w:p w14:paraId="43264A03" w14:textId="52610913" w:rsidR="00C77779" w:rsidRDefault="005514F1" w:rsidP="00C77779">
      <w:pPr>
        <w:pStyle w:val="ListParagraph"/>
        <w:numPr>
          <w:ilvl w:val="0"/>
          <w:numId w:val="22"/>
        </w:numPr>
      </w:pPr>
      <w:r>
        <w:t xml:space="preserve">Check for any communications from UIQ Support, Data Analytics and AMI Data team for any major impact. If any major </w:t>
      </w:r>
      <w:r w:rsidR="00C77779" w:rsidRPr="00D17BC8">
        <w:t xml:space="preserve">effect is detected in this </w:t>
      </w:r>
      <w:r w:rsidR="00C77779">
        <w:t>stage</w:t>
      </w:r>
      <w:r w:rsidR="00C77779" w:rsidRPr="00D17BC8">
        <w:t xml:space="preserve">, stop </w:t>
      </w:r>
      <w:r w:rsidR="00C77779">
        <w:t xml:space="preserve">the </w:t>
      </w:r>
      <w:proofErr w:type="gramStart"/>
      <w:r w:rsidR="00C77779" w:rsidRPr="00D17BC8">
        <w:t>deployment</w:t>
      </w:r>
      <w:proofErr w:type="gramEnd"/>
      <w:r w:rsidR="00C77779" w:rsidRPr="00D17BC8">
        <w:t xml:space="preserve"> and escalate to </w:t>
      </w:r>
      <w:r w:rsidR="00C77779">
        <w:t xml:space="preserve">the </w:t>
      </w:r>
      <w:r w:rsidR="00C77779" w:rsidRPr="00554817">
        <w:rPr>
          <w:rFonts w:eastAsiaTheme="minorEastAsia"/>
          <w:noProof/>
          <w:color w:val="000000"/>
          <w:lang w:eastAsia="en-AU"/>
        </w:rPr>
        <w:t>Communication Networks Quality Manager</w:t>
      </w:r>
      <w:r w:rsidR="00C77779" w:rsidRPr="00D17BC8">
        <w:t xml:space="preserve">. The issue will be investigated further with assistance from </w:t>
      </w:r>
      <w:r w:rsidR="00C77779">
        <w:t>the following teams:</w:t>
      </w:r>
    </w:p>
    <w:p w14:paraId="2EF21ED2" w14:textId="77777777" w:rsidR="00C77779" w:rsidRDefault="00C77779" w:rsidP="005514F1">
      <w:pPr>
        <w:pStyle w:val="ListParagraph"/>
        <w:numPr>
          <w:ilvl w:val="0"/>
          <w:numId w:val="31"/>
        </w:numPr>
      </w:pPr>
      <w:r w:rsidRPr="002D0ECB">
        <w:t>Communication Networks Quality</w:t>
      </w:r>
    </w:p>
    <w:p w14:paraId="12153D68" w14:textId="12CB0537" w:rsidR="005514F1" w:rsidRDefault="005514F1" w:rsidP="005514F1">
      <w:pPr>
        <w:pStyle w:val="ListParagraph"/>
        <w:numPr>
          <w:ilvl w:val="0"/>
          <w:numId w:val="31"/>
        </w:numPr>
      </w:pPr>
      <w:r>
        <w:t xml:space="preserve">Other teams as </w:t>
      </w:r>
      <w:proofErr w:type="gramStart"/>
      <w:r>
        <w:t>needed</w:t>
      </w:r>
      <w:proofErr w:type="gramEnd"/>
    </w:p>
    <w:p w14:paraId="06A4BAA8" w14:textId="77777777" w:rsidR="00C77779" w:rsidRDefault="00C77779" w:rsidP="00C77779">
      <w:pPr>
        <w:pStyle w:val="ListParagraph"/>
        <w:numPr>
          <w:ilvl w:val="0"/>
          <w:numId w:val="22"/>
        </w:numPr>
      </w:pPr>
      <w:r w:rsidRPr="00D17BC8">
        <w:t xml:space="preserve">If </w:t>
      </w:r>
      <w:r>
        <w:t>all issues, if any, has been resolved, proceed to the next stage.</w:t>
      </w:r>
    </w:p>
    <w:p w14:paraId="390D85A8" w14:textId="02FABAFF" w:rsidR="00C77779" w:rsidRPr="00B66F28" w:rsidRDefault="00C77779" w:rsidP="00B66F28">
      <w:pPr>
        <w:pStyle w:val="ListParagraph"/>
        <w:numPr>
          <w:ilvl w:val="0"/>
          <w:numId w:val="22"/>
        </w:numPr>
      </w:pPr>
      <w:r>
        <w:lastRenderedPageBreak/>
        <w:t xml:space="preserve">Communicate results of the </w:t>
      </w:r>
      <w:r w:rsidR="00F95CC4">
        <w:t>Stage 1</w:t>
      </w:r>
      <w:r>
        <w:t>, and if proceeding to the next stage, to the relevant stakeholders.</w:t>
      </w:r>
    </w:p>
    <w:p w14:paraId="6A56026D" w14:textId="4080EFD7" w:rsidR="00C05339" w:rsidRDefault="00C05339" w:rsidP="00054179">
      <w:pPr>
        <w:pStyle w:val="Heading3"/>
      </w:pPr>
      <w:bookmarkStart w:id="23" w:name="_Toc169532688"/>
      <w:r>
        <w:t>Stage 2 (</w:t>
      </w:r>
      <w:r w:rsidR="00540F1D">
        <w:t>300 Access points and 1000 relays</w:t>
      </w:r>
      <w:r>
        <w:t>)</w:t>
      </w:r>
      <w:bookmarkEnd w:id="23"/>
    </w:p>
    <w:p w14:paraId="6B4F6DED" w14:textId="61391ECC" w:rsidR="00B85806" w:rsidRDefault="00B85806" w:rsidP="00BB380A">
      <w:pPr>
        <w:ind w:left="720"/>
        <w:rPr>
          <w:rFonts w:ascii="Century Gothic" w:hAnsi="Century Gothic"/>
          <w:sz w:val="20"/>
          <w:szCs w:val="20"/>
        </w:rPr>
      </w:pPr>
    </w:p>
    <w:p w14:paraId="3C56CFA4" w14:textId="77777777" w:rsidR="00B85806" w:rsidRDefault="00B85806" w:rsidP="00B85806">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69689E51" w14:textId="77777777" w:rsidR="00B85806" w:rsidRDefault="00B85806" w:rsidP="00B85806">
      <w:pPr>
        <w:ind w:left="720"/>
        <w:rPr>
          <w:rFonts w:ascii="Century Gothic" w:hAnsi="Century Gothic"/>
          <w:sz w:val="20"/>
          <w:szCs w:val="20"/>
        </w:rPr>
      </w:pPr>
    </w:p>
    <w:p w14:paraId="6D8E7E29" w14:textId="2D148ED1" w:rsidR="00B85806" w:rsidRPr="00BB380A" w:rsidRDefault="00B85806" w:rsidP="00B85806">
      <w:pPr>
        <w:ind w:left="720"/>
        <w:rPr>
          <w:rFonts w:ascii="Century Gothic" w:hAnsi="Century Gothic"/>
          <w:sz w:val="20"/>
          <w:szCs w:val="20"/>
          <w:u w:val="single"/>
        </w:rPr>
      </w:pPr>
      <w:r>
        <w:rPr>
          <w:rFonts w:ascii="Century Gothic" w:hAnsi="Century Gothic"/>
          <w:sz w:val="20"/>
          <w:szCs w:val="20"/>
        </w:rPr>
        <w:t>In Stage 2, a significant number (</w:t>
      </w:r>
      <w:r w:rsidR="00540F1D">
        <w:rPr>
          <w:rFonts w:ascii="Century Gothic" w:hAnsi="Century Gothic"/>
          <w:sz w:val="20"/>
          <w:szCs w:val="20"/>
        </w:rPr>
        <w:t>300</w:t>
      </w:r>
      <w:r>
        <w:rPr>
          <w:rFonts w:ascii="Century Gothic" w:hAnsi="Century Gothic"/>
          <w:sz w:val="20"/>
          <w:szCs w:val="20"/>
        </w:rPr>
        <w:t xml:space="preserve">) of </w:t>
      </w:r>
      <w:r w:rsidR="00540F1D">
        <w:rPr>
          <w:rFonts w:ascii="Century Gothic" w:hAnsi="Century Gothic"/>
          <w:sz w:val="20"/>
          <w:szCs w:val="20"/>
        </w:rPr>
        <w:t>Access pints and 1000 Relays</w:t>
      </w:r>
      <w:r>
        <w:rPr>
          <w:rFonts w:ascii="Century Gothic" w:hAnsi="Century Gothic"/>
          <w:sz w:val="20"/>
          <w:szCs w:val="20"/>
        </w:rPr>
        <w:t xml:space="preserve"> shall be upgraded and the impact of the upgrade </w:t>
      </w:r>
      <w:proofErr w:type="spellStart"/>
      <w:r>
        <w:rPr>
          <w:rFonts w:ascii="Century Gothic" w:hAnsi="Century Gothic"/>
          <w:sz w:val="20"/>
          <w:szCs w:val="20"/>
        </w:rPr>
        <w:t>analyzed</w:t>
      </w:r>
      <w:proofErr w:type="spellEnd"/>
      <w:r>
        <w:rPr>
          <w:rFonts w:ascii="Century Gothic" w:hAnsi="Century Gothic"/>
          <w:sz w:val="20"/>
          <w:szCs w:val="20"/>
        </w:rPr>
        <w:t xml:space="preserve">. </w:t>
      </w:r>
    </w:p>
    <w:p w14:paraId="0E8AEAF3" w14:textId="77777777" w:rsidR="00B85806" w:rsidRDefault="00B85806" w:rsidP="00B85806">
      <w:pPr>
        <w:ind w:left="720"/>
        <w:rPr>
          <w:rFonts w:ascii="Century Gothic" w:hAnsi="Century Gothic"/>
          <w:sz w:val="20"/>
          <w:szCs w:val="20"/>
          <w:u w:val="single"/>
        </w:rPr>
      </w:pPr>
    </w:p>
    <w:p w14:paraId="02643017" w14:textId="77777777" w:rsidR="00B85806" w:rsidRDefault="00B85806" w:rsidP="00B85806">
      <w:pPr>
        <w:ind w:left="720"/>
        <w:rPr>
          <w:rFonts w:ascii="Century Gothic" w:hAnsi="Century Gothic"/>
          <w:sz w:val="20"/>
          <w:szCs w:val="20"/>
        </w:rPr>
      </w:pPr>
    </w:p>
    <w:p w14:paraId="5895A497" w14:textId="77777777" w:rsidR="00B85806" w:rsidRPr="00E96E0B" w:rsidRDefault="00B85806" w:rsidP="00B85806">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FD82493" w14:textId="77777777" w:rsidR="00B85806" w:rsidRDefault="00B85806" w:rsidP="00B85806">
      <w:pPr>
        <w:pStyle w:val="ListParagraph"/>
        <w:numPr>
          <w:ilvl w:val="0"/>
          <w:numId w:val="23"/>
        </w:numPr>
      </w:pPr>
      <w:r>
        <w:t>Create and run the FWU project for each firmware image type. The upgrade setting for each FWU upgrade shall be as follows:</w:t>
      </w:r>
    </w:p>
    <w:p w14:paraId="22000594" w14:textId="77777777" w:rsidR="00B85806" w:rsidRDefault="00B85806" w:rsidP="00B85806">
      <w:pPr>
        <w:pStyle w:val="ListParagraph"/>
        <w:ind w:left="2160"/>
      </w:pPr>
    </w:p>
    <w:tbl>
      <w:tblPr>
        <w:tblW w:w="8921" w:type="dxa"/>
        <w:jc w:val="center"/>
        <w:tblLook w:val="04A0" w:firstRow="1" w:lastRow="0" w:firstColumn="1" w:lastColumn="0" w:noHBand="0" w:noVBand="1"/>
      </w:tblPr>
      <w:tblGrid>
        <w:gridCol w:w="4180"/>
        <w:gridCol w:w="4741"/>
      </w:tblGrid>
      <w:tr w:rsidR="00B85806" w14:paraId="3F222BE8"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75E2C113"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Basic Information</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1715EC97"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B85806" w14:paraId="5E5C3FE0"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CFB2EF6"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Name:</w:t>
            </w:r>
          </w:p>
        </w:tc>
        <w:tc>
          <w:tcPr>
            <w:tcW w:w="4741" w:type="dxa"/>
            <w:tcBorders>
              <w:top w:val="nil"/>
              <w:left w:val="nil"/>
              <w:bottom w:val="nil"/>
              <w:right w:val="single" w:sz="8" w:space="0" w:color="DDF2D7"/>
            </w:tcBorders>
            <w:shd w:val="clear" w:color="000000" w:fill="FFFFFF"/>
            <w:noWrap/>
            <w:vAlign w:val="center"/>
            <w:hideMark/>
          </w:tcPr>
          <w:p w14:paraId="6B455860" w14:textId="7B603C6D" w:rsidR="00B85806" w:rsidRDefault="00B85806" w:rsidP="000A6257">
            <w:pPr>
              <w:rPr>
                <w:rFonts w:ascii="Calibri" w:hAnsi="Calibri" w:cs="Calibri"/>
                <w:color w:val="000000"/>
                <w:sz w:val="22"/>
                <w:szCs w:val="22"/>
              </w:rPr>
            </w:pPr>
            <w:r>
              <w:rPr>
                <w:rFonts w:ascii="Calibri" w:hAnsi="Calibri" w:cs="Calibri"/>
                <w:color w:val="000000"/>
                <w:sz w:val="22"/>
                <w:szCs w:val="22"/>
              </w:rPr>
              <w:t xml:space="preserve">Stage </w:t>
            </w:r>
            <w:r w:rsidR="00853854">
              <w:rPr>
                <w:rFonts w:ascii="Calibri" w:hAnsi="Calibri" w:cs="Calibri"/>
                <w:color w:val="000000"/>
                <w:sz w:val="22"/>
                <w:szCs w:val="22"/>
              </w:rPr>
              <w:t>2</w:t>
            </w:r>
            <w:r>
              <w:rPr>
                <w:rFonts w:ascii="Calibri" w:hAnsi="Calibri" w:cs="Calibri"/>
                <w:color w:val="000000"/>
                <w:sz w:val="22"/>
                <w:szCs w:val="22"/>
              </w:rPr>
              <w:t xml:space="preserve"> - &lt;Vendor&gt; &lt;</w:t>
            </w:r>
            <w:r w:rsidR="00A33FBF">
              <w:rPr>
                <w:rFonts w:ascii="Calibri" w:hAnsi="Calibri" w:cs="Calibri"/>
                <w:color w:val="000000"/>
                <w:sz w:val="22"/>
                <w:szCs w:val="22"/>
              </w:rPr>
              <w:t>AP/Relay Image Type</w:t>
            </w:r>
            <w:r>
              <w:rPr>
                <w:rFonts w:ascii="Calibri" w:hAnsi="Calibri" w:cs="Calibri"/>
                <w:color w:val="000000"/>
                <w:sz w:val="22"/>
                <w:szCs w:val="22"/>
              </w:rPr>
              <w:t>&gt; &lt;Firmware&gt;</w:t>
            </w:r>
          </w:p>
        </w:tc>
      </w:tr>
      <w:tr w:rsidR="00B85806" w14:paraId="2968E963"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40B6EE3"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Audit job:</w:t>
            </w:r>
          </w:p>
        </w:tc>
        <w:tc>
          <w:tcPr>
            <w:tcW w:w="4741" w:type="dxa"/>
            <w:tcBorders>
              <w:top w:val="nil"/>
              <w:left w:val="nil"/>
              <w:bottom w:val="nil"/>
              <w:right w:val="single" w:sz="8" w:space="0" w:color="DDF2D7"/>
            </w:tcBorders>
            <w:shd w:val="clear" w:color="000000" w:fill="FFFFFF"/>
            <w:noWrap/>
            <w:vAlign w:val="center"/>
            <w:hideMark/>
          </w:tcPr>
          <w:p w14:paraId="15A9AD45"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w:t>
            </w:r>
          </w:p>
        </w:tc>
      </w:tr>
      <w:tr w:rsidR="00B85806" w14:paraId="27CFB522"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8CE5315"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Type:</w:t>
            </w:r>
          </w:p>
        </w:tc>
        <w:tc>
          <w:tcPr>
            <w:tcW w:w="4741" w:type="dxa"/>
            <w:tcBorders>
              <w:top w:val="nil"/>
              <w:left w:val="nil"/>
              <w:bottom w:val="nil"/>
              <w:right w:val="single" w:sz="8" w:space="0" w:color="DDF2D7"/>
            </w:tcBorders>
            <w:shd w:val="clear" w:color="000000" w:fill="FFFFFF"/>
            <w:noWrap/>
            <w:vAlign w:val="center"/>
            <w:hideMark/>
          </w:tcPr>
          <w:p w14:paraId="5E56177B"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B85806" w14:paraId="6B7BBCDD"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66649EF5"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Version:</w:t>
            </w:r>
          </w:p>
        </w:tc>
        <w:tc>
          <w:tcPr>
            <w:tcW w:w="4741" w:type="dxa"/>
            <w:tcBorders>
              <w:top w:val="nil"/>
              <w:left w:val="nil"/>
              <w:bottom w:val="nil"/>
              <w:right w:val="single" w:sz="8" w:space="0" w:color="DDF2D7"/>
            </w:tcBorders>
            <w:shd w:val="clear" w:color="000000" w:fill="FFFFFF"/>
            <w:noWrap/>
            <w:vAlign w:val="center"/>
            <w:hideMark/>
          </w:tcPr>
          <w:p w14:paraId="3D331364"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B85806" w14:paraId="7CA7045E"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05096CD0"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Image:</w:t>
            </w:r>
          </w:p>
        </w:tc>
        <w:tc>
          <w:tcPr>
            <w:tcW w:w="4741" w:type="dxa"/>
            <w:tcBorders>
              <w:top w:val="nil"/>
              <w:left w:val="nil"/>
              <w:bottom w:val="nil"/>
              <w:right w:val="nil"/>
            </w:tcBorders>
            <w:shd w:val="clear" w:color="auto" w:fill="auto"/>
            <w:noWrap/>
            <w:vAlign w:val="bottom"/>
            <w:hideMark/>
          </w:tcPr>
          <w:p w14:paraId="55A02B39" w14:textId="77777777" w:rsidR="00B85806" w:rsidRDefault="00B85806" w:rsidP="000A6257">
            <w:pPr>
              <w:rPr>
                <w:rFonts w:ascii="Calibri" w:hAnsi="Calibri" w:cs="Calibri"/>
                <w:color w:val="000000"/>
                <w:sz w:val="22"/>
                <w:szCs w:val="22"/>
              </w:rPr>
            </w:pPr>
            <w:proofErr w:type="spellStart"/>
            <w:r>
              <w:rPr>
                <w:rFonts w:ascii="Calibri" w:hAnsi="Calibri" w:cs="Calibri"/>
                <w:color w:val="000000"/>
                <w:sz w:val="22"/>
                <w:szCs w:val="22"/>
              </w:rPr>
              <w:t>Firware</w:t>
            </w:r>
            <w:proofErr w:type="spellEnd"/>
            <w:r>
              <w:rPr>
                <w:rFonts w:ascii="Calibri" w:hAnsi="Calibri" w:cs="Calibri"/>
                <w:color w:val="000000"/>
                <w:sz w:val="22"/>
                <w:szCs w:val="22"/>
              </w:rPr>
              <w:t xml:space="preserve"> Image</w:t>
            </w:r>
          </w:p>
        </w:tc>
      </w:tr>
      <w:tr w:rsidR="00B85806" w14:paraId="60E3FF6F"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2E5F821C"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Upgrade Settings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210F3EAC"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B85806" w14:paraId="434539FC"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25CB32F2"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Seed density:</w:t>
            </w:r>
          </w:p>
        </w:tc>
        <w:tc>
          <w:tcPr>
            <w:tcW w:w="4741" w:type="dxa"/>
            <w:tcBorders>
              <w:top w:val="nil"/>
              <w:left w:val="nil"/>
              <w:bottom w:val="nil"/>
              <w:right w:val="single" w:sz="8" w:space="0" w:color="DDF2D7"/>
            </w:tcBorders>
            <w:shd w:val="clear" w:color="000000" w:fill="FFFFFF"/>
            <w:noWrap/>
            <w:vAlign w:val="center"/>
            <w:hideMark/>
          </w:tcPr>
          <w:p w14:paraId="7F6E3DC9" w14:textId="7C9C2CE4" w:rsidR="00B85806" w:rsidRDefault="00B52EC6" w:rsidP="000A6257">
            <w:pPr>
              <w:rPr>
                <w:rFonts w:ascii="Calibri" w:hAnsi="Calibri" w:cs="Calibri"/>
                <w:color w:val="000000"/>
                <w:sz w:val="22"/>
                <w:szCs w:val="22"/>
              </w:rPr>
            </w:pPr>
            <w:r>
              <w:rPr>
                <w:rFonts w:ascii="Calibri" w:hAnsi="Calibri" w:cs="Calibri"/>
                <w:color w:val="000000"/>
                <w:sz w:val="22"/>
                <w:szCs w:val="22"/>
              </w:rPr>
              <w:t>3</w:t>
            </w:r>
            <w:r w:rsidR="00B85806">
              <w:rPr>
                <w:rFonts w:ascii="Calibri" w:hAnsi="Calibri" w:cs="Calibri"/>
                <w:color w:val="000000"/>
                <w:sz w:val="22"/>
                <w:szCs w:val="22"/>
              </w:rPr>
              <w:t>% of nodes are seeds</w:t>
            </w:r>
          </w:p>
        </w:tc>
      </w:tr>
      <w:tr w:rsidR="00B85806" w14:paraId="75921013"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1CE5D06"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Upload image chunk size:</w:t>
            </w:r>
          </w:p>
        </w:tc>
        <w:tc>
          <w:tcPr>
            <w:tcW w:w="4741" w:type="dxa"/>
            <w:tcBorders>
              <w:top w:val="nil"/>
              <w:left w:val="nil"/>
              <w:bottom w:val="nil"/>
              <w:right w:val="single" w:sz="8" w:space="0" w:color="DDF2D7"/>
            </w:tcBorders>
            <w:shd w:val="clear" w:color="000000" w:fill="FFFFFF"/>
            <w:noWrap/>
            <w:vAlign w:val="center"/>
            <w:hideMark/>
          </w:tcPr>
          <w:p w14:paraId="74D39F45"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1,024 bytes</w:t>
            </w:r>
          </w:p>
        </w:tc>
      </w:tr>
      <w:tr w:rsidR="00B85806" w14:paraId="572B5535"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7F7FAC66"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Upload request timeout:</w:t>
            </w:r>
          </w:p>
        </w:tc>
        <w:tc>
          <w:tcPr>
            <w:tcW w:w="4741" w:type="dxa"/>
            <w:tcBorders>
              <w:top w:val="nil"/>
              <w:left w:val="nil"/>
              <w:bottom w:val="nil"/>
              <w:right w:val="single" w:sz="8" w:space="0" w:color="DDF2D7"/>
            </w:tcBorders>
            <w:shd w:val="clear" w:color="000000" w:fill="FFFFFF"/>
            <w:noWrap/>
            <w:vAlign w:val="center"/>
            <w:hideMark/>
          </w:tcPr>
          <w:p w14:paraId="6005BCDD"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60 seconds</w:t>
            </w:r>
          </w:p>
        </w:tc>
      </w:tr>
      <w:tr w:rsidR="00B85806" w14:paraId="6D95FE74"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470B3D0"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Command request timeout:</w:t>
            </w:r>
          </w:p>
        </w:tc>
        <w:tc>
          <w:tcPr>
            <w:tcW w:w="4741" w:type="dxa"/>
            <w:tcBorders>
              <w:top w:val="nil"/>
              <w:left w:val="nil"/>
              <w:bottom w:val="nil"/>
              <w:right w:val="single" w:sz="8" w:space="0" w:color="DDF2D7"/>
            </w:tcBorders>
            <w:shd w:val="clear" w:color="000000" w:fill="FFFFFF"/>
            <w:noWrap/>
            <w:vAlign w:val="center"/>
            <w:hideMark/>
          </w:tcPr>
          <w:p w14:paraId="62AEF911"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30 seconds</w:t>
            </w:r>
          </w:p>
        </w:tc>
      </w:tr>
      <w:tr w:rsidR="00B85806" w14:paraId="5984B275"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2E4F9CF5"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Retry count:</w:t>
            </w:r>
          </w:p>
        </w:tc>
        <w:tc>
          <w:tcPr>
            <w:tcW w:w="4741" w:type="dxa"/>
            <w:tcBorders>
              <w:top w:val="nil"/>
              <w:left w:val="nil"/>
              <w:bottom w:val="nil"/>
              <w:right w:val="single" w:sz="8" w:space="0" w:color="DDF2D7"/>
            </w:tcBorders>
            <w:shd w:val="clear" w:color="000000" w:fill="FFFFFF"/>
            <w:noWrap/>
            <w:vAlign w:val="center"/>
            <w:hideMark/>
          </w:tcPr>
          <w:p w14:paraId="3F451D60"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3</w:t>
            </w:r>
          </w:p>
        </w:tc>
      </w:tr>
      <w:tr w:rsidR="00B85806" w14:paraId="0A748C11"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2BF1063"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Gateway Priority:</w:t>
            </w:r>
          </w:p>
        </w:tc>
        <w:tc>
          <w:tcPr>
            <w:tcW w:w="4741" w:type="dxa"/>
            <w:tcBorders>
              <w:top w:val="nil"/>
              <w:left w:val="nil"/>
              <w:bottom w:val="nil"/>
              <w:right w:val="single" w:sz="8" w:space="0" w:color="DDF2D7"/>
            </w:tcBorders>
            <w:shd w:val="clear" w:color="000000" w:fill="FFFFFF"/>
            <w:noWrap/>
            <w:vAlign w:val="center"/>
            <w:hideMark/>
          </w:tcPr>
          <w:p w14:paraId="06E496A9"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Medium</w:t>
            </w:r>
          </w:p>
        </w:tc>
      </w:tr>
      <w:tr w:rsidR="00B85806" w14:paraId="46AD1F6C"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42E2445"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E-mail addresses:</w:t>
            </w:r>
          </w:p>
        </w:tc>
        <w:tc>
          <w:tcPr>
            <w:tcW w:w="4741" w:type="dxa"/>
            <w:tcBorders>
              <w:top w:val="nil"/>
              <w:left w:val="nil"/>
              <w:bottom w:val="nil"/>
              <w:right w:val="single" w:sz="8" w:space="0" w:color="DDF2D7"/>
            </w:tcBorders>
            <w:shd w:val="clear" w:color="000000" w:fill="FFFFFF"/>
            <w:noWrap/>
            <w:vAlign w:val="center"/>
            <w:hideMark/>
          </w:tcPr>
          <w:p w14:paraId="69323877"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w:t>
            </w:r>
          </w:p>
        </w:tc>
      </w:tr>
      <w:tr w:rsidR="00B85806" w14:paraId="40CC4100"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7A9B452D"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Verification interval:</w:t>
            </w:r>
          </w:p>
        </w:tc>
        <w:tc>
          <w:tcPr>
            <w:tcW w:w="4741" w:type="dxa"/>
            <w:tcBorders>
              <w:top w:val="nil"/>
              <w:left w:val="nil"/>
              <w:bottom w:val="nil"/>
              <w:right w:val="single" w:sz="8" w:space="0" w:color="DDF2D7"/>
            </w:tcBorders>
            <w:shd w:val="clear" w:color="000000" w:fill="FFFFFF"/>
            <w:noWrap/>
            <w:vAlign w:val="center"/>
            <w:hideMark/>
          </w:tcPr>
          <w:p w14:paraId="31B9D279"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600 seconds</w:t>
            </w:r>
          </w:p>
        </w:tc>
      </w:tr>
      <w:tr w:rsidR="00B85806" w14:paraId="74C1EBAE"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76E67D0E"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Maximum number of verification attempts:</w:t>
            </w:r>
          </w:p>
        </w:tc>
        <w:tc>
          <w:tcPr>
            <w:tcW w:w="4741" w:type="dxa"/>
            <w:tcBorders>
              <w:top w:val="nil"/>
              <w:left w:val="nil"/>
              <w:bottom w:val="nil"/>
              <w:right w:val="single" w:sz="8" w:space="0" w:color="DDF2D7"/>
            </w:tcBorders>
            <w:shd w:val="clear" w:color="000000" w:fill="FFFFFF"/>
            <w:noWrap/>
            <w:vAlign w:val="center"/>
            <w:hideMark/>
          </w:tcPr>
          <w:p w14:paraId="03587D0C"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10</w:t>
            </w:r>
          </w:p>
        </w:tc>
      </w:tr>
      <w:tr w:rsidR="00B85806" w14:paraId="0993DF7D"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4E7B6680"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Post-run Options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6F1812BD"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B85806" w14:paraId="40BFFECC"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08F17796"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Auto restart upgrade:</w:t>
            </w:r>
          </w:p>
        </w:tc>
        <w:tc>
          <w:tcPr>
            <w:tcW w:w="4741" w:type="dxa"/>
            <w:tcBorders>
              <w:top w:val="nil"/>
              <w:left w:val="nil"/>
              <w:bottom w:val="nil"/>
              <w:right w:val="single" w:sz="8" w:space="0" w:color="DDF2D7"/>
            </w:tcBorders>
            <w:shd w:val="clear" w:color="000000" w:fill="FFFFFF"/>
            <w:noWrap/>
            <w:vAlign w:val="center"/>
            <w:hideMark/>
          </w:tcPr>
          <w:p w14:paraId="3285594F"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3 times</w:t>
            </w:r>
          </w:p>
        </w:tc>
      </w:tr>
      <w:tr w:rsidR="00B85806" w14:paraId="7E2AF50B"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209E9C72" w14:textId="77777777" w:rsidR="00B85806" w:rsidRDefault="00B85806" w:rsidP="000A6257">
            <w:pPr>
              <w:rPr>
                <w:rFonts w:ascii="Calibri" w:hAnsi="Calibri" w:cs="Calibri"/>
                <w:color w:val="317023"/>
                <w:sz w:val="22"/>
                <w:szCs w:val="22"/>
              </w:rPr>
            </w:pPr>
            <w:r>
              <w:rPr>
                <w:rFonts w:ascii="Calibri" w:hAnsi="Calibri" w:cs="Calibri"/>
                <w:color w:val="317023"/>
                <w:sz w:val="22"/>
                <w:szCs w:val="22"/>
              </w:rPr>
              <w:t>Auto complete upgrade:</w:t>
            </w:r>
          </w:p>
        </w:tc>
        <w:tc>
          <w:tcPr>
            <w:tcW w:w="4741" w:type="dxa"/>
            <w:tcBorders>
              <w:top w:val="nil"/>
              <w:left w:val="nil"/>
              <w:bottom w:val="nil"/>
              <w:right w:val="single" w:sz="8" w:space="0" w:color="DDF2D7"/>
            </w:tcBorders>
            <w:shd w:val="clear" w:color="000000" w:fill="FFFFFF"/>
            <w:noWrap/>
            <w:vAlign w:val="center"/>
            <w:hideMark/>
          </w:tcPr>
          <w:p w14:paraId="7FE48E10" w14:textId="77777777" w:rsidR="00B85806" w:rsidRDefault="00B85806" w:rsidP="000A6257">
            <w:pPr>
              <w:rPr>
                <w:rFonts w:ascii="Calibri" w:hAnsi="Calibri" w:cs="Calibri"/>
                <w:color w:val="000000"/>
                <w:sz w:val="22"/>
                <w:szCs w:val="22"/>
              </w:rPr>
            </w:pPr>
            <w:r>
              <w:rPr>
                <w:rFonts w:ascii="Calibri" w:hAnsi="Calibri" w:cs="Calibri"/>
                <w:color w:val="000000"/>
                <w:sz w:val="22"/>
                <w:szCs w:val="22"/>
              </w:rPr>
              <w:t>Disabled</w:t>
            </w:r>
          </w:p>
        </w:tc>
      </w:tr>
      <w:tr w:rsidR="00B85806" w14:paraId="7309D878"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5107A34D"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2D10A800" w14:textId="77777777" w:rsidR="00B85806" w:rsidRDefault="00B85806"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bl>
    <w:p w14:paraId="5BC276F1" w14:textId="77777777" w:rsidR="00B85806" w:rsidRDefault="00B85806" w:rsidP="00B85806">
      <w:pPr>
        <w:pStyle w:val="ListParagraph"/>
        <w:ind w:left="2160"/>
      </w:pPr>
    </w:p>
    <w:p w14:paraId="74AC4F9E" w14:textId="0BB5396A" w:rsidR="00BC2B72" w:rsidRDefault="00BC2B72" w:rsidP="00BC2B72">
      <w:pPr>
        <w:pStyle w:val="ListParagraph"/>
        <w:numPr>
          <w:ilvl w:val="0"/>
          <w:numId w:val="23"/>
        </w:numPr>
      </w:pPr>
      <w:r>
        <w:t>Monitor the success rate and duration of each firmware upgrade. Report any noticeable slowness in the upgrade compared to past meter firmware upgrades.</w:t>
      </w:r>
      <w:r w:rsidR="00B22915">
        <w:t xml:space="preserve"> If necessary, restart the FWU project.</w:t>
      </w:r>
    </w:p>
    <w:p w14:paraId="07B43083" w14:textId="361ACC34" w:rsidR="001857F6" w:rsidRDefault="001857F6" w:rsidP="00F431FE">
      <w:pPr>
        <w:pStyle w:val="ListParagraph"/>
        <w:numPr>
          <w:ilvl w:val="0"/>
          <w:numId w:val="23"/>
        </w:numPr>
      </w:pPr>
      <w:r>
        <w:t xml:space="preserve">Monitor for any </w:t>
      </w:r>
      <w:r w:rsidR="00540F1D">
        <w:t xml:space="preserve">AP/Relay </w:t>
      </w:r>
      <w:r>
        <w:t xml:space="preserve">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2F4E3A6" w14:textId="0C2F253C" w:rsidR="00F431FE" w:rsidRDefault="00B85806" w:rsidP="00F431FE">
      <w:pPr>
        <w:pStyle w:val="ListParagraph"/>
        <w:numPr>
          <w:ilvl w:val="0"/>
          <w:numId w:val="23"/>
        </w:numPr>
      </w:pPr>
      <w:r>
        <w:t xml:space="preserve">Collect all post upgrade data and record in the tracking spreadsheet. </w:t>
      </w:r>
    </w:p>
    <w:p w14:paraId="056070FF" w14:textId="0C12A9C5" w:rsidR="00B85806" w:rsidRDefault="005514F1" w:rsidP="00B85806">
      <w:pPr>
        <w:pStyle w:val="ListParagraph"/>
        <w:numPr>
          <w:ilvl w:val="0"/>
          <w:numId w:val="23"/>
        </w:numPr>
      </w:pPr>
      <w:r>
        <w:t xml:space="preserve">Check for any communications from UIQ Support, Data Analytics and AMI Data team for any major impact. If any major </w:t>
      </w:r>
      <w:r w:rsidR="00B85806" w:rsidRPr="00D17BC8">
        <w:t xml:space="preserve">effect is detected in this </w:t>
      </w:r>
      <w:r w:rsidR="00B85806">
        <w:t>stage</w:t>
      </w:r>
      <w:r w:rsidR="00B85806" w:rsidRPr="00D17BC8">
        <w:t xml:space="preserve">, stop </w:t>
      </w:r>
      <w:r w:rsidR="00B85806">
        <w:t xml:space="preserve">the </w:t>
      </w:r>
      <w:proofErr w:type="gramStart"/>
      <w:r w:rsidR="00B85806" w:rsidRPr="00D17BC8">
        <w:t>deployment</w:t>
      </w:r>
      <w:proofErr w:type="gramEnd"/>
      <w:r w:rsidR="00B85806" w:rsidRPr="00D17BC8">
        <w:t xml:space="preserve"> and escalate to </w:t>
      </w:r>
      <w:r w:rsidR="00B85806">
        <w:t xml:space="preserve">the </w:t>
      </w:r>
      <w:r w:rsidR="00B85806" w:rsidRPr="00554817">
        <w:rPr>
          <w:rFonts w:eastAsiaTheme="minorEastAsia"/>
          <w:noProof/>
          <w:color w:val="000000"/>
          <w:lang w:eastAsia="en-AU"/>
        </w:rPr>
        <w:t>Communication Networks Quality Manager</w:t>
      </w:r>
      <w:r w:rsidR="00B85806" w:rsidRPr="00D17BC8">
        <w:t xml:space="preserve">. The issue will be investigated further with assistance from </w:t>
      </w:r>
      <w:r w:rsidR="00B85806">
        <w:t>the following teams:</w:t>
      </w:r>
    </w:p>
    <w:p w14:paraId="5FDB91F2" w14:textId="77777777" w:rsidR="00B85806" w:rsidRDefault="00B85806" w:rsidP="005514F1">
      <w:pPr>
        <w:pStyle w:val="ListParagraph"/>
        <w:numPr>
          <w:ilvl w:val="0"/>
          <w:numId w:val="31"/>
        </w:numPr>
      </w:pPr>
      <w:r w:rsidRPr="002D0ECB">
        <w:lastRenderedPageBreak/>
        <w:t>Communication Networks Quality</w:t>
      </w:r>
    </w:p>
    <w:p w14:paraId="52AFE08F" w14:textId="166FE306" w:rsidR="00B85806" w:rsidRDefault="005514F1" w:rsidP="005514F1">
      <w:pPr>
        <w:pStyle w:val="ListParagraph"/>
        <w:numPr>
          <w:ilvl w:val="0"/>
          <w:numId w:val="31"/>
        </w:numPr>
      </w:pPr>
      <w:r>
        <w:t xml:space="preserve">Other teams as </w:t>
      </w:r>
      <w:proofErr w:type="gramStart"/>
      <w:r>
        <w:t>needed</w:t>
      </w:r>
      <w:proofErr w:type="gramEnd"/>
    </w:p>
    <w:p w14:paraId="4046C011" w14:textId="77777777" w:rsidR="00B85806" w:rsidRDefault="00B85806" w:rsidP="00B85806">
      <w:pPr>
        <w:pStyle w:val="ListParagraph"/>
        <w:numPr>
          <w:ilvl w:val="0"/>
          <w:numId w:val="23"/>
        </w:numPr>
      </w:pPr>
      <w:r w:rsidRPr="00D17BC8">
        <w:t xml:space="preserve">If </w:t>
      </w:r>
      <w:r>
        <w:t>all issues, if any, has been resolved, proceed to the next stage.</w:t>
      </w:r>
    </w:p>
    <w:p w14:paraId="75431826" w14:textId="461AAEED" w:rsidR="00B85806" w:rsidRPr="00B66F28" w:rsidRDefault="00B85806" w:rsidP="00B85806">
      <w:pPr>
        <w:pStyle w:val="ListParagraph"/>
        <w:numPr>
          <w:ilvl w:val="0"/>
          <w:numId w:val="23"/>
        </w:numPr>
      </w:pPr>
      <w:r>
        <w:t xml:space="preserve">Communicate results of </w:t>
      </w:r>
      <w:r w:rsidR="00F95CC4">
        <w:t>Stage 2</w:t>
      </w:r>
      <w:r>
        <w:t>, and if proceeding to the next stage, to the relevant stakeholders.</w:t>
      </w:r>
    </w:p>
    <w:p w14:paraId="675F6221" w14:textId="77777777" w:rsidR="00B85806" w:rsidRDefault="00B85806" w:rsidP="00BB380A">
      <w:pPr>
        <w:ind w:left="720"/>
        <w:rPr>
          <w:rFonts w:ascii="Century Gothic" w:hAnsi="Century Gothic"/>
          <w:sz w:val="20"/>
          <w:szCs w:val="20"/>
        </w:rPr>
      </w:pPr>
    </w:p>
    <w:p w14:paraId="06355375" w14:textId="7594FCBA" w:rsidR="00C05339" w:rsidRDefault="00C05339" w:rsidP="00054179">
      <w:pPr>
        <w:pStyle w:val="Heading3"/>
      </w:pPr>
      <w:bookmarkStart w:id="24" w:name="_Toc169532689"/>
      <w:r>
        <w:t xml:space="preserve">Stage 3 (All </w:t>
      </w:r>
      <w:r w:rsidR="00540F1D">
        <w:t>Access points and relays</w:t>
      </w:r>
      <w:r w:rsidR="00756C0E">
        <w:t>)</w:t>
      </w:r>
      <w:bookmarkEnd w:id="24"/>
    </w:p>
    <w:p w14:paraId="0881997D" w14:textId="77777777" w:rsidR="00BB380A" w:rsidRDefault="00BB380A" w:rsidP="00BB380A">
      <w:pPr>
        <w:ind w:left="720"/>
        <w:rPr>
          <w:rFonts w:ascii="Century Gothic" w:hAnsi="Century Gothic"/>
          <w:sz w:val="20"/>
          <w:szCs w:val="20"/>
          <w:u w:val="single"/>
        </w:rPr>
      </w:pPr>
    </w:p>
    <w:p w14:paraId="0CFBCD08" w14:textId="4B714EA9"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54E37E5D" w14:textId="36738EE0" w:rsidR="00FA056E" w:rsidRDefault="00FA056E" w:rsidP="00BB380A">
      <w:pPr>
        <w:ind w:left="720"/>
        <w:rPr>
          <w:rFonts w:ascii="Century Gothic" w:hAnsi="Century Gothic"/>
          <w:sz w:val="20"/>
          <w:szCs w:val="20"/>
        </w:rPr>
      </w:pPr>
    </w:p>
    <w:p w14:paraId="61394E97" w14:textId="02B9E40E" w:rsidR="00FA056E" w:rsidRPr="00BB380A" w:rsidRDefault="00FA056E" w:rsidP="00FA056E">
      <w:pPr>
        <w:ind w:left="720"/>
        <w:rPr>
          <w:rFonts w:ascii="Century Gothic" w:hAnsi="Century Gothic"/>
          <w:sz w:val="20"/>
          <w:szCs w:val="20"/>
          <w:u w:val="single"/>
        </w:rPr>
      </w:pPr>
      <w:r>
        <w:rPr>
          <w:rFonts w:ascii="Century Gothic" w:hAnsi="Century Gothic"/>
          <w:sz w:val="20"/>
          <w:szCs w:val="20"/>
        </w:rPr>
        <w:t xml:space="preserve">In Stage </w:t>
      </w:r>
      <w:r w:rsidR="008503E3">
        <w:rPr>
          <w:rFonts w:ascii="Century Gothic" w:hAnsi="Century Gothic"/>
          <w:sz w:val="20"/>
          <w:szCs w:val="20"/>
        </w:rPr>
        <w:t>3</w:t>
      </w:r>
      <w:r>
        <w:rPr>
          <w:rFonts w:ascii="Century Gothic" w:hAnsi="Century Gothic"/>
          <w:sz w:val="20"/>
          <w:szCs w:val="20"/>
        </w:rPr>
        <w:t xml:space="preserve">, </w:t>
      </w:r>
      <w:r w:rsidR="008503E3">
        <w:rPr>
          <w:rFonts w:ascii="Century Gothic" w:hAnsi="Century Gothic"/>
          <w:sz w:val="20"/>
          <w:szCs w:val="20"/>
        </w:rPr>
        <w:t xml:space="preserve">there is now high confidence that the new firmware does not pose any significant risk to the </w:t>
      </w:r>
      <w:r w:rsidR="00540F1D">
        <w:rPr>
          <w:rFonts w:ascii="Century Gothic" w:hAnsi="Century Gothic"/>
          <w:sz w:val="20"/>
          <w:szCs w:val="20"/>
        </w:rPr>
        <w:t>Aps/Relays</w:t>
      </w:r>
      <w:r w:rsidR="008503E3">
        <w:rPr>
          <w:rFonts w:ascii="Century Gothic" w:hAnsi="Century Gothic"/>
          <w:sz w:val="20"/>
          <w:szCs w:val="20"/>
        </w:rPr>
        <w:t xml:space="preserve"> functionality. </w:t>
      </w:r>
      <w:r w:rsidR="00B21029">
        <w:rPr>
          <w:rFonts w:ascii="Century Gothic" w:hAnsi="Century Gothic"/>
          <w:sz w:val="20"/>
          <w:szCs w:val="20"/>
        </w:rPr>
        <w:t xml:space="preserve">All the remaining </w:t>
      </w:r>
      <w:r w:rsidR="00540F1D">
        <w:rPr>
          <w:rFonts w:ascii="Century Gothic" w:hAnsi="Century Gothic"/>
          <w:sz w:val="20"/>
          <w:szCs w:val="20"/>
        </w:rPr>
        <w:t>AP/Relay</w:t>
      </w:r>
      <w:r w:rsidR="00B21029">
        <w:rPr>
          <w:rFonts w:ascii="Century Gothic" w:hAnsi="Century Gothic"/>
          <w:sz w:val="20"/>
          <w:szCs w:val="20"/>
        </w:rPr>
        <w:t xml:space="preserve"> that needs to be upgraded to the </w:t>
      </w:r>
      <w:r w:rsidR="00540F1D">
        <w:rPr>
          <w:rFonts w:ascii="Century Gothic" w:hAnsi="Century Gothic"/>
          <w:sz w:val="20"/>
          <w:szCs w:val="20"/>
        </w:rPr>
        <w:t>new</w:t>
      </w:r>
      <w:r w:rsidR="00B21029">
        <w:rPr>
          <w:rFonts w:ascii="Century Gothic" w:hAnsi="Century Gothic"/>
          <w:sz w:val="20"/>
          <w:szCs w:val="20"/>
        </w:rPr>
        <w:t xml:space="preserve"> firmware will be covered in this stage.</w:t>
      </w:r>
    </w:p>
    <w:p w14:paraId="6E88E7B2" w14:textId="77777777" w:rsidR="00FA056E" w:rsidRDefault="00FA056E" w:rsidP="00FA056E">
      <w:pPr>
        <w:ind w:left="720"/>
        <w:rPr>
          <w:rFonts w:ascii="Century Gothic" w:hAnsi="Century Gothic"/>
          <w:sz w:val="20"/>
          <w:szCs w:val="20"/>
          <w:u w:val="single"/>
        </w:rPr>
      </w:pPr>
    </w:p>
    <w:p w14:paraId="152D86A3" w14:textId="77777777" w:rsidR="00FA056E" w:rsidRDefault="00FA056E" w:rsidP="00FA056E">
      <w:pPr>
        <w:ind w:left="720"/>
        <w:rPr>
          <w:rFonts w:ascii="Century Gothic" w:hAnsi="Century Gothic"/>
          <w:sz w:val="20"/>
          <w:szCs w:val="20"/>
        </w:rPr>
      </w:pPr>
    </w:p>
    <w:p w14:paraId="0E92CF25" w14:textId="77777777" w:rsidR="00FA056E" w:rsidRPr="00E96E0B" w:rsidRDefault="00FA056E" w:rsidP="00FA056E">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31216D33" w14:textId="77777777" w:rsidR="00FA056E" w:rsidRDefault="00FA056E" w:rsidP="00FA056E">
      <w:pPr>
        <w:pStyle w:val="ListParagraph"/>
        <w:numPr>
          <w:ilvl w:val="0"/>
          <w:numId w:val="24"/>
        </w:numPr>
      </w:pPr>
      <w:r>
        <w:t>Create and run the FWU project for each firmware image type. The upgrade setting for each FWU upgrade shall be as follows:</w:t>
      </w:r>
    </w:p>
    <w:p w14:paraId="6A66FE30" w14:textId="77777777" w:rsidR="00FA056E" w:rsidRDefault="00FA056E" w:rsidP="00FA056E">
      <w:pPr>
        <w:pStyle w:val="ListParagraph"/>
        <w:ind w:left="2160"/>
      </w:pPr>
    </w:p>
    <w:tbl>
      <w:tblPr>
        <w:tblW w:w="8921" w:type="dxa"/>
        <w:jc w:val="center"/>
        <w:tblLook w:val="04A0" w:firstRow="1" w:lastRow="0" w:firstColumn="1" w:lastColumn="0" w:noHBand="0" w:noVBand="1"/>
      </w:tblPr>
      <w:tblGrid>
        <w:gridCol w:w="4180"/>
        <w:gridCol w:w="4741"/>
      </w:tblGrid>
      <w:tr w:rsidR="00FA056E" w14:paraId="4AC2DC4E"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0C326E47"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Basic Information</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05BD506B"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FA056E" w14:paraId="537A7C87"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308A8875"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Name:</w:t>
            </w:r>
          </w:p>
        </w:tc>
        <w:tc>
          <w:tcPr>
            <w:tcW w:w="4741" w:type="dxa"/>
            <w:tcBorders>
              <w:top w:val="nil"/>
              <w:left w:val="nil"/>
              <w:bottom w:val="nil"/>
              <w:right w:val="single" w:sz="8" w:space="0" w:color="DDF2D7"/>
            </w:tcBorders>
            <w:shd w:val="clear" w:color="000000" w:fill="FFFFFF"/>
            <w:noWrap/>
            <w:vAlign w:val="center"/>
            <w:hideMark/>
          </w:tcPr>
          <w:p w14:paraId="4DA1CE77" w14:textId="7C1360D3" w:rsidR="00FA056E" w:rsidRDefault="00FA056E" w:rsidP="000A6257">
            <w:pPr>
              <w:rPr>
                <w:rFonts w:ascii="Calibri" w:hAnsi="Calibri" w:cs="Calibri"/>
                <w:color w:val="000000"/>
                <w:sz w:val="22"/>
                <w:szCs w:val="22"/>
              </w:rPr>
            </w:pPr>
            <w:r>
              <w:rPr>
                <w:rFonts w:ascii="Calibri" w:hAnsi="Calibri" w:cs="Calibri"/>
                <w:color w:val="000000"/>
                <w:sz w:val="22"/>
                <w:szCs w:val="22"/>
              </w:rPr>
              <w:t xml:space="preserve">Stage </w:t>
            </w:r>
            <w:r w:rsidR="00B52EC6">
              <w:rPr>
                <w:rFonts w:ascii="Calibri" w:hAnsi="Calibri" w:cs="Calibri"/>
                <w:color w:val="000000"/>
                <w:sz w:val="22"/>
                <w:szCs w:val="22"/>
              </w:rPr>
              <w:t>3</w:t>
            </w:r>
            <w:r>
              <w:rPr>
                <w:rFonts w:ascii="Calibri" w:hAnsi="Calibri" w:cs="Calibri"/>
                <w:color w:val="000000"/>
                <w:sz w:val="22"/>
                <w:szCs w:val="22"/>
              </w:rPr>
              <w:t xml:space="preserve"> - &lt;Vendor&gt; &lt;</w:t>
            </w:r>
            <w:r w:rsidR="0004243D">
              <w:rPr>
                <w:rFonts w:ascii="Calibri" w:hAnsi="Calibri" w:cs="Calibri"/>
                <w:color w:val="000000"/>
                <w:sz w:val="22"/>
                <w:szCs w:val="22"/>
              </w:rPr>
              <w:t>AP/Relay</w:t>
            </w:r>
            <w:r w:rsidR="00C608E1">
              <w:rPr>
                <w:rFonts w:ascii="Calibri" w:hAnsi="Calibri" w:cs="Calibri"/>
                <w:color w:val="000000"/>
                <w:sz w:val="22"/>
                <w:szCs w:val="22"/>
              </w:rPr>
              <w:t xml:space="preserve"> </w:t>
            </w:r>
            <w:r w:rsidR="00C17BBB">
              <w:rPr>
                <w:rFonts w:ascii="Calibri" w:hAnsi="Calibri" w:cs="Calibri"/>
                <w:color w:val="000000"/>
                <w:sz w:val="22"/>
                <w:szCs w:val="22"/>
              </w:rPr>
              <w:t>Image Type</w:t>
            </w:r>
            <w:r>
              <w:rPr>
                <w:rFonts w:ascii="Calibri" w:hAnsi="Calibri" w:cs="Calibri"/>
                <w:color w:val="000000"/>
                <w:sz w:val="22"/>
                <w:szCs w:val="22"/>
              </w:rPr>
              <w:t>&gt; &lt;Firmware&gt;</w:t>
            </w:r>
          </w:p>
        </w:tc>
      </w:tr>
      <w:tr w:rsidR="00FA056E" w14:paraId="3D622DD6"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D0823F5"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Audit job:</w:t>
            </w:r>
          </w:p>
        </w:tc>
        <w:tc>
          <w:tcPr>
            <w:tcW w:w="4741" w:type="dxa"/>
            <w:tcBorders>
              <w:top w:val="nil"/>
              <w:left w:val="nil"/>
              <w:bottom w:val="nil"/>
              <w:right w:val="single" w:sz="8" w:space="0" w:color="DDF2D7"/>
            </w:tcBorders>
            <w:shd w:val="clear" w:color="000000" w:fill="FFFFFF"/>
            <w:noWrap/>
            <w:vAlign w:val="center"/>
            <w:hideMark/>
          </w:tcPr>
          <w:p w14:paraId="5C582A78"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w:t>
            </w:r>
          </w:p>
        </w:tc>
      </w:tr>
      <w:tr w:rsidR="00FA056E" w14:paraId="0A051566"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7A854853"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Type:</w:t>
            </w:r>
          </w:p>
        </w:tc>
        <w:tc>
          <w:tcPr>
            <w:tcW w:w="4741" w:type="dxa"/>
            <w:tcBorders>
              <w:top w:val="nil"/>
              <w:left w:val="nil"/>
              <w:bottom w:val="nil"/>
              <w:right w:val="single" w:sz="8" w:space="0" w:color="DDF2D7"/>
            </w:tcBorders>
            <w:shd w:val="clear" w:color="000000" w:fill="FFFFFF"/>
            <w:noWrap/>
            <w:vAlign w:val="center"/>
            <w:hideMark/>
          </w:tcPr>
          <w:p w14:paraId="66349355"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FA056E" w14:paraId="3F58F045"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0012A4A7"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Version:</w:t>
            </w:r>
          </w:p>
        </w:tc>
        <w:tc>
          <w:tcPr>
            <w:tcW w:w="4741" w:type="dxa"/>
            <w:tcBorders>
              <w:top w:val="nil"/>
              <w:left w:val="nil"/>
              <w:bottom w:val="nil"/>
              <w:right w:val="single" w:sz="8" w:space="0" w:color="DDF2D7"/>
            </w:tcBorders>
            <w:shd w:val="clear" w:color="000000" w:fill="FFFFFF"/>
            <w:noWrap/>
            <w:vAlign w:val="center"/>
            <w:hideMark/>
          </w:tcPr>
          <w:p w14:paraId="66434FCA"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FA056E" w14:paraId="78B9C81F"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52066028"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Image:</w:t>
            </w:r>
          </w:p>
        </w:tc>
        <w:tc>
          <w:tcPr>
            <w:tcW w:w="4741" w:type="dxa"/>
            <w:tcBorders>
              <w:top w:val="nil"/>
              <w:left w:val="nil"/>
              <w:bottom w:val="nil"/>
              <w:right w:val="nil"/>
            </w:tcBorders>
            <w:shd w:val="clear" w:color="auto" w:fill="auto"/>
            <w:noWrap/>
            <w:vAlign w:val="bottom"/>
            <w:hideMark/>
          </w:tcPr>
          <w:p w14:paraId="59A3B73F" w14:textId="77777777" w:rsidR="00FA056E" w:rsidRDefault="00FA056E" w:rsidP="000A6257">
            <w:pPr>
              <w:rPr>
                <w:rFonts w:ascii="Calibri" w:hAnsi="Calibri" w:cs="Calibri"/>
                <w:color w:val="000000"/>
                <w:sz w:val="22"/>
                <w:szCs w:val="22"/>
              </w:rPr>
            </w:pPr>
            <w:proofErr w:type="spellStart"/>
            <w:r>
              <w:rPr>
                <w:rFonts w:ascii="Calibri" w:hAnsi="Calibri" w:cs="Calibri"/>
                <w:color w:val="000000"/>
                <w:sz w:val="22"/>
                <w:szCs w:val="22"/>
              </w:rPr>
              <w:t>Firware</w:t>
            </w:r>
            <w:proofErr w:type="spellEnd"/>
            <w:r>
              <w:rPr>
                <w:rFonts w:ascii="Calibri" w:hAnsi="Calibri" w:cs="Calibri"/>
                <w:color w:val="000000"/>
                <w:sz w:val="22"/>
                <w:szCs w:val="22"/>
              </w:rPr>
              <w:t xml:space="preserve"> Image</w:t>
            </w:r>
          </w:p>
        </w:tc>
      </w:tr>
      <w:tr w:rsidR="00FA056E" w14:paraId="6E252E76"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0A3F3E1B"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Upgrade Settings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373E5A91"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FA056E" w14:paraId="481D0AF6"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23745124"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Seed density:</w:t>
            </w:r>
          </w:p>
        </w:tc>
        <w:tc>
          <w:tcPr>
            <w:tcW w:w="4741" w:type="dxa"/>
            <w:tcBorders>
              <w:top w:val="nil"/>
              <w:left w:val="nil"/>
              <w:bottom w:val="nil"/>
              <w:right w:val="single" w:sz="8" w:space="0" w:color="DDF2D7"/>
            </w:tcBorders>
            <w:shd w:val="clear" w:color="000000" w:fill="FFFFFF"/>
            <w:noWrap/>
            <w:vAlign w:val="center"/>
            <w:hideMark/>
          </w:tcPr>
          <w:p w14:paraId="405997B0" w14:textId="6445BF66" w:rsidR="00FA056E" w:rsidRDefault="00B52EC6" w:rsidP="000A6257">
            <w:pPr>
              <w:rPr>
                <w:rFonts w:ascii="Calibri" w:hAnsi="Calibri" w:cs="Calibri"/>
                <w:color w:val="000000"/>
                <w:sz w:val="22"/>
                <w:szCs w:val="22"/>
              </w:rPr>
            </w:pPr>
            <w:r>
              <w:rPr>
                <w:rFonts w:ascii="Calibri" w:hAnsi="Calibri" w:cs="Calibri"/>
                <w:color w:val="000000"/>
                <w:sz w:val="22"/>
                <w:szCs w:val="22"/>
              </w:rPr>
              <w:t>3</w:t>
            </w:r>
            <w:r w:rsidR="00FA056E">
              <w:rPr>
                <w:rFonts w:ascii="Calibri" w:hAnsi="Calibri" w:cs="Calibri"/>
                <w:color w:val="000000"/>
                <w:sz w:val="22"/>
                <w:szCs w:val="22"/>
              </w:rPr>
              <w:t>% of nodes are seeds</w:t>
            </w:r>
          </w:p>
        </w:tc>
      </w:tr>
      <w:tr w:rsidR="00FA056E" w14:paraId="3AF210ED"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D3A58E9"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Upload image chunk size:</w:t>
            </w:r>
          </w:p>
        </w:tc>
        <w:tc>
          <w:tcPr>
            <w:tcW w:w="4741" w:type="dxa"/>
            <w:tcBorders>
              <w:top w:val="nil"/>
              <w:left w:val="nil"/>
              <w:bottom w:val="nil"/>
              <w:right w:val="single" w:sz="8" w:space="0" w:color="DDF2D7"/>
            </w:tcBorders>
            <w:shd w:val="clear" w:color="000000" w:fill="FFFFFF"/>
            <w:noWrap/>
            <w:vAlign w:val="center"/>
            <w:hideMark/>
          </w:tcPr>
          <w:p w14:paraId="62719871"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1,024 bytes</w:t>
            </w:r>
          </w:p>
        </w:tc>
      </w:tr>
      <w:tr w:rsidR="00FA056E" w14:paraId="3B506B85"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738020D2"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Upload request timeout:</w:t>
            </w:r>
          </w:p>
        </w:tc>
        <w:tc>
          <w:tcPr>
            <w:tcW w:w="4741" w:type="dxa"/>
            <w:tcBorders>
              <w:top w:val="nil"/>
              <w:left w:val="nil"/>
              <w:bottom w:val="nil"/>
              <w:right w:val="single" w:sz="8" w:space="0" w:color="DDF2D7"/>
            </w:tcBorders>
            <w:shd w:val="clear" w:color="000000" w:fill="FFFFFF"/>
            <w:noWrap/>
            <w:vAlign w:val="center"/>
            <w:hideMark/>
          </w:tcPr>
          <w:p w14:paraId="1578187F"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60 seconds</w:t>
            </w:r>
          </w:p>
        </w:tc>
      </w:tr>
      <w:tr w:rsidR="00FA056E" w14:paraId="1B474FC5"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739ADAD"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Command request timeout:</w:t>
            </w:r>
          </w:p>
        </w:tc>
        <w:tc>
          <w:tcPr>
            <w:tcW w:w="4741" w:type="dxa"/>
            <w:tcBorders>
              <w:top w:val="nil"/>
              <w:left w:val="nil"/>
              <w:bottom w:val="nil"/>
              <w:right w:val="single" w:sz="8" w:space="0" w:color="DDF2D7"/>
            </w:tcBorders>
            <w:shd w:val="clear" w:color="000000" w:fill="FFFFFF"/>
            <w:noWrap/>
            <w:vAlign w:val="center"/>
            <w:hideMark/>
          </w:tcPr>
          <w:p w14:paraId="1AC88FF4"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30 seconds</w:t>
            </w:r>
          </w:p>
        </w:tc>
      </w:tr>
      <w:tr w:rsidR="00FA056E" w14:paraId="146DD1E6"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9CC0106"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Retry count:</w:t>
            </w:r>
          </w:p>
        </w:tc>
        <w:tc>
          <w:tcPr>
            <w:tcW w:w="4741" w:type="dxa"/>
            <w:tcBorders>
              <w:top w:val="nil"/>
              <w:left w:val="nil"/>
              <w:bottom w:val="nil"/>
              <w:right w:val="single" w:sz="8" w:space="0" w:color="DDF2D7"/>
            </w:tcBorders>
            <w:shd w:val="clear" w:color="000000" w:fill="FFFFFF"/>
            <w:noWrap/>
            <w:vAlign w:val="center"/>
            <w:hideMark/>
          </w:tcPr>
          <w:p w14:paraId="42500F75"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3</w:t>
            </w:r>
          </w:p>
        </w:tc>
      </w:tr>
      <w:tr w:rsidR="00FA056E" w14:paraId="6AD0BCFD"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541A2897"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Gateway Priority:</w:t>
            </w:r>
          </w:p>
        </w:tc>
        <w:tc>
          <w:tcPr>
            <w:tcW w:w="4741" w:type="dxa"/>
            <w:tcBorders>
              <w:top w:val="nil"/>
              <w:left w:val="nil"/>
              <w:bottom w:val="nil"/>
              <w:right w:val="single" w:sz="8" w:space="0" w:color="DDF2D7"/>
            </w:tcBorders>
            <w:shd w:val="clear" w:color="000000" w:fill="FFFFFF"/>
            <w:noWrap/>
            <w:vAlign w:val="center"/>
            <w:hideMark/>
          </w:tcPr>
          <w:p w14:paraId="0A940000"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Medium</w:t>
            </w:r>
          </w:p>
        </w:tc>
      </w:tr>
      <w:tr w:rsidR="00FA056E" w14:paraId="40E4B69B"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64EF3091"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E-mail addresses:</w:t>
            </w:r>
          </w:p>
        </w:tc>
        <w:tc>
          <w:tcPr>
            <w:tcW w:w="4741" w:type="dxa"/>
            <w:tcBorders>
              <w:top w:val="nil"/>
              <w:left w:val="nil"/>
              <w:bottom w:val="nil"/>
              <w:right w:val="single" w:sz="8" w:space="0" w:color="DDF2D7"/>
            </w:tcBorders>
            <w:shd w:val="clear" w:color="000000" w:fill="FFFFFF"/>
            <w:noWrap/>
            <w:vAlign w:val="center"/>
            <w:hideMark/>
          </w:tcPr>
          <w:p w14:paraId="472711DA"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w:t>
            </w:r>
          </w:p>
        </w:tc>
      </w:tr>
      <w:tr w:rsidR="00FA056E" w14:paraId="3855DA25"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213E2D0E"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Verification interval:</w:t>
            </w:r>
          </w:p>
        </w:tc>
        <w:tc>
          <w:tcPr>
            <w:tcW w:w="4741" w:type="dxa"/>
            <w:tcBorders>
              <w:top w:val="nil"/>
              <w:left w:val="nil"/>
              <w:bottom w:val="nil"/>
              <w:right w:val="single" w:sz="8" w:space="0" w:color="DDF2D7"/>
            </w:tcBorders>
            <w:shd w:val="clear" w:color="000000" w:fill="FFFFFF"/>
            <w:noWrap/>
            <w:vAlign w:val="center"/>
            <w:hideMark/>
          </w:tcPr>
          <w:p w14:paraId="69533645"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600 seconds</w:t>
            </w:r>
          </w:p>
        </w:tc>
      </w:tr>
      <w:tr w:rsidR="00FA056E" w14:paraId="516E848C"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509E988E"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Maximum number of verification attempts:</w:t>
            </w:r>
          </w:p>
        </w:tc>
        <w:tc>
          <w:tcPr>
            <w:tcW w:w="4741" w:type="dxa"/>
            <w:tcBorders>
              <w:top w:val="nil"/>
              <w:left w:val="nil"/>
              <w:bottom w:val="nil"/>
              <w:right w:val="single" w:sz="8" w:space="0" w:color="DDF2D7"/>
            </w:tcBorders>
            <w:shd w:val="clear" w:color="000000" w:fill="FFFFFF"/>
            <w:noWrap/>
            <w:vAlign w:val="center"/>
            <w:hideMark/>
          </w:tcPr>
          <w:p w14:paraId="6F4F54A1"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10</w:t>
            </w:r>
          </w:p>
        </w:tc>
      </w:tr>
      <w:tr w:rsidR="00FA056E" w14:paraId="3D8E27DA"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17DFC39B"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Post-run Options</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7E5FD57D"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FA056E" w14:paraId="5EB2DAF8" w14:textId="77777777" w:rsidTr="000A6257">
        <w:trPr>
          <w:trHeight w:val="300"/>
          <w:jc w:val="center"/>
        </w:trPr>
        <w:tc>
          <w:tcPr>
            <w:tcW w:w="4180" w:type="dxa"/>
            <w:tcBorders>
              <w:top w:val="nil"/>
              <w:left w:val="single" w:sz="8" w:space="0" w:color="DDF2D7"/>
              <w:bottom w:val="nil"/>
              <w:right w:val="nil"/>
            </w:tcBorders>
            <w:shd w:val="clear" w:color="000000" w:fill="FFFFFF"/>
            <w:noWrap/>
            <w:vAlign w:val="center"/>
            <w:hideMark/>
          </w:tcPr>
          <w:p w14:paraId="119BB163"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Auto restart upgrade:</w:t>
            </w:r>
          </w:p>
        </w:tc>
        <w:tc>
          <w:tcPr>
            <w:tcW w:w="4741" w:type="dxa"/>
            <w:tcBorders>
              <w:top w:val="nil"/>
              <w:left w:val="nil"/>
              <w:bottom w:val="nil"/>
              <w:right w:val="single" w:sz="8" w:space="0" w:color="DDF2D7"/>
            </w:tcBorders>
            <w:shd w:val="clear" w:color="000000" w:fill="FFFFFF"/>
            <w:noWrap/>
            <w:vAlign w:val="center"/>
            <w:hideMark/>
          </w:tcPr>
          <w:p w14:paraId="1CF0D89E"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3 times</w:t>
            </w:r>
          </w:p>
        </w:tc>
      </w:tr>
      <w:tr w:rsidR="00FA056E" w14:paraId="06133DA8" w14:textId="77777777" w:rsidTr="000A6257">
        <w:trPr>
          <w:trHeight w:val="315"/>
          <w:jc w:val="center"/>
        </w:trPr>
        <w:tc>
          <w:tcPr>
            <w:tcW w:w="4180" w:type="dxa"/>
            <w:tcBorders>
              <w:top w:val="nil"/>
              <w:left w:val="single" w:sz="8" w:space="0" w:color="DDF2D7"/>
              <w:bottom w:val="nil"/>
              <w:right w:val="nil"/>
            </w:tcBorders>
            <w:shd w:val="clear" w:color="000000" w:fill="FFFFFF"/>
            <w:noWrap/>
            <w:vAlign w:val="center"/>
            <w:hideMark/>
          </w:tcPr>
          <w:p w14:paraId="0E87576E" w14:textId="77777777" w:rsidR="00FA056E" w:rsidRDefault="00FA056E" w:rsidP="000A6257">
            <w:pPr>
              <w:rPr>
                <w:rFonts w:ascii="Calibri" w:hAnsi="Calibri" w:cs="Calibri"/>
                <w:color w:val="317023"/>
                <w:sz w:val="22"/>
                <w:szCs w:val="22"/>
              </w:rPr>
            </w:pPr>
            <w:r>
              <w:rPr>
                <w:rFonts w:ascii="Calibri" w:hAnsi="Calibri" w:cs="Calibri"/>
                <w:color w:val="317023"/>
                <w:sz w:val="22"/>
                <w:szCs w:val="22"/>
              </w:rPr>
              <w:t>Auto complete upgrade:</w:t>
            </w:r>
          </w:p>
        </w:tc>
        <w:tc>
          <w:tcPr>
            <w:tcW w:w="4741" w:type="dxa"/>
            <w:tcBorders>
              <w:top w:val="nil"/>
              <w:left w:val="nil"/>
              <w:bottom w:val="nil"/>
              <w:right w:val="single" w:sz="8" w:space="0" w:color="DDF2D7"/>
            </w:tcBorders>
            <w:shd w:val="clear" w:color="000000" w:fill="FFFFFF"/>
            <w:noWrap/>
            <w:vAlign w:val="center"/>
            <w:hideMark/>
          </w:tcPr>
          <w:p w14:paraId="7931C9AF" w14:textId="77777777" w:rsidR="00FA056E" w:rsidRDefault="00FA056E" w:rsidP="000A6257">
            <w:pPr>
              <w:rPr>
                <w:rFonts w:ascii="Calibri" w:hAnsi="Calibri" w:cs="Calibri"/>
                <w:color w:val="000000"/>
                <w:sz w:val="22"/>
                <w:szCs w:val="22"/>
              </w:rPr>
            </w:pPr>
            <w:r>
              <w:rPr>
                <w:rFonts w:ascii="Calibri" w:hAnsi="Calibri" w:cs="Calibri"/>
                <w:color w:val="000000"/>
                <w:sz w:val="22"/>
                <w:szCs w:val="22"/>
              </w:rPr>
              <w:t>Disabled</w:t>
            </w:r>
          </w:p>
        </w:tc>
      </w:tr>
      <w:tr w:rsidR="00FA056E" w14:paraId="5E253A72" w14:textId="77777777" w:rsidTr="000A6257">
        <w:trPr>
          <w:trHeight w:val="315"/>
          <w:jc w:val="center"/>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2B310BE8"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c>
          <w:tcPr>
            <w:tcW w:w="4741" w:type="dxa"/>
            <w:tcBorders>
              <w:top w:val="single" w:sz="8" w:space="0" w:color="9FD98B"/>
              <w:left w:val="nil"/>
              <w:bottom w:val="single" w:sz="8" w:space="0" w:color="9FD98B"/>
              <w:right w:val="single" w:sz="8" w:space="0" w:color="9FD98B"/>
            </w:tcBorders>
            <w:shd w:val="clear" w:color="000000" w:fill="F1F7FC"/>
            <w:noWrap/>
            <w:vAlign w:val="center"/>
            <w:hideMark/>
          </w:tcPr>
          <w:p w14:paraId="13A28DC3" w14:textId="77777777" w:rsidR="00FA056E" w:rsidRDefault="00FA056E" w:rsidP="000A6257">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bl>
    <w:p w14:paraId="554001A0" w14:textId="77777777" w:rsidR="00FA056E" w:rsidRDefault="00FA056E" w:rsidP="00FA056E">
      <w:pPr>
        <w:pStyle w:val="ListParagraph"/>
        <w:ind w:left="2160"/>
      </w:pPr>
    </w:p>
    <w:p w14:paraId="138B4BA4" w14:textId="4570E124" w:rsidR="00FA056E" w:rsidRDefault="00FA056E" w:rsidP="00FA056E">
      <w:pPr>
        <w:pStyle w:val="ListParagraph"/>
        <w:numPr>
          <w:ilvl w:val="0"/>
          <w:numId w:val="24"/>
        </w:numPr>
      </w:pPr>
      <w:r>
        <w:t>Monitor the success rate and duration of each firmware upgrade. Report any noticeable slowness in the upgrade compared to past meter firmware upgrades.</w:t>
      </w:r>
      <w:r w:rsidR="008A20C0">
        <w:t xml:space="preserve"> If necessary, restart the FWU project.</w:t>
      </w:r>
    </w:p>
    <w:p w14:paraId="31CE1D7E" w14:textId="3170B433" w:rsidR="001857F6" w:rsidRDefault="001857F6" w:rsidP="00FA056E">
      <w:pPr>
        <w:pStyle w:val="ListParagraph"/>
        <w:numPr>
          <w:ilvl w:val="0"/>
          <w:numId w:val="24"/>
        </w:numPr>
      </w:pPr>
      <w:r>
        <w:lastRenderedPageBreak/>
        <w:t xml:space="preserve">Monitor for any </w:t>
      </w:r>
      <w:r w:rsidR="00540F1D">
        <w:t>AP/Relay</w:t>
      </w:r>
      <w:r>
        <w:t xml:space="preserve">s 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1E1975C" w14:textId="280DBB10" w:rsidR="00FA056E" w:rsidRDefault="00FA056E" w:rsidP="00FA056E">
      <w:pPr>
        <w:pStyle w:val="ListParagraph"/>
        <w:numPr>
          <w:ilvl w:val="0"/>
          <w:numId w:val="24"/>
        </w:numPr>
      </w:pPr>
      <w:r>
        <w:t xml:space="preserve">Collect all post upgrade data and record in the tracking spreadsheet. </w:t>
      </w:r>
    </w:p>
    <w:p w14:paraId="5C7F5250" w14:textId="4BBDE6DD" w:rsidR="00B573F9" w:rsidRDefault="00FA056E" w:rsidP="00540F1D">
      <w:pPr>
        <w:pStyle w:val="ListParagraph"/>
        <w:numPr>
          <w:ilvl w:val="0"/>
          <w:numId w:val="24"/>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 xml:space="preserve">to the meter </w:t>
      </w:r>
      <w:r w:rsidRPr="00D17BC8">
        <w:t>performance</w:t>
      </w:r>
      <w:r>
        <w:t xml:space="preserve">. </w:t>
      </w:r>
    </w:p>
    <w:p w14:paraId="739EF26D" w14:textId="68D3827F" w:rsidR="00FA056E" w:rsidRDefault="005514F1" w:rsidP="00FA056E">
      <w:pPr>
        <w:pStyle w:val="ListParagraph"/>
        <w:numPr>
          <w:ilvl w:val="0"/>
          <w:numId w:val="24"/>
        </w:numPr>
      </w:pPr>
      <w:r>
        <w:t xml:space="preserve">Check for any communications from UIQ Support, Data Analytics and AMI Data team for any major impact. If any major </w:t>
      </w:r>
      <w:r w:rsidR="00FA056E" w:rsidRPr="00D17BC8">
        <w:t xml:space="preserve">effect is detected in this </w:t>
      </w:r>
      <w:r w:rsidR="00FA056E">
        <w:t>stage</w:t>
      </w:r>
      <w:r w:rsidR="00FA056E" w:rsidRPr="00D17BC8">
        <w:t xml:space="preserve">, stop </w:t>
      </w:r>
      <w:r w:rsidR="00FA056E">
        <w:t xml:space="preserve">the </w:t>
      </w:r>
      <w:proofErr w:type="gramStart"/>
      <w:r w:rsidR="00FA056E" w:rsidRPr="00D17BC8">
        <w:t>deployment</w:t>
      </w:r>
      <w:proofErr w:type="gramEnd"/>
      <w:r w:rsidR="00FA056E" w:rsidRPr="00D17BC8">
        <w:t xml:space="preserve"> and escalate to </w:t>
      </w:r>
      <w:r w:rsidR="00FA056E">
        <w:t xml:space="preserve">the </w:t>
      </w:r>
      <w:r w:rsidR="00FA056E" w:rsidRPr="00554817">
        <w:rPr>
          <w:rFonts w:eastAsiaTheme="minorEastAsia"/>
          <w:noProof/>
          <w:color w:val="000000"/>
          <w:lang w:eastAsia="en-AU"/>
        </w:rPr>
        <w:t>Communication Networks Quality Manager</w:t>
      </w:r>
      <w:r w:rsidR="00FA056E" w:rsidRPr="00D17BC8">
        <w:t xml:space="preserve">. The issue will be investigated further with assistance from </w:t>
      </w:r>
      <w:r w:rsidR="00FA056E">
        <w:t>the following teams:</w:t>
      </w:r>
    </w:p>
    <w:p w14:paraId="33C73337" w14:textId="77777777" w:rsidR="00FA056E" w:rsidRDefault="00FA056E" w:rsidP="005514F1">
      <w:pPr>
        <w:pStyle w:val="ListParagraph"/>
        <w:numPr>
          <w:ilvl w:val="0"/>
          <w:numId w:val="31"/>
        </w:numPr>
      </w:pPr>
      <w:r w:rsidRPr="002D0ECB">
        <w:t>Communication Networks Quality</w:t>
      </w:r>
    </w:p>
    <w:p w14:paraId="54206012" w14:textId="0A4DE26C" w:rsidR="00FA056E" w:rsidRDefault="005514F1" w:rsidP="005514F1">
      <w:pPr>
        <w:pStyle w:val="ListParagraph"/>
        <w:numPr>
          <w:ilvl w:val="0"/>
          <w:numId w:val="31"/>
        </w:numPr>
      </w:pPr>
      <w:r>
        <w:t xml:space="preserve">Other teams as </w:t>
      </w:r>
      <w:proofErr w:type="gramStart"/>
      <w:r>
        <w:t>needed</w:t>
      </w:r>
      <w:proofErr w:type="gramEnd"/>
    </w:p>
    <w:p w14:paraId="79126A94" w14:textId="77777777" w:rsidR="00FA056E" w:rsidRDefault="00FA056E" w:rsidP="00FA056E">
      <w:pPr>
        <w:pStyle w:val="ListParagraph"/>
        <w:numPr>
          <w:ilvl w:val="0"/>
          <w:numId w:val="24"/>
        </w:numPr>
      </w:pPr>
      <w:r w:rsidRPr="00D17BC8">
        <w:t xml:space="preserve">If </w:t>
      </w:r>
      <w:r>
        <w:t>all issues, if any, has been resolved, proceed to the next stage.</w:t>
      </w:r>
    </w:p>
    <w:p w14:paraId="528F9A03" w14:textId="52B227C3" w:rsidR="00FA056E" w:rsidRPr="00B66F28" w:rsidRDefault="00FA056E" w:rsidP="00FA056E">
      <w:pPr>
        <w:pStyle w:val="ListParagraph"/>
        <w:numPr>
          <w:ilvl w:val="0"/>
          <w:numId w:val="24"/>
        </w:numPr>
      </w:pPr>
      <w:r>
        <w:t xml:space="preserve">Communicate results of </w:t>
      </w:r>
      <w:r w:rsidR="008A20C0">
        <w:t>Stage 3</w:t>
      </w:r>
      <w:r>
        <w:t>, and if proceeding to the next stage, to the relevant stakeholders.</w:t>
      </w:r>
    </w:p>
    <w:p w14:paraId="0A3D0018" w14:textId="77777777" w:rsidR="00FA056E" w:rsidRDefault="00FA056E" w:rsidP="00BB380A">
      <w:pPr>
        <w:ind w:left="720"/>
        <w:rPr>
          <w:rFonts w:ascii="Century Gothic" w:hAnsi="Century Gothic"/>
          <w:sz w:val="20"/>
          <w:szCs w:val="20"/>
        </w:rPr>
      </w:pPr>
    </w:p>
    <w:p w14:paraId="348C07CD" w14:textId="47FD6298" w:rsidR="00756C0E" w:rsidRDefault="00756C0E" w:rsidP="00054179">
      <w:pPr>
        <w:pStyle w:val="Heading3"/>
      </w:pPr>
      <w:bookmarkStart w:id="25" w:name="_Toc169532690"/>
      <w:r>
        <w:t xml:space="preserve">BAU Stage (All remaining </w:t>
      </w:r>
      <w:r w:rsidR="00540F1D">
        <w:t>Access Points and relays</w:t>
      </w:r>
      <w:r>
        <w:t>)</w:t>
      </w:r>
      <w:bookmarkEnd w:id="25"/>
    </w:p>
    <w:p w14:paraId="34A0995A" w14:textId="77777777" w:rsidR="00BB380A" w:rsidRDefault="00BB380A" w:rsidP="00BB380A">
      <w:pPr>
        <w:ind w:left="720"/>
        <w:rPr>
          <w:rFonts w:ascii="Century Gothic" w:hAnsi="Century Gothic"/>
          <w:sz w:val="20"/>
          <w:szCs w:val="20"/>
          <w:u w:val="single"/>
        </w:rPr>
      </w:pPr>
    </w:p>
    <w:p w14:paraId="71D7B282" w14:textId="396FF02E"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w:t>
      </w:r>
      <w:r w:rsidR="002737BE">
        <w:rPr>
          <w:rFonts w:ascii="Century Gothic" w:hAnsi="Century Gothic"/>
          <w:sz w:val="20"/>
          <w:szCs w:val="20"/>
        </w:rPr>
        <w:t>ACCG, UIQ Support or Data Analytics</w:t>
      </w:r>
    </w:p>
    <w:p w14:paraId="0EC5A50C" w14:textId="0E26CA08" w:rsidR="00B6076D" w:rsidRDefault="00B6076D" w:rsidP="00B6076D">
      <w:pPr>
        <w:pStyle w:val="DocumentText10pt"/>
        <w:rPr>
          <w:lang w:val="en-US" w:eastAsia="en-AU"/>
        </w:rPr>
      </w:pPr>
    </w:p>
    <w:p w14:paraId="7763AC6E" w14:textId="404BD07F" w:rsidR="00F95CC4" w:rsidRPr="00BB380A" w:rsidRDefault="00F95CC4" w:rsidP="00F95CC4">
      <w:pPr>
        <w:ind w:left="720"/>
        <w:rPr>
          <w:rFonts w:ascii="Century Gothic" w:hAnsi="Century Gothic"/>
          <w:sz w:val="20"/>
          <w:szCs w:val="20"/>
          <w:u w:val="single"/>
        </w:rPr>
      </w:pPr>
      <w:r>
        <w:rPr>
          <w:rFonts w:ascii="Century Gothic" w:hAnsi="Century Gothic"/>
          <w:sz w:val="20"/>
          <w:szCs w:val="20"/>
        </w:rPr>
        <w:t>In the BAU stage</w:t>
      </w:r>
      <w:r w:rsidR="00145907">
        <w:rPr>
          <w:rFonts w:ascii="Century Gothic" w:hAnsi="Century Gothic"/>
          <w:sz w:val="20"/>
          <w:szCs w:val="20"/>
        </w:rPr>
        <w:t>, a</w:t>
      </w:r>
      <w:r>
        <w:rPr>
          <w:rFonts w:ascii="Century Gothic" w:hAnsi="Century Gothic"/>
          <w:sz w:val="20"/>
          <w:szCs w:val="20"/>
        </w:rPr>
        <w:t xml:space="preserve">ll the remaining meters </w:t>
      </w:r>
      <w:r w:rsidR="00145907">
        <w:rPr>
          <w:rFonts w:ascii="Century Gothic" w:hAnsi="Century Gothic"/>
          <w:sz w:val="20"/>
          <w:szCs w:val="20"/>
        </w:rPr>
        <w:t>shall be targeted and upgraded to the</w:t>
      </w:r>
      <w:r w:rsidR="00A606DD">
        <w:rPr>
          <w:rFonts w:ascii="Century Gothic" w:hAnsi="Century Gothic"/>
          <w:sz w:val="20"/>
          <w:szCs w:val="20"/>
        </w:rPr>
        <w:t xml:space="preserve"> </w:t>
      </w:r>
      <w:proofErr w:type="gramStart"/>
      <w:r w:rsidR="00A606DD">
        <w:rPr>
          <w:rFonts w:ascii="Century Gothic" w:hAnsi="Century Gothic"/>
          <w:sz w:val="20"/>
          <w:szCs w:val="20"/>
        </w:rPr>
        <w:t>New</w:t>
      </w:r>
      <w:proofErr w:type="gramEnd"/>
      <w:r>
        <w:rPr>
          <w:rFonts w:ascii="Century Gothic" w:hAnsi="Century Gothic"/>
          <w:sz w:val="20"/>
          <w:szCs w:val="20"/>
        </w:rPr>
        <w:t xml:space="preserve"> firmware</w:t>
      </w:r>
      <w:r w:rsidR="00145907">
        <w:rPr>
          <w:rFonts w:ascii="Century Gothic" w:hAnsi="Century Gothic"/>
          <w:sz w:val="20"/>
          <w:szCs w:val="20"/>
        </w:rPr>
        <w:t xml:space="preserve">. </w:t>
      </w:r>
    </w:p>
    <w:p w14:paraId="45DAF970" w14:textId="77777777" w:rsidR="00F95CC4" w:rsidRDefault="00F95CC4" w:rsidP="00F95CC4">
      <w:pPr>
        <w:ind w:left="720"/>
        <w:rPr>
          <w:rFonts w:ascii="Century Gothic" w:hAnsi="Century Gothic"/>
          <w:sz w:val="20"/>
          <w:szCs w:val="20"/>
          <w:u w:val="single"/>
        </w:rPr>
      </w:pPr>
    </w:p>
    <w:p w14:paraId="7CA01E44" w14:textId="77777777" w:rsidR="00F95CC4" w:rsidRDefault="00F95CC4" w:rsidP="00F95CC4">
      <w:pPr>
        <w:ind w:left="720"/>
        <w:rPr>
          <w:rFonts w:ascii="Century Gothic" w:hAnsi="Century Gothic"/>
          <w:sz w:val="20"/>
          <w:szCs w:val="20"/>
        </w:rPr>
      </w:pPr>
    </w:p>
    <w:p w14:paraId="25B61C14" w14:textId="77777777" w:rsidR="00F95CC4" w:rsidRPr="00E96E0B" w:rsidRDefault="00F95CC4" w:rsidP="00F95CC4">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565FEB07" w14:textId="40790DEB" w:rsidR="00F95CC4" w:rsidRDefault="00F95CC4" w:rsidP="00F95CC4">
      <w:pPr>
        <w:pStyle w:val="ListParagraph"/>
        <w:numPr>
          <w:ilvl w:val="0"/>
          <w:numId w:val="25"/>
        </w:numPr>
      </w:pPr>
      <w:r>
        <w:t xml:space="preserve">Create the FWU </w:t>
      </w:r>
      <w:r w:rsidR="003746FC">
        <w:t xml:space="preserve">audit for </w:t>
      </w:r>
      <w:r>
        <w:t xml:space="preserve">each firmware image type. The </w:t>
      </w:r>
      <w:r w:rsidR="003746FC">
        <w:t xml:space="preserve">suggested audit </w:t>
      </w:r>
      <w:r>
        <w:t xml:space="preserve">setting for each FWU </w:t>
      </w:r>
      <w:r w:rsidR="003746FC">
        <w:t xml:space="preserve">audit </w:t>
      </w:r>
      <w:r>
        <w:t>shall be as follows:</w:t>
      </w:r>
    </w:p>
    <w:tbl>
      <w:tblPr>
        <w:tblW w:w="9346" w:type="dxa"/>
        <w:tblLook w:val="04A0" w:firstRow="1" w:lastRow="0" w:firstColumn="1" w:lastColumn="0" w:noHBand="0" w:noVBand="1"/>
      </w:tblPr>
      <w:tblGrid>
        <w:gridCol w:w="4180"/>
        <w:gridCol w:w="5166"/>
      </w:tblGrid>
      <w:tr w:rsidR="008D6EAD" w14:paraId="22AD5A05" w14:textId="77777777" w:rsidTr="00074256">
        <w:trPr>
          <w:trHeight w:val="315"/>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65CB3C72"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Basic Information</w:t>
            </w:r>
          </w:p>
        </w:tc>
        <w:tc>
          <w:tcPr>
            <w:tcW w:w="5166" w:type="dxa"/>
            <w:tcBorders>
              <w:top w:val="single" w:sz="8" w:space="0" w:color="9FD98B"/>
              <w:left w:val="nil"/>
              <w:bottom w:val="single" w:sz="8" w:space="0" w:color="9FD98B"/>
              <w:right w:val="single" w:sz="8" w:space="0" w:color="9FD98B"/>
            </w:tcBorders>
            <w:shd w:val="clear" w:color="000000" w:fill="F1F7FC"/>
            <w:noWrap/>
            <w:vAlign w:val="center"/>
            <w:hideMark/>
          </w:tcPr>
          <w:p w14:paraId="40DABDBA"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8D6EAD" w14:paraId="0F9A1905"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F63364C" w14:textId="77777777" w:rsidR="008D6EAD" w:rsidRDefault="008D6EAD">
            <w:pPr>
              <w:rPr>
                <w:rFonts w:ascii="Calibri" w:hAnsi="Calibri" w:cs="Calibri"/>
                <w:color w:val="317023"/>
                <w:sz w:val="22"/>
                <w:szCs w:val="22"/>
              </w:rPr>
            </w:pPr>
            <w:r>
              <w:rPr>
                <w:rFonts w:ascii="Calibri" w:hAnsi="Calibri" w:cs="Calibri"/>
                <w:color w:val="317023"/>
                <w:sz w:val="22"/>
                <w:szCs w:val="22"/>
              </w:rPr>
              <w:t>Name:</w:t>
            </w:r>
          </w:p>
        </w:tc>
        <w:tc>
          <w:tcPr>
            <w:tcW w:w="5166" w:type="dxa"/>
            <w:tcBorders>
              <w:top w:val="nil"/>
              <w:left w:val="nil"/>
              <w:bottom w:val="nil"/>
              <w:right w:val="single" w:sz="8" w:space="0" w:color="DDF2D7"/>
            </w:tcBorders>
            <w:shd w:val="clear" w:color="000000" w:fill="FFFFFF"/>
            <w:noWrap/>
            <w:vAlign w:val="center"/>
            <w:hideMark/>
          </w:tcPr>
          <w:p w14:paraId="4C270290" w14:textId="0E76695B" w:rsidR="008D6EAD" w:rsidRDefault="008D6EAD">
            <w:pPr>
              <w:rPr>
                <w:rFonts w:ascii="Calibri" w:hAnsi="Calibri" w:cs="Calibri"/>
                <w:color w:val="000000"/>
                <w:sz w:val="22"/>
                <w:szCs w:val="22"/>
              </w:rPr>
            </w:pPr>
            <w:r>
              <w:rPr>
                <w:rFonts w:ascii="Calibri" w:hAnsi="Calibri" w:cs="Calibri"/>
                <w:color w:val="000000"/>
                <w:sz w:val="22"/>
                <w:szCs w:val="22"/>
              </w:rPr>
              <w:t>&lt;Vendor&gt; &lt;Meter Type</w:t>
            </w:r>
            <w:proofErr w:type="gramStart"/>
            <w:r>
              <w:rPr>
                <w:rFonts w:ascii="Calibri" w:hAnsi="Calibri" w:cs="Calibri"/>
                <w:color w:val="000000"/>
                <w:sz w:val="22"/>
                <w:szCs w:val="22"/>
              </w:rPr>
              <w:t>&gt;  &lt;</w:t>
            </w:r>
            <w:proofErr w:type="gramEnd"/>
            <w:r>
              <w:rPr>
                <w:rFonts w:ascii="Calibri" w:hAnsi="Calibri" w:cs="Calibri"/>
                <w:color w:val="000000"/>
                <w:sz w:val="22"/>
                <w:szCs w:val="22"/>
              </w:rPr>
              <w:t>old Firmware&gt; to &lt;</w:t>
            </w:r>
            <w:proofErr w:type="spellStart"/>
            <w:r w:rsidR="00683C57">
              <w:rPr>
                <w:rFonts w:ascii="Calibri" w:hAnsi="Calibri" w:cs="Calibri"/>
                <w:color w:val="000000"/>
                <w:sz w:val="22"/>
                <w:szCs w:val="22"/>
              </w:rPr>
              <w:t>new</w:t>
            </w:r>
            <w:r>
              <w:rPr>
                <w:rFonts w:ascii="Calibri" w:hAnsi="Calibri" w:cs="Calibri"/>
                <w:color w:val="000000"/>
                <w:sz w:val="22"/>
                <w:szCs w:val="22"/>
              </w:rPr>
              <w:t>Firmware</w:t>
            </w:r>
            <w:proofErr w:type="spellEnd"/>
            <w:r>
              <w:rPr>
                <w:rFonts w:ascii="Calibri" w:hAnsi="Calibri" w:cs="Calibri"/>
                <w:color w:val="000000"/>
                <w:sz w:val="22"/>
                <w:szCs w:val="22"/>
              </w:rPr>
              <w:t>&gt;</w:t>
            </w:r>
          </w:p>
        </w:tc>
      </w:tr>
      <w:tr w:rsidR="008D6EAD" w14:paraId="657C3367"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25BE8BF7" w14:textId="77777777" w:rsidR="008D6EAD" w:rsidRDefault="008D6EAD">
            <w:pPr>
              <w:rPr>
                <w:rFonts w:ascii="Calibri" w:hAnsi="Calibri" w:cs="Calibri"/>
                <w:color w:val="317023"/>
                <w:sz w:val="22"/>
                <w:szCs w:val="22"/>
              </w:rPr>
            </w:pPr>
            <w:r>
              <w:rPr>
                <w:rFonts w:ascii="Calibri" w:hAnsi="Calibri" w:cs="Calibri"/>
                <w:color w:val="317023"/>
                <w:sz w:val="22"/>
                <w:szCs w:val="22"/>
              </w:rPr>
              <w:t>Description:</w:t>
            </w:r>
          </w:p>
        </w:tc>
        <w:tc>
          <w:tcPr>
            <w:tcW w:w="5166" w:type="dxa"/>
            <w:tcBorders>
              <w:top w:val="nil"/>
              <w:left w:val="nil"/>
              <w:bottom w:val="nil"/>
              <w:right w:val="nil"/>
            </w:tcBorders>
            <w:shd w:val="clear" w:color="auto" w:fill="auto"/>
            <w:noWrap/>
            <w:vAlign w:val="bottom"/>
            <w:hideMark/>
          </w:tcPr>
          <w:p w14:paraId="1A0C5095" w14:textId="77FA1F33" w:rsidR="008D6EAD" w:rsidRDefault="008D6EAD">
            <w:pPr>
              <w:rPr>
                <w:rFonts w:ascii="Calibri" w:hAnsi="Calibri" w:cs="Calibri"/>
                <w:color w:val="000000"/>
                <w:sz w:val="22"/>
                <w:szCs w:val="22"/>
              </w:rPr>
            </w:pPr>
            <w:r>
              <w:rPr>
                <w:rFonts w:ascii="Calibri" w:hAnsi="Calibri" w:cs="Calibri"/>
                <w:color w:val="000000"/>
                <w:sz w:val="22"/>
                <w:szCs w:val="22"/>
              </w:rPr>
              <w:t>Daily upgrade for &lt;</w:t>
            </w:r>
            <w:r w:rsidR="00683C57">
              <w:rPr>
                <w:rFonts w:ascii="Calibri" w:hAnsi="Calibri" w:cs="Calibri"/>
                <w:color w:val="000000"/>
                <w:sz w:val="22"/>
                <w:szCs w:val="22"/>
              </w:rPr>
              <w:t>AP</w:t>
            </w:r>
            <w:r w:rsidR="008947E0">
              <w:rPr>
                <w:rFonts w:ascii="Calibri" w:hAnsi="Calibri" w:cs="Calibri"/>
                <w:color w:val="000000"/>
                <w:sz w:val="22"/>
                <w:szCs w:val="22"/>
              </w:rPr>
              <w:t xml:space="preserve">/Relay </w:t>
            </w:r>
            <w:r>
              <w:rPr>
                <w:rFonts w:ascii="Calibri" w:hAnsi="Calibri" w:cs="Calibri"/>
                <w:color w:val="000000"/>
                <w:sz w:val="22"/>
                <w:szCs w:val="22"/>
              </w:rPr>
              <w:t>Type&gt; from &lt;old Firmware&gt; to &lt;</w:t>
            </w:r>
            <w:r w:rsidR="008947E0">
              <w:rPr>
                <w:rFonts w:ascii="Calibri" w:hAnsi="Calibri" w:cs="Calibri"/>
                <w:color w:val="000000"/>
                <w:sz w:val="22"/>
                <w:szCs w:val="22"/>
              </w:rPr>
              <w:t xml:space="preserve">new </w:t>
            </w:r>
            <w:r>
              <w:rPr>
                <w:rFonts w:ascii="Calibri" w:hAnsi="Calibri" w:cs="Calibri"/>
                <w:color w:val="000000"/>
                <w:sz w:val="22"/>
                <w:szCs w:val="22"/>
              </w:rPr>
              <w:t>Firmware&gt;</w:t>
            </w:r>
          </w:p>
        </w:tc>
      </w:tr>
      <w:tr w:rsidR="008D6EAD" w14:paraId="446404DB"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8CCD700" w14:textId="77777777" w:rsidR="008D6EAD" w:rsidRDefault="008D6EAD">
            <w:pPr>
              <w:rPr>
                <w:rFonts w:ascii="Calibri" w:hAnsi="Calibri" w:cs="Calibri"/>
                <w:color w:val="317023"/>
                <w:sz w:val="22"/>
                <w:szCs w:val="22"/>
              </w:rPr>
            </w:pPr>
            <w:r>
              <w:rPr>
                <w:rFonts w:ascii="Calibri" w:hAnsi="Calibri" w:cs="Calibri"/>
                <w:color w:val="317023"/>
                <w:sz w:val="22"/>
                <w:szCs w:val="22"/>
              </w:rPr>
              <w:t>Firmware type:</w:t>
            </w:r>
          </w:p>
        </w:tc>
        <w:tc>
          <w:tcPr>
            <w:tcW w:w="5166" w:type="dxa"/>
            <w:tcBorders>
              <w:top w:val="nil"/>
              <w:left w:val="nil"/>
              <w:bottom w:val="nil"/>
              <w:right w:val="single" w:sz="8" w:space="0" w:color="DDF2D7"/>
            </w:tcBorders>
            <w:shd w:val="clear" w:color="000000" w:fill="FFFFFF"/>
            <w:noWrap/>
            <w:vAlign w:val="center"/>
            <w:hideMark/>
          </w:tcPr>
          <w:p w14:paraId="1560FA03" w14:textId="77777777" w:rsidR="008D6EAD" w:rsidRDefault="008D6EAD">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8D6EAD" w14:paraId="0EB8BFB0"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4C1B0F23" w14:textId="77777777" w:rsidR="008D6EAD" w:rsidRDefault="008D6EAD">
            <w:pPr>
              <w:rPr>
                <w:rFonts w:ascii="Calibri" w:hAnsi="Calibri" w:cs="Calibri"/>
                <w:color w:val="317023"/>
                <w:sz w:val="22"/>
                <w:szCs w:val="22"/>
              </w:rPr>
            </w:pPr>
            <w:r>
              <w:rPr>
                <w:rFonts w:ascii="Calibri" w:hAnsi="Calibri" w:cs="Calibri"/>
                <w:color w:val="317023"/>
                <w:sz w:val="22"/>
                <w:szCs w:val="22"/>
              </w:rPr>
              <w:t>Image:</w:t>
            </w:r>
          </w:p>
        </w:tc>
        <w:tc>
          <w:tcPr>
            <w:tcW w:w="5166" w:type="dxa"/>
            <w:tcBorders>
              <w:top w:val="nil"/>
              <w:left w:val="nil"/>
              <w:bottom w:val="nil"/>
              <w:right w:val="single" w:sz="8" w:space="0" w:color="DDF2D7"/>
            </w:tcBorders>
            <w:shd w:val="clear" w:color="000000" w:fill="FFFFFF"/>
            <w:noWrap/>
            <w:vAlign w:val="center"/>
            <w:hideMark/>
          </w:tcPr>
          <w:p w14:paraId="452099CA" w14:textId="77777777" w:rsidR="008D6EAD" w:rsidRDefault="008D6EAD">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8D6EAD" w14:paraId="1C2C37BD"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09E8C97" w14:textId="77777777" w:rsidR="008D6EAD" w:rsidRDefault="008D6EAD">
            <w:pPr>
              <w:rPr>
                <w:rFonts w:ascii="Calibri" w:hAnsi="Calibri" w:cs="Calibri"/>
                <w:color w:val="317023"/>
                <w:sz w:val="22"/>
                <w:szCs w:val="22"/>
              </w:rPr>
            </w:pPr>
            <w:r>
              <w:rPr>
                <w:rFonts w:ascii="Calibri" w:hAnsi="Calibri" w:cs="Calibri"/>
                <w:color w:val="317023"/>
                <w:sz w:val="22"/>
                <w:szCs w:val="22"/>
              </w:rPr>
              <w:t>Frequency:</w:t>
            </w:r>
          </w:p>
        </w:tc>
        <w:tc>
          <w:tcPr>
            <w:tcW w:w="5166" w:type="dxa"/>
            <w:tcBorders>
              <w:top w:val="nil"/>
              <w:left w:val="nil"/>
              <w:bottom w:val="nil"/>
              <w:right w:val="nil"/>
            </w:tcBorders>
            <w:shd w:val="clear" w:color="auto" w:fill="auto"/>
            <w:noWrap/>
            <w:vAlign w:val="bottom"/>
            <w:hideMark/>
          </w:tcPr>
          <w:p w14:paraId="3D846BE6" w14:textId="77777777" w:rsidR="008D6EAD" w:rsidRDefault="008D6EAD">
            <w:pPr>
              <w:rPr>
                <w:rFonts w:ascii="Calibri" w:hAnsi="Calibri" w:cs="Calibri"/>
                <w:color w:val="000000"/>
                <w:sz w:val="22"/>
                <w:szCs w:val="22"/>
              </w:rPr>
            </w:pPr>
            <w:commentRangeStart w:id="26"/>
            <w:proofErr w:type="gramStart"/>
            <w:r>
              <w:rPr>
                <w:rFonts w:ascii="Calibri" w:hAnsi="Calibri" w:cs="Calibri"/>
                <w:color w:val="000000"/>
                <w:sz w:val="22"/>
                <w:szCs w:val="22"/>
              </w:rPr>
              <w:t>Daily ,</w:t>
            </w:r>
            <w:proofErr w:type="gramEnd"/>
            <w:r>
              <w:rPr>
                <w:rFonts w:ascii="Calibri" w:hAnsi="Calibri" w:cs="Calibri"/>
                <w:color w:val="000000"/>
                <w:sz w:val="22"/>
                <w:szCs w:val="22"/>
              </w:rPr>
              <w:t xml:space="preserve"> Run time: 02:00</w:t>
            </w:r>
            <w:commentRangeEnd w:id="26"/>
            <w:r w:rsidR="008947E0">
              <w:rPr>
                <w:rStyle w:val="CommentReference"/>
                <w:rFonts w:ascii="Century Gothic" w:hAnsi="Century Gothic"/>
                <w:lang w:val="en-US" w:eastAsia="en-US"/>
              </w:rPr>
              <w:commentReference w:id="26"/>
            </w:r>
          </w:p>
        </w:tc>
      </w:tr>
      <w:tr w:rsidR="008D6EAD" w14:paraId="4B4EC972"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76317B0" w14:textId="77777777" w:rsidR="008D6EAD" w:rsidRDefault="008D6EAD">
            <w:pPr>
              <w:rPr>
                <w:rFonts w:ascii="Calibri" w:hAnsi="Calibri" w:cs="Calibri"/>
                <w:color w:val="317023"/>
                <w:sz w:val="22"/>
                <w:szCs w:val="22"/>
              </w:rPr>
            </w:pPr>
            <w:r>
              <w:rPr>
                <w:rFonts w:ascii="Calibri" w:hAnsi="Calibri" w:cs="Calibri"/>
                <w:color w:val="317023"/>
                <w:sz w:val="22"/>
                <w:szCs w:val="22"/>
              </w:rPr>
              <w:t>Devices:</w:t>
            </w:r>
          </w:p>
        </w:tc>
        <w:tc>
          <w:tcPr>
            <w:tcW w:w="5166" w:type="dxa"/>
            <w:tcBorders>
              <w:top w:val="nil"/>
              <w:left w:val="nil"/>
              <w:bottom w:val="nil"/>
              <w:right w:val="nil"/>
            </w:tcBorders>
            <w:shd w:val="clear" w:color="auto" w:fill="auto"/>
            <w:noWrap/>
            <w:vAlign w:val="bottom"/>
            <w:hideMark/>
          </w:tcPr>
          <w:p w14:paraId="5F90A675" w14:textId="77777777" w:rsidR="008D6EAD" w:rsidRDefault="008D6EAD">
            <w:pPr>
              <w:rPr>
                <w:rFonts w:ascii="Calibri" w:hAnsi="Calibri" w:cs="Calibri"/>
                <w:color w:val="000000"/>
                <w:sz w:val="22"/>
                <w:szCs w:val="22"/>
              </w:rPr>
            </w:pPr>
            <w:r>
              <w:rPr>
                <w:rFonts w:ascii="Calibri" w:hAnsi="Calibri" w:cs="Calibri"/>
                <w:color w:val="000000"/>
                <w:sz w:val="22"/>
                <w:szCs w:val="22"/>
              </w:rPr>
              <w:t>&lt;see criteria below&gt;</w:t>
            </w:r>
          </w:p>
        </w:tc>
      </w:tr>
      <w:tr w:rsidR="008D6EAD" w14:paraId="11E06140" w14:textId="77777777" w:rsidTr="00074256">
        <w:trPr>
          <w:trHeight w:val="315"/>
        </w:trPr>
        <w:tc>
          <w:tcPr>
            <w:tcW w:w="4180" w:type="dxa"/>
            <w:tcBorders>
              <w:top w:val="nil"/>
              <w:left w:val="single" w:sz="8" w:space="0" w:color="DDF2D7"/>
              <w:bottom w:val="nil"/>
              <w:right w:val="nil"/>
            </w:tcBorders>
            <w:shd w:val="clear" w:color="000000" w:fill="FFFFFF"/>
            <w:noWrap/>
            <w:vAlign w:val="center"/>
            <w:hideMark/>
          </w:tcPr>
          <w:p w14:paraId="2892E651" w14:textId="77777777" w:rsidR="008D6EAD" w:rsidRDefault="008D6EAD">
            <w:pPr>
              <w:rPr>
                <w:rFonts w:ascii="Calibri" w:hAnsi="Calibri" w:cs="Calibri"/>
                <w:color w:val="317023"/>
                <w:sz w:val="22"/>
                <w:szCs w:val="22"/>
              </w:rPr>
            </w:pPr>
            <w:r>
              <w:rPr>
                <w:rFonts w:ascii="Calibri" w:hAnsi="Calibri" w:cs="Calibri"/>
                <w:color w:val="317023"/>
                <w:sz w:val="22"/>
                <w:szCs w:val="22"/>
              </w:rPr>
              <w:t>Upgrade devices:</w:t>
            </w:r>
          </w:p>
        </w:tc>
        <w:tc>
          <w:tcPr>
            <w:tcW w:w="5166" w:type="dxa"/>
            <w:tcBorders>
              <w:top w:val="nil"/>
              <w:left w:val="nil"/>
              <w:bottom w:val="nil"/>
              <w:right w:val="nil"/>
            </w:tcBorders>
            <w:shd w:val="clear" w:color="auto" w:fill="auto"/>
            <w:noWrap/>
            <w:vAlign w:val="bottom"/>
            <w:hideMark/>
          </w:tcPr>
          <w:p w14:paraId="269A8B57" w14:textId="77777777" w:rsidR="008D6EAD" w:rsidRDefault="008D6EAD">
            <w:pPr>
              <w:rPr>
                <w:rFonts w:ascii="Calibri" w:hAnsi="Calibri" w:cs="Calibri"/>
                <w:color w:val="000000"/>
                <w:sz w:val="22"/>
                <w:szCs w:val="22"/>
              </w:rPr>
            </w:pPr>
            <w:r>
              <w:rPr>
                <w:rFonts w:ascii="Calibri" w:hAnsi="Calibri" w:cs="Calibri"/>
                <w:color w:val="000000"/>
                <w:sz w:val="22"/>
                <w:szCs w:val="22"/>
              </w:rPr>
              <w:t>Automatic</w:t>
            </w:r>
          </w:p>
        </w:tc>
      </w:tr>
      <w:tr w:rsidR="008D6EAD" w14:paraId="43A93495" w14:textId="77777777" w:rsidTr="00074256">
        <w:trPr>
          <w:trHeight w:val="315"/>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67FF8327"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Upgrade Settings</w:t>
            </w:r>
          </w:p>
        </w:tc>
        <w:tc>
          <w:tcPr>
            <w:tcW w:w="5166" w:type="dxa"/>
            <w:tcBorders>
              <w:top w:val="single" w:sz="8" w:space="0" w:color="9FD98B"/>
              <w:left w:val="nil"/>
              <w:bottom w:val="single" w:sz="8" w:space="0" w:color="9FD98B"/>
              <w:right w:val="single" w:sz="8" w:space="0" w:color="9FD98B"/>
            </w:tcBorders>
            <w:shd w:val="clear" w:color="000000" w:fill="F1F7FC"/>
            <w:noWrap/>
            <w:vAlign w:val="center"/>
            <w:hideMark/>
          </w:tcPr>
          <w:p w14:paraId="50576421"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8D6EAD" w14:paraId="06A742E9"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4D5315DD" w14:textId="77777777" w:rsidR="008D6EAD" w:rsidRDefault="008D6EAD">
            <w:pPr>
              <w:rPr>
                <w:rFonts w:ascii="Calibri" w:hAnsi="Calibri" w:cs="Calibri"/>
                <w:color w:val="317023"/>
                <w:sz w:val="22"/>
                <w:szCs w:val="22"/>
              </w:rPr>
            </w:pPr>
            <w:r>
              <w:rPr>
                <w:rFonts w:ascii="Calibri" w:hAnsi="Calibri" w:cs="Calibri"/>
                <w:color w:val="317023"/>
                <w:sz w:val="22"/>
                <w:szCs w:val="22"/>
              </w:rPr>
              <w:t>Seed density:</w:t>
            </w:r>
          </w:p>
        </w:tc>
        <w:tc>
          <w:tcPr>
            <w:tcW w:w="5166" w:type="dxa"/>
            <w:tcBorders>
              <w:top w:val="nil"/>
              <w:left w:val="nil"/>
              <w:bottom w:val="nil"/>
              <w:right w:val="single" w:sz="8" w:space="0" w:color="DDF2D7"/>
            </w:tcBorders>
            <w:shd w:val="clear" w:color="000000" w:fill="FFFFFF"/>
            <w:noWrap/>
            <w:vAlign w:val="center"/>
            <w:hideMark/>
          </w:tcPr>
          <w:p w14:paraId="077AA20B" w14:textId="518BE3D5" w:rsidR="008D6EAD" w:rsidRDefault="008947E0">
            <w:pPr>
              <w:rPr>
                <w:rFonts w:ascii="Calibri" w:hAnsi="Calibri" w:cs="Calibri"/>
                <w:color w:val="000000"/>
                <w:sz w:val="22"/>
                <w:szCs w:val="22"/>
              </w:rPr>
            </w:pPr>
            <w:r>
              <w:rPr>
                <w:rFonts w:ascii="Calibri" w:hAnsi="Calibri" w:cs="Calibri"/>
                <w:color w:val="000000"/>
                <w:sz w:val="22"/>
                <w:szCs w:val="22"/>
              </w:rPr>
              <w:t>100</w:t>
            </w:r>
            <w:r w:rsidR="008D6EAD">
              <w:rPr>
                <w:rFonts w:ascii="Calibri" w:hAnsi="Calibri" w:cs="Calibri"/>
                <w:color w:val="000000"/>
                <w:sz w:val="22"/>
                <w:szCs w:val="22"/>
              </w:rPr>
              <w:t>% of nodes are seeds</w:t>
            </w:r>
          </w:p>
        </w:tc>
      </w:tr>
      <w:tr w:rsidR="008D6EAD" w14:paraId="57CB4EBB"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59BE9FFD" w14:textId="77777777" w:rsidR="008D6EAD" w:rsidRDefault="008D6EAD">
            <w:pPr>
              <w:rPr>
                <w:rFonts w:ascii="Calibri" w:hAnsi="Calibri" w:cs="Calibri"/>
                <w:color w:val="317023"/>
                <w:sz w:val="22"/>
                <w:szCs w:val="22"/>
              </w:rPr>
            </w:pPr>
            <w:r>
              <w:rPr>
                <w:rFonts w:ascii="Calibri" w:hAnsi="Calibri" w:cs="Calibri"/>
                <w:color w:val="317023"/>
                <w:sz w:val="22"/>
                <w:szCs w:val="22"/>
              </w:rPr>
              <w:t>Upload image chunk size:</w:t>
            </w:r>
          </w:p>
        </w:tc>
        <w:tc>
          <w:tcPr>
            <w:tcW w:w="5166" w:type="dxa"/>
            <w:tcBorders>
              <w:top w:val="nil"/>
              <w:left w:val="nil"/>
              <w:bottom w:val="nil"/>
              <w:right w:val="single" w:sz="8" w:space="0" w:color="DDF2D7"/>
            </w:tcBorders>
            <w:shd w:val="clear" w:color="000000" w:fill="FFFFFF"/>
            <w:noWrap/>
            <w:vAlign w:val="center"/>
            <w:hideMark/>
          </w:tcPr>
          <w:p w14:paraId="010C815C" w14:textId="77777777" w:rsidR="008D6EAD" w:rsidRDefault="008D6EAD">
            <w:pPr>
              <w:rPr>
                <w:rFonts w:ascii="Calibri" w:hAnsi="Calibri" w:cs="Calibri"/>
                <w:color w:val="000000"/>
                <w:sz w:val="22"/>
                <w:szCs w:val="22"/>
              </w:rPr>
            </w:pPr>
            <w:r>
              <w:rPr>
                <w:rFonts w:ascii="Calibri" w:hAnsi="Calibri" w:cs="Calibri"/>
                <w:color w:val="000000"/>
                <w:sz w:val="22"/>
                <w:szCs w:val="22"/>
              </w:rPr>
              <w:t>256 bytes</w:t>
            </w:r>
          </w:p>
        </w:tc>
      </w:tr>
      <w:tr w:rsidR="008D6EAD" w14:paraId="6240CB17"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2D985180" w14:textId="77777777" w:rsidR="008D6EAD" w:rsidRDefault="008D6EAD">
            <w:pPr>
              <w:rPr>
                <w:rFonts w:ascii="Calibri" w:hAnsi="Calibri" w:cs="Calibri"/>
                <w:color w:val="317023"/>
                <w:sz w:val="22"/>
                <w:szCs w:val="22"/>
              </w:rPr>
            </w:pPr>
            <w:r>
              <w:rPr>
                <w:rFonts w:ascii="Calibri" w:hAnsi="Calibri" w:cs="Calibri"/>
                <w:color w:val="317023"/>
                <w:sz w:val="22"/>
                <w:szCs w:val="22"/>
              </w:rPr>
              <w:t>Upload request timeout:</w:t>
            </w:r>
          </w:p>
        </w:tc>
        <w:tc>
          <w:tcPr>
            <w:tcW w:w="5166" w:type="dxa"/>
            <w:tcBorders>
              <w:top w:val="nil"/>
              <w:left w:val="nil"/>
              <w:bottom w:val="nil"/>
              <w:right w:val="single" w:sz="8" w:space="0" w:color="DDF2D7"/>
            </w:tcBorders>
            <w:shd w:val="clear" w:color="000000" w:fill="FFFFFF"/>
            <w:noWrap/>
            <w:vAlign w:val="center"/>
            <w:hideMark/>
          </w:tcPr>
          <w:p w14:paraId="477B5A37" w14:textId="77777777" w:rsidR="008D6EAD" w:rsidRDefault="008D6EAD">
            <w:pPr>
              <w:rPr>
                <w:rFonts w:ascii="Calibri" w:hAnsi="Calibri" w:cs="Calibri"/>
                <w:color w:val="000000"/>
                <w:sz w:val="22"/>
                <w:szCs w:val="22"/>
              </w:rPr>
            </w:pPr>
            <w:r>
              <w:rPr>
                <w:rFonts w:ascii="Calibri" w:hAnsi="Calibri" w:cs="Calibri"/>
                <w:color w:val="000000"/>
                <w:sz w:val="22"/>
                <w:szCs w:val="22"/>
              </w:rPr>
              <w:t>60 seconds</w:t>
            </w:r>
          </w:p>
        </w:tc>
      </w:tr>
      <w:tr w:rsidR="008D6EAD" w14:paraId="47449026"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ABC2CC3" w14:textId="77777777" w:rsidR="008D6EAD" w:rsidRDefault="008D6EAD">
            <w:pPr>
              <w:rPr>
                <w:rFonts w:ascii="Calibri" w:hAnsi="Calibri" w:cs="Calibri"/>
                <w:color w:val="317023"/>
                <w:sz w:val="22"/>
                <w:szCs w:val="22"/>
              </w:rPr>
            </w:pPr>
            <w:r>
              <w:rPr>
                <w:rFonts w:ascii="Calibri" w:hAnsi="Calibri" w:cs="Calibri"/>
                <w:color w:val="317023"/>
                <w:sz w:val="22"/>
                <w:szCs w:val="22"/>
              </w:rPr>
              <w:t>Command request timeout:</w:t>
            </w:r>
          </w:p>
        </w:tc>
        <w:tc>
          <w:tcPr>
            <w:tcW w:w="5166" w:type="dxa"/>
            <w:tcBorders>
              <w:top w:val="nil"/>
              <w:left w:val="nil"/>
              <w:bottom w:val="nil"/>
              <w:right w:val="single" w:sz="8" w:space="0" w:color="DDF2D7"/>
            </w:tcBorders>
            <w:shd w:val="clear" w:color="000000" w:fill="FFFFFF"/>
            <w:noWrap/>
            <w:vAlign w:val="center"/>
            <w:hideMark/>
          </w:tcPr>
          <w:p w14:paraId="500E14E6" w14:textId="77777777" w:rsidR="008D6EAD" w:rsidRDefault="008D6EAD">
            <w:pPr>
              <w:rPr>
                <w:rFonts w:ascii="Calibri" w:hAnsi="Calibri" w:cs="Calibri"/>
                <w:color w:val="000000"/>
                <w:sz w:val="22"/>
                <w:szCs w:val="22"/>
              </w:rPr>
            </w:pPr>
            <w:r>
              <w:rPr>
                <w:rFonts w:ascii="Calibri" w:hAnsi="Calibri" w:cs="Calibri"/>
                <w:color w:val="000000"/>
                <w:sz w:val="22"/>
                <w:szCs w:val="22"/>
              </w:rPr>
              <w:t>30 seconds</w:t>
            </w:r>
          </w:p>
        </w:tc>
      </w:tr>
      <w:tr w:rsidR="008D6EAD" w14:paraId="469C2061"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2C5ADE6B" w14:textId="77777777" w:rsidR="008D6EAD" w:rsidRDefault="008D6EAD">
            <w:pPr>
              <w:rPr>
                <w:rFonts w:ascii="Calibri" w:hAnsi="Calibri" w:cs="Calibri"/>
                <w:color w:val="317023"/>
                <w:sz w:val="22"/>
                <w:szCs w:val="22"/>
              </w:rPr>
            </w:pPr>
            <w:r>
              <w:rPr>
                <w:rFonts w:ascii="Calibri" w:hAnsi="Calibri" w:cs="Calibri"/>
                <w:color w:val="317023"/>
                <w:sz w:val="22"/>
                <w:szCs w:val="22"/>
              </w:rPr>
              <w:t>Retry count:</w:t>
            </w:r>
          </w:p>
        </w:tc>
        <w:tc>
          <w:tcPr>
            <w:tcW w:w="5166" w:type="dxa"/>
            <w:tcBorders>
              <w:top w:val="nil"/>
              <w:left w:val="nil"/>
              <w:bottom w:val="nil"/>
              <w:right w:val="single" w:sz="8" w:space="0" w:color="DDF2D7"/>
            </w:tcBorders>
            <w:shd w:val="clear" w:color="000000" w:fill="FFFFFF"/>
            <w:noWrap/>
            <w:vAlign w:val="center"/>
            <w:hideMark/>
          </w:tcPr>
          <w:p w14:paraId="351375D4" w14:textId="77777777" w:rsidR="008D6EAD" w:rsidRDefault="008D6EAD">
            <w:pPr>
              <w:rPr>
                <w:rFonts w:ascii="Calibri" w:hAnsi="Calibri" w:cs="Calibri"/>
                <w:color w:val="000000"/>
                <w:sz w:val="22"/>
                <w:szCs w:val="22"/>
              </w:rPr>
            </w:pPr>
            <w:r>
              <w:rPr>
                <w:rFonts w:ascii="Calibri" w:hAnsi="Calibri" w:cs="Calibri"/>
                <w:color w:val="000000"/>
                <w:sz w:val="22"/>
                <w:szCs w:val="22"/>
              </w:rPr>
              <w:t>3</w:t>
            </w:r>
          </w:p>
        </w:tc>
      </w:tr>
      <w:tr w:rsidR="008D6EAD" w14:paraId="4CB4244C"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E930553" w14:textId="77777777" w:rsidR="008D6EAD" w:rsidRDefault="008D6EAD">
            <w:pPr>
              <w:rPr>
                <w:rFonts w:ascii="Calibri" w:hAnsi="Calibri" w:cs="Calibri"/>
                <w:color w:val="317023"/>
                <w:sz w:val="22"/>
                <w:szCs w:val="22"/>
              </w:rPr>
            </w:pPr>
            <w:r>
              <w:rPr>
                <w:rFonts w:ascii="Calibri" w:hAnsi="Calibri" w:cs="Calibri"/>
                <w:color w:val="317023"/>
                <w:sz w:val="22"/>
                <w:szCs w:val="22"/>
              </w:rPr>
              <w:t>Gateway Priority:</w:t>
            </w:r>
          </w:p>
        </w:tc>
        <w:tc>
          <w:tcPr>
            <w:tcW w:w="5166" w:type="dxa"/>
            <w:tcBorders>
              <w:top w:val="nil"/>
              <w:left w:val="nil"/>
              <w:bottom w:val="nil"/>
              <w:right w:val="single" w:sz="8" w:space="0" w:color="DDF2D7"/>
            </w:tcBorders>
            <w:shd w:val="clear" w:color="000000" w:fill="FFFFFF"/>
            <w:noWrap/>
            <w:vAlign w:val="center"/>
            <w:hideMark/>
          </w:tcPr>
          <w:p w14:paraId="1940240F" w14:textId="77777777" w:rsidR="008D6EAD" w:rsidRDefault="008D6EAD">
            <w:pPr>
              <w:rPr>
                <w:rFonts w:ascii="Calibri" w:hAnsi="Calibri" w:cs="Calibri"/>
                <w:color w:val="000000"/>
                <w:sz w:val="22"/>
                <w:szCs w:val="22"/>
              </w:rPr>
            </w:pPr>
            <w:r>
              <w:rPr>
                <w:rFonts w:ascii="Calibri" w:hAnsi="Calibri" w:cs="Calibri"/>
                <w:color w:val="000000"/>
                <w:sz w:val="22"/>
                <w:szCs w:val="22"/>
              </w:rPr>
              <w:t>Medium</w:t>
            </w:r>
          </w:p>
        </w:tc>
      </w:tr>
      <w:tr w:rsidR="008D6EAD" w14:paraId="594C55B6"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35E15113" w14:textId="77777777" w:rsidR="008D6EAD" w:rsidRDefault="008D6EAD">
            <w:pPr>
              <w:rPr>
                <w:rFonts w:ascii="Calibri" w:hAnsi="Calibri" w:cs="Calibri"/>
                <w:color w:val="317023"/>
                <w:sz w:val="22"/>
                <w:szCs w:val="22"/>
              </w:rPr>
            </w:pPr>
            <w:r>
              <w:rPr>
                <w:rFonts w:ascii="Calibri" w:hAnsi="Calibri" w:cs="Calibri"/>
                <w:color w:val="317023"/>
                <w:sz w:val="22"/>
                <w:szCs w:val="22"/>
              </w:rPr>
              <w:t>Verification interval:</w:t>
            </w:r>
          </w:p>
        </w:tc>
        <w:tc>
          <w:tcPr>
            <w:tcW w:w="5166" w:type="dxa"/>
            <w:tcBorders>
              <w:top w:val="nil"/>
              <w:left w:val="nil"/>
              <w:bottom w:val="nil"/>
              <w:right w:val="single" w:sz="8" w:space="0" w:color="DDF2D7"/>
            </w:tcBorders>
            <w:shd w:val="clear" w:color="000000" w:fill="FFFFFF"/>
            <w:noWrap/>
            <w:vAlign w:val="center"/>
            <w:hideMark/>
          </w:tcPr>
          <w:p w14:paraId="1FF01B19" w14:textId="77777777" w:rsidR="008D6EAD" w:rsidRDefault="008D6EAD">
            <w:pPr>
              <w:rPr>
                <w:rFonts w:ascii="Calibri" w:hAnsi="Calibri" w:cs="Calibri"/>
                <w:color w:val="000000"/>
                <w:sz w:val="22"/>
                <w:szCs w:val="22"/>
              </w:rPr>
            </w:pPr>
            <w:r>
              <w:rPr>
                <w:rFonts w:ascii="Calibri" w:hAnsi="Calibri" w:cs="Calibri"/>
                <w:color w:val="000000"/>
                <w:sz w:val="22"/>
                <w:szCs w:val="22"/>
              </w:rPr>
              <w:t>300 seconds</w:t>
            </w:r>
          </w:p>
        </w:tc>
      </w:tr>
      <w:tr w:rsidR="008D6EAD" w14:paraId="5BEF81F0"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08119D5" w14:textId="77777777" w:rsidR="008D6EAD" w:rsidRDefault="008D6EAD">
            <w:pPr>
              <w:rPr>
                <w:rFonts w:ascii="Calibri" w:hAnsi="Calibri" w:cs="Calibri"/>
                <w:color w:val="317023"/>
                <w:sz w:val="22"/>
                <w:szCs w:val="22"/>
              </w:rPr>
            </w:pPr>
            <w:r>
              <w:rPr>
                <w:rFonts w:ascii="Calibri" w:hAnsi="Calibri" w:cs="Calibri"/>
                <w:color w:val="317023"/>
                <w:sz w:val="22"/>
                <w:szCs w:val="22"/>
              </w:rPr>
              <w:t>Maximum number of verification attempts:</w:t>
            </w:r>
          </w:p>
        </w:tc>
        <w:tc>
          <w:tcPr>
            <w:tcW w:w="5166" w:type="dxa"/>
            <w:tcBorders>
              <w:top w:val="nil"/>
              <w:left w:val="nil"/>
              <w:bottom w:val="nil"/>
              <w:right w:val="single" w:sz="8" w:space="0" w:color="DDF2D7"/>
            </w:tcBorders>
            <w:shd w:val="clear" w:color="000000" w:fill="FFFFFF"/>
            <w:noWrap/>
            <w:vAlign w:val="center"/>
            <w:hideMark/>
          </w:tcPr>
          <w:p w14:paraId="53C8DDBD" w14:textId="77777777" w:rsidR="008D6EAD" w:rsidRDefault="008D6EAD">
            <w:pPr>
              <w:rPr>
                <w:rFonts w:ascii="Calibri" w:hAnsi="Calibri" w:cs="Calibri"/>
                <w:color w:val="000000"/>
                <w:sz w:val="22"/>
                <w:szCs w:val="22"/>
              </w:rPr>
            </w:pPr>
            <w:r>
              <w:rPr>
                <w:rFonts w:ascii="Calibri" w:hAnsi="Calibri" w:cs="Calibri"/>
                <w:color w:val="000000"/>
                <w:sz w:val="22"/>
                <w:szCs w:val="22"/>
              </w:rPr>
              <w:t>10</w:t>
            </w:r>
          </w:p>
        </w:tc>
      </w:tr>
      <w:tr w:rsidR="008D6EAD" w14:paraId="31A288C3" w14:textId="77777777" w:rsidTr="00074256">
        <w:trPr>
          <w:trHeight w:val="315"/>
        </w:trPr>
        <w:tc>
          <w:tcPr>
            <w:tcW w:w="4180" w:type="dxa"/>
            <w:tcBorders>
              <w:top w:val="nil"/>
              <w:left w:val="single" w:sz="8" w:space="0" w:color="DDF2D7"/>
              <w:bottom w:val="nil"/>
              <w:right w:val="nil"/>
            </w:tcBorders>
            <w:shd w:val="clear" w:color="000000" w:fill="FFFFFF"/>
            <w:noWrap/>
            <w:vAlign w:val="center"/>
            <w:hideMark/>
          </w:tcPr>
          <w:p w14:paraId="0E58ABB5" w14:textId="77777777" w:rsidR="008D6EAD" w:rsidRDefault="008D6EAD">
            <w:pPr>
              <w:rPr>
                <w:rFonts w:ascii="Calibri" w:hAnsi="Calibri" w:cs="Calibri"/>
                <w:color w:val="317023"/>
                <w:sz w:val="22"/>
                <w:szCs w:val="22"/>
              </w:rPr>
            </w:pPr>
            <w:r>
              <w:rPr>
                <w:rFonts w:ascii="Calibri" w:hAnsi="Calibri" w:cs="Calibri"/>
                <w:color w:val="317023"/>
                <w:sz w:val="22"/>
                <w:szCs w:val="22"/>
              </w:rPr>
              <w:lastRenderedPageBreak/>
              <w:t>E-mail addresses:</w:t>
            </w:r>
          </w:p>
        </w:tc>
        <w:tc>
          <w:tcPr>
            <w:tcW w:w="5166" w:type="dxa"/>
            <w:tcBorders>
              <w:top w:val="nil"/>
              <w:left w:val="nil"/>
              <w:bottom w:val="nil"/>
              <w:right w:val="single" w:sz="8" w:space="0" w:color="DDF2D7"/>
            </w:tcBorders>
            <w:shd w:val="clear" w:color="000000" w:fill="FFFFFF"/>
            <w:noWrap/>
            <w:vAlign w:val="center"/>
            <w:hideMark/>
          </w:tcPr>
          <w:p w14:paraId="7ABFF838" w14:textId="77777777" w:rsidR="008D6EAD" w:rsidRDefault="008D6EAD">
            <w:pPr>
              <w:rPr>
                <w:rFonts w:ascii="Calibri" w:hAnsi="Calibri" w:cs="Calibri"/>
                <w:color w:val="000000"/>
                <w:sz w:val="22"/>
                <w:szCs w:val="22"/>
              </w:rPr>
            </w:pPr>
            <w:r>
              <w:rPr>
                <w:rFonts w:ascii="Calibri" w:hAnsi="Calibri" w:cs="Calibri"/>
                <w:color w:val="000000"/>
                <w:sz w:val="22"/>
                <w:szCs w:val="22"/>
              </w:rPr>
              <w:t>-</w:t>
            </w:r>
          </w:p>
        </w:tc>
      </w:tr>
      <w:tr w:rsidR="008D6EAD" w14:paraId="6D2EEF2A" w14:textId="77777777" w:rsidTr="00074256">
        <w:trPr>
          <w:trHeight w:val="315"/>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4365639A"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Post-run Options</w:t>
            </w:r>
          </w:p>
        </w:tc>
        <w:tc>
          <w:tcPr>
            <w:tcW w:w="5166" w:type="dxa"/>
            <w:tcBorders>
              <w:top w:val="single" w:sz="8" w:space="0" w:color="9FD98B"/>
              <w:left w:val="nil"/>
              <w:bottom w:val="single" w:sz="8" w:space="0" w:color="9FD98B"/>
              <w:right w:val="single" w:sz="8" w:space="0" w:color="9FD98B"/>
            </w:tcBorders>
            <w:shd w:val="clear" w:color="000000" w:fill="F1F7FC"/>
            <w:noWrap/>
            <w:vAlign w:val="center"/>
            <w:hideMark/>
          </w:tcPr>
          <w:p w14:paraId="23AADEB8"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8D6EAD" w14:paraId="3DA1D0E8"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3C9A128C" w14:textId="77777777" w:rsidR="008D6EAD" w:rsidRDefault="008D6EAD">
            <w:pPr>
              <w:rPr>
                <w:rFonts w:ascii="Calibri" w:hAnsi="Calibri" w:cs="Calibri"/>
                <w:color w:val="317023"/>
                <w:sz w:val="22"/>
                <w:szCs w:val="22"/>
              </w:rPr>
            </w:pPr>
            <w:r>
              <w:rPr>
                <w:rFonts w:ascii="Calibri" w:hAnsi="Calibri" w:cs="Calibri"/>
                <w:color w:val="317023"/>
                <w:sz w:val="22"/>
                <w:szCs w:val="22"/>
              </w:rPr>
              <w:t>Auto restart upgrade:</w:t>
            </w:r>
          </w:p>
        </w:tc>
        <w:tc>
          <w:tcPr>
            <w:tcW w:w="5166" w:type="dxa"/>
            <w:tcBorders>
              <w:top w:val="nil"/>
              <w:left w:val="nil"/>
              <w:bottom w:val="nil"/>
              <w:right w:val="single" w:sz="8" w:space="0" w:color="DDF2D7"/>
            </w:tcBorders>
            <w:shd w:val="clear" w:color="000000" w:fill="FFFFFF"/>
            <w:noWrap/>
            <w:vAlign w:val="center"/>
            <w:hideMark/>
          </w:tcPr>
          <w:p w14:paraId="7DC65B19" w14:textId="77777777" w:rsidR="008D6EAD" w:rsidRDefault="008D6EAD">
            <w:pPr>
              <w:rPr>
                <w:rFonts w:ascii="Calibri" w:hAnsi="Calibri" w:cs="Calibri"/>
                <w:color w:val="000000"/>
                <w:sz w:val="22"/>
                <w:szCs w:val="22"/>
              </w:rPr>
            </w:pPr>
            <w:r>
              <w:rPr>
                <w:rFonts w:ascii="Calibri" w:hAnsi="Calibri" w:cs="Calibri"/>
                <w:color w:val="000000"/>
                <w:sz w:val="22"/>
                <w:szCs w:val="22"/>
              </w:rPr>
              <w:t>3 times</w:t>
            </w:r>
          </w:p>
        </w:tc>
      </w:tr>
      <w:tr w:rsidR="008D6EAD" w14:paraId="35A615E8" w14:textId="77777777" w:rsidTr="00074256">
        <w:trPr>
          <w:trHeight w:val="315"/>
        </w:trPr>
        <w:tc>
          <w:tcPr>
            <w:tcW w:w="4180" w:type="dxa"/>
            <w:tcBorders>
              <w:top w:val="nil"/>
              <w:left w:val="single" w:sz="8" w:space="0" w:color="DDF2D7"/>
              <w:bottom w:val="nil"/>
              <w:right w:val="nil"/>
            </w:tcBorders>
            <w:shd w:val="clear" w:color="000000" w:fill="FFFFFF"/>
            <w:noWrap/>
            <w:vAlign w:val="center"/>
            <w:hideMark/>
          </w:tcPr>
          <w:p w14:paraId="03D833D2" w14:textId="77777777" w:rsidR="008D6EAD" w:rsidRDefault="008D6EAD">
            <w:pPr>
              <w:rPr>
                <w:rFonts w:ascii="Calibri" w:hAnsi="Calibri" w:cs="Calibri"/>
                <w:color w:val="317023"/>
                <w:sz w:val="22"/>
                <w:szCs w:val="22"/>
              </w:rPr>
            </w:pPr>
            <w:r>
              <w:rPr>
                <w:rFonts w:ascii="Calibri" w:hAnsi="Calibri" w:cs="Calibri"/>
                <w:color w:val="317023"/>
                <w:sz w:val="22"/>
                <w:szCs w:val="22"/>
              </w:rPr>
              <w:t>Auto complete upgrade:</w:t>
            </w:r>
          </w:p>
        </w:tc>
        <w:tc>
          <w:tcPr>
            <w:tcW w:w="5166" w:type="dxa"/>
            <w:tcBorders>
              <w:top w:val="nil"/>
              <w:left w:val="nil"/>
              <w:bottom w:val="nil"/>
              <w:right w:val="single" w:sz="8" w:space="0" w:color="DDF2D7"/>
            </w:tcBorders>
            <w:shd w:val="clear" w:color="000000" w:fill="FFFFFF"/>
            <w:noWrap/>
            <w:vAlign w:val="center"/>
            <w:hideMark/>
          </w:tcPr>
          <w:p w14:paraId="1848A31C" w14:textId="77777777" w:rsidR="008D6EAD" w:rsidRDefault="008D6EAD">
            <w:pPr>
              <w:rPr>
                <w:rFonts w:ascii="Calibri" w:hAnsi="Calibri" w:cs="Calibri"/>
                <w:color w:val="000000"/>
                <w:sz w:val="22"/>
                <w:szCs w:val="22"/>
              </w:rPr>
            </w:pPr>
            <w:r>
              <w:rPr>
                <w:rFonts w:ascii="Calibri" w:hAnsi="Calibri" w:cs="Calibri"/>
                <w:color w:val="000000"/>
                <w:sz w:val="22"/>
                <w:szCs w:val="22"/>
              </w:rPr>
              <w:t>Enabled</w:t>
            </w:r>
          </w:p>
        </w:tc>
      </w:tr>
      <w:tr w:rsidR="008D6EAD" w14:paraId="64CB4897" w14:textId="77777777" w:rsidTr="00074256">
        <w:trPr>
          <w:trHeight w:val="315"/>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3FA3299E"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c>
          <w:tcPr>
            <w:tcW w:w="5166" w:type="dxa"/>
            <w:tcBorders>
              <w:top w:val="single" w:sz="8" w:space="0" w:color="9FD98B"/>
              <w:left w:val="nil"/>
              <w:bottom w:val="single" w:sz="8" w:space="0" w:color="9FD98B"/>
              <w:right w:val="single" w:sz="8" w:space="0" w:color="9FD98B"/>
            </w:tcBorders>
            <w:shd w:val="clear" w:color="000000" w:fill="F1F7FC"/>
            <w:noWrap/>
            <w:vAlign w:val="center"/>
            <w:hideMark/>
          </w:tcPr>
          <w:p w14:paraId="71805F0C"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8D6EAD" w14:paraId="21D1FA57" w14:textId="77777777" w:rsidTr="00074256">
        <w:trPr>
          <w:trHeight w:val="300"/>
        </w:trPr>
        <w:tc>
          <w:tcPr>
            <w:tcW w:w="4180" w:type="dxa"/>
            <w:tcBorders>
              <w:top w:val="nil"/>
              <w:left w:val="nil"/>
              <w:bottom w:val="nil"/>
              <w:right w:val="nil"/>
            </w:tcBorders>
            <w:shd w:val="clear" w:color="auto" w:fill="auto"/>
            <w:noWrap/>
            <w:vAlign w:val="bottom"/>
            <w:hideMark/>
          </w:tcPr>
          <w:p w14:paraId="65ACC529" w14:textId="77777777" w:rsidR="008D6EAD" w:rsidRDefault="008D6EAD">
            <w:pPr>
              <w:rPr>
                <w:rFonts w:ascii="Lucida Sans Unicode" w:hAnsi="Lucida Sans Unicode" w:cs="Lucida Sans Unicode"/>
                <w:b/>
                <w:bCs/>
                <w:color w:val="00344D"/>
                <w:sz w:val="18"/>
                <w:szCs w:val="18"/>
              </w:rPr>
            </w:pPr>
          </w:p>
        </w:tc>
        <w:tc>
          <w:tcPr>
            <w:tcW w:w="5166" w:type="dxa"/>
            <w:tcBorders>
              <w:top w:val="nil"/>
              <w:left w:val="nil"/>
              <w:bottom w:val="nil"/>
              <w:right w:val="nil"/>
            </w:tcBorders>
            <w:shd w:val="clear" w:color="auto" w:fill="auto"/>
            <w:noWrap/>
            <w:vAlign w:val="bottom"/>
            <w:hideMark/>
          </w:tcPr>
          <w:p w14:paraId="30149CD9" w14:textId="77777777" w:rsidR="008D6EAD" w:rsidRDefault="008D6EAD">
            <w:pPr>
              <w:rPr>
                <w:sz w:val="20"/>
                <w:szCs w:val="20"/>
              </w:rPr>
            </w:pPr>
          </w:p>
        </w:tc>
      </w:tr>
      <w:tr w:rsidR="008D6EAD" w14:paraId="246584C2" w14:textId="77777777" w:rsidTr="00074256">
        <w:trPr>
          <w:trHeight w:val="315"/>
        </w:trPr>
        <w:tc>
          <w:tcPr>
            <w:tcW w:w="4180" w:type="dxa"/>
            <w:tcBorders>
              <w:top w:val="nil"/>
              <w:left w:val="nil"/>
              <w:bottom w:val="nil"/>
              <w:right w:val="nil"/>
            </w:tcBorders>
            <w:shd w:val="clear" w:color="auto" w:fill="auto"/>
            <w:noWrap/>
            <w:vAlign w:val="bottom"/>
            <w:hideMark/>
          </w:tcPr>
          <w:p w14:paraId="0F7D965A" w14:textId="77777777" w:rsidR="008D6EAD" w:rsidRDefault="008D6EAD">
            <w:pPr>
              <w:rPr>
                <w:sz w:val="20"/>
                <w:szCs w:val="20"/>
              </w:rPr>
            </w:pPr>
          </w:p>
        </w:tc>
        <w:tc>
          <w:tcPr>
            <w:tcW w:w="5166" w:type="dxa"/>
            <w:tcBorders>
              <w:top w:val="nil"/>
              <w:left w:val="nil"/>
              <w:bottom w:val="nil"/>
              <w:right w:val="nil"/>
            </w:tcBorders>
            <w:shd w:val="clear" w:color="auto" w:fill="auto"/>
            <w:noWrap/>
            <w:vAlign w:val="bottom"/>
            <w:hideMark/>
          </w:tcPr>
          <w:p w14:paraId="5FFDBDC1" w14:textId="77777777" w:rsidR="008D6EAD" w:rsidRDefault="008D6EAD">
            <w:pPr>
              <w:rPr>
                <w:sz w:val="20"/>
                <w:szCs w:val="20"/>
              </w:rPr>
            </w:pPr>
          </w:p>
        </w:tc>
      </w:tr>
      <w:tr w:rsidR="008D6EAD" w14:paraId="6DB2315E" w14:textId="77777777" w:rsidTr="00074256">
        <w:trPr>
          <w:trHeight w:val="315"/>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65A2D2AD"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Device Criteria:</w:t>
            </w:r>
          </w:p>
        </w:tc>
        <w:tc>
          <w:tcPr>
            <w:tcW w:w="5166" w:type="dxa"/>
            <w:tcBorders>
              <w:top w:val="single" w:sz="8" w:space="0" w:color="9FD98B"/>
              <w:left w:val="nil"/>
              <w:bottom w:val="single" w:sz="8" w:space="0" w:color="9FD98B"/>
              <w:right w:val="single" w:sz="8" w:space="0" w:color="9FD98B"/>
            </w:tcBorders>
            <w:shd w:val="clear" w:color="000000" w:fill="F1F7FC"/>
            <w:noWrap/>
            <w:vAlign w:val="center"/>
            <w:hideMark/>
          </w:tcPr>
          <w:p w14:paraId="32792CA3"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r w:rsidR="008D6EAD" w14:paraId="21414AC4"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81CE047" w14:textId="77777777" w:rsidR="008D6EAD" w:rsidRDefault="008D6EAD">
            <w:pPr>
              <w:rPr>
                <w:rFonts w:ascii="Calibri" w:hAnsi="Calibri" w:cs="Calibri"/>
                <w:color w:val="317023"/>
                <w:sz w:val="22"/>
                <w:szCs w:val="22"/>
              </w:rPr>
            </w:pPr>
            <w:r>
              <w:rPr>
                <w:rFonts w:ascii="Calibri" w:hAnsi="Calibri" w:cs="Calibri"/>
                <w:color w:val="317023"/>
                <w:sz w:val="22"/>
                <w:szCs w:val="22"/>
              </w:rPr>
              <w:t>NIC type:</w:t>
            </w:r>
          </w:p>
        </w:tc>
        <w:tc>
          <w:tcPr>
            <w:tcW w:w="5166" w:type="dxa"/>
            <w:tcBorders>
              <w:top w:val="nil"/>
              <w:left w:val="nil"/>
              <w:bottom w:val="nil"/>
              <w:right w:val="single" w:sz="8" w:space="0" w:color="DDF2D7"/>
            </w:tcBorders>
            <w:shd w:val="clear" w:color="000000" w:fill="FFFFFF"/>
            <w:noWrap/>
            <w:vAlign w:val="center"/>
            <w:hideMark/>
          </w:tcPr>
          <w:p w14:paraId="36D4EAD2" w14:textId="77777777" w:rsidR="008D6EAD" w:rsidRDefault="008D6EAD">
            <w:pPr>
              <w:rPr>
                <w:rFonts w:ascii="Calibri" w:hAnsi="Calibri" w:cs="Calibri"/>
                <w:color w:val="000000"/>
                <w:sz w:val="22"/>
                <w:szCs w:val="22"/>
              </w:rPr>
            </w:pPr>
            <w:r>
              <w:rPr>
                <w:rFonts w:ascii="Calibri" w:hAnsi="Calibri" w:cs="Calibri"/>
                <w:color w:val="000000"/>
                <w:sz w:val="22"/>
                <w:szCs w:val="22"/>
              </w:rPr>
              <w:t>&lt;blank&gt;</w:t>
            </w:r>
          </w:p>
        </w:tc>
      </w:tr>
      <w:tr w:rsidR="008D6EAD" w14:paraId="4D1D7EE6"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60DDF7D3" w14:textId="77777777" w:rsidR="008D6EAD" w:rsidRDefault="008D6EAD">
            <w:pPr>
              <w:rPr>
                <w:rFonts w:ascii="Calibri" w:hAnsi="Calibri" w:cs="Calibri"/>
                <w:color w:val="317023"/>
                <w:sz w:val="22"/>
                <w:szCs w:val="22"/>
              </w:rPr>
            </w:pPr>
            <w:r>
              <w:rPr>
                <w:rFonts w:ascii="Calibri" w:hAnsi="Calibri" w:cs="Calibri"/>
                <w:color w:val="317023"/>
                <w:sz w:val="22"/>
                <w:szCs w:val="22"/>
              </w:rPr>
              <w:t>Device type:</w:t>
            </w:r>
          </w:p>
        </w:tc>
        <w:tc>
          <w:tcPr>
            <w:tcW w:w="5166" w:type="dxa"/>
            <w:tcBorders>
              <w:top w:val="nil"/>
              <w:left w:val="nil"/>
              <w:bottom w:val="nil"/>
              <w:right w:val="single" w:sz="8" w:space="0" w:color="DDF2D7"/>
            </w:tcBorders>
            <w:shd w:val="clear" w:color="000000" w:fill="FFFFFF"/>
            <w:noWrap/>
            <w:vAlign w:val="center"/>
            <w:hideMark/>
          </w:tcPr>
          <w:p w14:paraId="3E794374" w14:textId="7EB04967" w:rsidR="008D6EAD" w:rsidRDefault="00C5119C">
            <w:pPr>
              <w:rPr>
                <w:rFonts w:ascii="Calibri" w:hAnsi="Calibri" w:cs="Calibri"/>
                <w:color w:val="000000"/>
                <w:sz w:val="22"/>
                <w:szCs w:val="22"/>
              </w:rPr>
            </w:pPr>
            <w:r>
              <w:rPr>
                <w:rFonts w:ascii="Calibri" w:hAnsi="Calibri" w:cs="Calibri"/>
                <w:color w:val="000000"/>
                <w:sz w:val="22"/>
                <w:szCs w:val="22"/>
              </w:rPr>
              <w:t>AP/Rela</w:t>
            </w:r>
            <w:r w:rsidR="00BA23D9">
              <w:rPr>
                <w:rFonts w:ascii="Calibri" w:hAnsi="Calibri" w:cs="Calibri"/>
                <w:color w:val="000000"/>
                <w:sz w:val="22"/>
                <w:szCs w:val="22"/>
              </w:rPr>
              <w:t>y</w:t>
            </w:r>
          </w:p>
        </w:tc>
      </w:tr>
      <w:tr w:rsidR="008D6EAD" w14:paraId="67923C3C"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7F9A1B83" w14:textId="77777777" w:rsidR="008D6EAD" w:rsidRDefault="008D6EAD">
            <w:pPr>
              <w:rPr>
                <w:rFonts w:ascii="Calibri" w:hAnsi="Calibri" w:cs="Calibri"/>
                <w:color w:val="317023"/>
                <w:sz w:val="22"/>
                <w:szCs w:val="22"/>
              </w:rPr>
            </w:pPr>
            <w:r>
              <w:rPr>
                <w:rFonts w:ascii="Calibri" w:hAnsi="Calibri" w:cs="Calibri"/>
                <w:color w:val="317023"/>
                <w:sz w:val="22"/>
                <w:szCs w:val="22"/>
              </w:rPr>
              <w:t>Meter type:</w:t>
            </w:r>
          </w:p>
        </w:tc>
        <w:tc>
          <w:tcPr>
            <w:tcW w:w="5166" w:type="dxa"/>
            <w:tcBorders>
              <w:top w:val="nil"/>
              <w:left w:val="nil"/>
              <w:bottom w:val="nil"/>
              <w:right w:val="single" w:sz="8" w:space="0" w:color="DDF2D7"/>
            </w:tcBorders>
            <w:shd w:val="clear" w:color="000000" w:fill="FFFFFF"/>
            <w:noWrap/>
            <w:vAlign w:val="center"/>
            <w:hideMark/>
          </w:tcPr>
          <w:p w14:paraId="561E6840" w14:textId="77777777" w:rsidR="008D6EAD" w:rsidRDefault="008D6EAD">
            <w:pPr>
              <w:rPr>
                <w:rFonts w:ascii="Calibri" w:hAnsi="Calibri" w:cs="Calibri"/>
                <w:color w:val="000000"/>
                <w:sz w:val="22"/>
                <w:szCs w:val="22"/>
              </w:rPr>
            </w:pPr>
            <w:r>
              <w:rPr>
                <w:rFonts w:ascii="Calibri" w:hAnsi="Calibri" w:cs="Calibri"/>
                <w:color w:val="000000"/>
                <w:sz w:val="22"/>
                <w:szCs w:val="22"/>
              </w:rPr>
              <w:t>&lt;</w:t>
            </w:r>
            <w:proofErr w:type="spellStart"/>
            <w:r>
              <w:rPr>
                <w:rFonts w:ascii="Calibri" w:hAnsi="Calibri" w:cs="Calibri"/>
                <w:color w:val="000000"/>
                <w:sz w:val="22"/>
                <w:szCs w:val="22"/>
              </w:rPr>
              <w:t>autofilled</w:t>
            </w:r>
            <w:proofErr w:type="spellEnd"/>
            <w:r>
              <w:rPr>
                <w:rFonts w:ascii="Calibri" w:hAnsi="Calibri" w:cs="Calibri"/>
                <w:color w:val="000000"/>
                <w:sz w:val="22"/>
                <w:szCs w:val="22"/>
              </w:rPr>
              <w:t>&gt;</w:t>
            </w:r>
          </w:p>
        </w:tc>
      </w:tr>
      <w:tr w:rsidR="008D6EAD" w14:paraId="451C79A4"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701DB398" w14:textId="77777777" w:rsidR="008D6EAD" w:rsidRDefault="008D6EAD">
            <w:pPr>
              <w:rPr>
                <w:rFonts w:ascii="Calibri" w:hAnsi="Calibri" w:cs="Calibri"/>
                <w:color w:val="317023"/>
                <w:sz w:val="22"/>
                <w:szCs w:val="22"/>
              </w:rPr>
            </w:pPr>
            <w:r>
              <w:rPr>
                <w:rFonts w:ascii="Calibri" w:hAnsi="Calibri" w:cs="Calibri"/>
                <w:color w:val="317023"/>
                <w:sz w:val="22"/>
                <w:szCs w:val="22"/>
              </w:rPr>
              <w:t>D2G type:</w:t>
            </w:r>
          </w:p>
        </w:tc>
        <w:tc>
          <w:tcPr>
            <w:tcW w:w="5166" w:type="dxa"/>
            <w:tcBorders>
              <w:top w:val="nil"/>
              <w:left w:val="nil"/>
              <w:bottom w:val="nil"/>
              <w:right w:val="single" w:sz="8" w:space="0" w:color="DDF2D7"/>
            </w:tcBorders>
            <w:shd w:val="clear" w:color="000000" w:fill="FFFFFF"/>
            <w:noWrap/>
            <w:vAlign w:val="center"/>
            <w:hideMark/>
          </w:tcPr>
          <w:p w14:paraId="3E7FBA57" w14:textId="77777777" w:rsidR="008D6EAD" w:rsidRDefault="008D6EAD">
            <w:pPr>
              <w:rPr>
                <w:rFonts w:ascii="Calibri" w:hAnsi="Calibri" w:cs="Calibri"/>
                <w:color w:val="000000"/>
                <w:sz w:val="22"/>
                <w:szCs w:val="22"/>
              </w:rPr>
            </w:pPr>
            <w:r>
              <w:rPr>
                <w:rFonts w:ascii="Calibri" w:hAnsi="Calibri" w:cs="Calibri"/>
                <w:color w:val="000000"/>
                <w:sz w:val="22"/>
                <w:szCs w:val="22"/>
              </w:rPr>
              <w:t>&lt;blank&gt;</w:t>
            </w:r>
          </w:p>
        </w:tc>
      </w:tr>
      <w:tr w:rsidR="008D6EAD" w14:paraId="49242242" w14:textId="77777777" w:rsidTr="00074256">
        <w:trPr>
          <w:trHeight w:val="300"/>
        </w:trPr>
        <w:tc>
          <w:tcPr>
            <w:tcW w:w="4180" w:type="dxa"/>
            <w:tcBorders>
              <w:top w:val="nil"/>
              <w:left w:val="single" w:sz="8" w:space="0" w:color="DDF2D7"/>
              <w:bottom w:val="nil"/>
              <w:right w:val="nil"/>
            </w:tcBorders>
            <w:shd w:val="clear" w:color="000000" w:fill="FFFFFF"/>
            <w:noWrap/>
            <w:vAlign w:val="center"/>
            <w:hideMark/>
          </w:tcPr>
          <w:p w14:paraId="707360D7" w14:textId="77777777" w:rsidR="008D6EAD" w:rsidRDefault="008D6EAD">
            <w:pPr>
              <w:rPr>
                <w:rFonts w:ascii="Calibri" w:hAnsi="Calibri" w:cs="Calibri"/>
                <w:color w:val="317023"/>
                <w:sz w:val="22"/>
                <w:szCs w:val="22"/>
              </w:rPr>
            </w:pPr>
            <w:r>
              <w:rPr>
                <w:rFonts w:ascii="Calibri" w:hAnsi="Calibri" w:cs="Calibri"/>
                <w:color w:val="317023"/>
                <w:sz w:val="22"/>
                <w:szCs w:val="22"/>
              </w:rPr>
              <w:t>NIC architecture:</w:t>
            </w:r>
          </w:p>
        </w:tc>
        <w:tc>
          <w:tcPr>
            <w:tcW w:w="5166" w:type="dxa"/>
            <w:tcBorders>
              <w:top w:val="nil"/>
              <w:left w:val="nil"/>
              <w:bottom w:val="nil"/>
              <w:right w:val="single" w:sz="8" w:space="0" w:color="DDF2D7"/>
            </w:tcBorders>
            <w:shd w:val="clear" w:color="000000" w:fill="FFFFFF"/>
            <w:noWrap/>
            <w:vAlign w:val="center"/>
            <w:hideMark/>
          </w:tcPr>
          <w:p w14:paraId="15571743" w14:textId="77777777" w:rsidR="008D6EAD" w:rsidRDefault="008D6EAD">
            <w:pPr>
              <w:rPr>
                <w:rFonts w:ascii="Calibri" w:hAnsi="Calibri" w:cs="Calibri"/>
                <w:color w:val="000000"/>
                <w:sz w:val="22"/>
                <w:szCs w:val="22"/>
              </w:rPr>
            </w:pPr>
            <w:r>
              <w:rPr>
                <w:rFonts w:ascii="Calibri" w:hAnsi="Calibri" w:cs="Calibri"/>
                <w:color w:val="000000"/>
                <w:sz w:val="22"/>
                <w:szCs w:val="22"/>
              </w:rPr>
              <w:t>AKIO, ARM, RNI</w:t>
            </w:r>
          </w:p>
        </w:tc>
      </w:tr>
      <w:tr w:rsidR="008D6EAD" w14:paraId="5717793B" w14:textId="77777777" w:rsidTr="00074256">
        <w:trPr>
          <w:trHeight w:val="315"/>
        </w:trPr>
        <w:tc>
          <w:tcPr>
            <w:tcW w:w="4180" w:type="dxa"/>
            <w:tcBorders>
              <w:top w:val="nil"/>
              <w:left w:val="single" w:sz="8" w:space="0" w:color="DDF2D7"/>
              <w:bottom w:val="nil"/>
              <w:right w:val="nil"/>
            </w:tcBorders>
            <w:shd w:val="clear" w:color="000000" w:fill="FFFFFF"/>
            <w:noWrap/>
            <w:vAlign w:val="center"/>
            <w:hideMark/>
          </w:tcPr>
          <w:p w14:paraId="0A430B4E" w14:textId="77777777" w:rsidR="008D6EAD" w:rsidRDefault="008D6EAD">
            <w:pPr>
              <w:rPr>
                <w:rFonts w:ascii="Calibri" w:hAnsi="Calibri" w:cs="Calibri"/>
                <w:color w:val="317023"/>
                <w:sz w:val="22"/>
                <w:szCs w:val="22"/>
              </w:rPr>
            </w:pPr>
            <w:commentRangeStart w:id="27"/>
            <w:proofErr w:type="spellStart"/>
            <w:proofErr w:type="gramStart"/>
            <w:r>
              <w:rPr>
                <w:rFonts w:ascii="Calibri" w:hAnsi="Calibri" w:cs="Calibri"/>
                <w:color w:val="317023"/>
                <w:sz w:val="22"/>
                <w:szCs w:val="22"/>
              </w:rPr>
              <w:t>meter.firmwareVersion</w:t>
            </w:r>
            <w:proofErr w:type="spellEnd"/>
            <w:proofErr w:type="gramEnd"/>
          </w:p>
        </w:tc>
        <w:tc>
          <w:tcPr>
            <w:tcW w:w="5166" w:type="dxa"/>
            <w:tcBorders>
              <w:top w:val="nil"/>
              <w:left w:val="nil"/>
              <w:bottom w:val="nil"/>
              <w:right w:val="single" w:sz="8" w:space="0" w:color="DDF2D7"/>
            </w:tcBorders>
            <w:shd w:val="clear" w:color="000000" w:fill="FFFFFF"/>
            <w:noWrap/>
            <w:vAlign w:val="center"/>
            <w:hideMark/>
          </w:tcPr>
          <w:p w14:paraId="49157432" w14:textId="77777777" w:rsidR="008D6EAD" w:rsidRDefault="008D6EAD">
            <w:pPr>
              <w:rPr>
                <w:rFonts w:ascii="Calibri" w:hAnsi="Calibri" w:cs="Calibri"/>
                <w:color w:val="000000"/>
                <w:sz w:val="22"/>
                <w:szCs w:val="22"/>
              </w:rPr>
            </w:pPr>
            <w:r>
              <w:rPr>
                <w:rFonts w:ascii="Calibri" w:hAnsi="Calibri" w:cs="Calibri"/>
                <w:color w:val="000000"/>
                <w:sz w:val="22"/>
                <w:szCs w:val="22"/>
              </w:rPr>
              <w:t>&lt;old firmware&gt;</w:t>
            </w:r>
            <w:commentRangeEnd w:id="27"/>
            <w:r w:rsidR="00860701">
              <w:rPr>
                <w:rStyle w:val="CommentReference"/>
                <w:rFonts w:ascii="Century Gothic" w:hAnsi="Century Gothic"/>
                <w:lang w:val="en-US" w:eastAsia="en-US"/>
              </w:rPr>
              <w:commentReference w:id="27"/>
            </w:r>
          </w:p>
        </w:tc>
      </w:tr>
      <w:tr w:rsidR="008D6EAD" w14:paraId="294ED81E" w14:textId="77777777" w:rsidTr="00074256">
        <w:trPr>
          <w:trHeight w:val="315"/>
        </w:trPr>
        <w:tc>
          <w:tcPr>
            <w:tcW w:w="4180" w:type="dxa"/>
            <w:tcBorders>
              <w:top w:val="single" w:sz="8" w:space="0" w:color="9FD98B"/>
              <w:left w:val="single" w:sz="8" w:space="0" w:color="9FD98B"/>
              <w:bottom w:val="single" w:sz="8" w:space="0" w:color="9FD98B"/>
              <w:right w:val="nil"/>
            </w:tcBorders>
            <w:shd w:val="clear" w:color="000000" w:fill="F1F7FC"/>
            <w:noWrap/>
            <w:vAlign w:val="center"/>
            <w:hideMark/>
          </w:tcPr>
          <w:p w14:paraId="3A92A8D2"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c>
          <w:tcPr>
            <w:tcW w:w="5166" w:type="dxa"/>
            <w:tcBorders>
              <w:top w:val="single" w:sz="8" w:space="0" w:color="9FD98B"/>
              <w:left w:val="nil"/>
              <w:bottom w:val="single" w:sz="8" w:space="0" w:color="9FD98B"/>
              <w:right w:val="single" w:sz="8" w:space="0" w:color="9FD98B"/>
            </w:tcBorders>
            <w:shd w:val="clear" w:color="000000" w:fill="F1F7FC"/>
            <w:noWrap/>
            <w:vAlign w:val="center"/>
            <w:hideMark/>
          </w:tcPr>
          <w:p w14:paraId="276358B5" w14:textId="77777777" w:rsidR="008D6EAD" w:rsidRDefault="008D6EAD">
            <w:pPr>
              <w:rPr>
                <w:rFonts w:ascii="Lucida Sans Unicode" w:hAnsi="Lucida Sans Unicode" w:cs="Lucida Sans Unicode"/>
                <w:b/>
                <w:bCs/>
                <w:color w:val="00344D"/>
                <w:sz w:val="18"/>
                <w:szCs w:val="18"/>
              </w:rPr>
            </w:pPr>
            <w:r>
              <w:rPr>
                <w:rFonts w:ascii="Lucida Sans Unicode" w:hAnsi="Lucida Sans Unicode" w:cs="Lucida Sans Unicode"/>
                <w:b/>
                <w:bCs/>
                <w:color w:val="00344D"/>
                <w:sz w:val="18"/>
                <w:szCs w:val="18"/>
              </w:rPr>
              <w:t> </w:t>
            </w:r>
          </w:p>
        </w:tc>
      </w:tr>
    </w:tbl>
    <w:p w14:paraId="7D241DB3" w14:textId="77777777" w:rsidR="00F95CC4" w:rsidRDefault="00F95CC4" w:rsidP="00F95CC4">
      <w:pPr>
        <w:pStyle w:val="ListParagraph"/>
        <w:ind w:left="2160"/>
      </w:pPr>
    </w:p>
    <w:p w14:paraId="4F4504D2" w14:textId="70D0B8F3" w:rsidR="00415223" w:rsidRDefault="00BD74F7" w:rsidP="00F95CC4">
      <w:pPr>
        <w:pStyle w:val="ListParagraph"/>
        <w:numPr>
          <w:ilvl w:val="0"/>
          <w:numId w:val="25"/>
        </w:numPr>
      </w:pPr>
      <w:r>
        <w:t>Notify relevant stakeholders prior to commencement of the audit and automatic upgrade</w:t>
      </w:r>
      <w:r w:rsidR="00535EB6">
        <w:t xml:space="preserve">. UIQ Support team will need to monitor the backend system and UIQ application </w:t>
      </w:r>
      <w:r w:rsidR="008811A8">
        <w:t>during the upgrade.</w:t>
      </w:r>
    </w:p>
    <w:p w14:paraId="6D944839" w14:textId="40AC4600" w:rsidR="00F95CC4" w:rsidRDefault="00F95CC4" w:rsidP="00F95CC4">
      <w:pPr>
        <w:pStyle w:val="ListParagraph"/>
        <w:numPr>
          <w:ilvl w:val="0"/>
          <w:numId w:val="25"/>
        </w:numPr>
      </w:pPr>
      <w:r>
        <w:t xml:space="preserve">Monitor the success rate and duration of each </w:t>
      </w:r>
      <w:r w:rsidR="00F870CB">
        <w:t xml:space="preserve">automatic </w:t>
      </w:r>
      <w:r>
        <w:t>firmware upgrade</w:t>
      </w:r>
      <w:r w:rsidR="000F6D34">
        <w:t xml:space="preserve"> d</w:t>
      </w:r>
      <w:r w:rsidR="000536EE">
        <w:t xml:space="preserve">aily. </w:t>
      </w:r>
      <w:r>
        <w:t xml:space="preserve">Report any noticeable slowness in the upgrade compared to past </w:t>
      </w:r>
      <w:r w:rsidR="00A606DD">
        <w:t>Ap/Relay</w:t>
      </w:r>
      <w:r>
        <w:t xml:space="preserve"> firmware upgrades. If necessary, restart the FWU project.</w:t>
      </w:r>
    </w:p>
    <w:p w14:paraId="5AFD1577" w14:textId="19C33263" w:rsidR="00F95CC4" w:rsidRDefault="00DB01C0" w:rsidP="00F95CC4">
      <w:pPr>
        <w:pStyle w:val="ListParagraph"/>
        <w:numPr>
          <w:ilvl w:val="0"/>
          <w:numId w:val="25"/>
        </w:numPr>
      </w:pPr>
      <w:r>
        <w:t xml:space="preserve">Continue to monitor the events and </w:t>
      </w:r>
      <w:r w:rsidR="00F95CC4">
        <w:t>look for any critical events</w:t>
      </w:r>
      <w:r w:rsidR="0066787C">
        <w:t xml:space="preserve">, not limited to those </w:t>
      </w:r>
      <w:r w:rsidR="00F95CC4">
        <w:t xml:space="preserve">listed below. </w:t>
      </w:r>
    </w:p>
    <w:p w14:paraId="3557ADB0" w14:textId="77777777" w:rsidR="005514F1" w:rsidRDefault="005514F1" w:rsidP="005514F1">
      <w:pPr>
        <w:pStyle w:val="ListParagraph"/>
        <w:numPr>
          <w:ilvl w:val="0"/>
          <w:numId w:val="25"/>
        </w:numPr>
      </w:pPr>
      <w:r>
        <w:t xml:space="preserve">Check for any communications from UIQ Support, Data Analytics and AMI Data team for any major impact. If any major </w:t>
      </w:r>
      <w:r w:rsidRPr="00D17BC8">
        <w:t xml:space="preserve">effect is detected in this </w:t>
      </w:r>
      <w:r>
        <w:t>stage</w:t>
      </w:r>
      <w:r w:rsidRPr="00D17BC8">
        <w:t xml:space="preserve">, stop </w:t>
      </w:r>
      <w:r>
        <w:t xml:space="preserve">the </w:t>
      </w:r>
      <w:proofErr w:type="gramStart"/>
      <w:r w:rsidRPr="00D17BC8">
        <w:t>deployment</w:t>
      </w:r>
      <w:proofErr w:type="gramEnd"/>
      <w:r w:rsidRPr="00D17BC8">
        <w:t xml:space="preserve"> and escalate to </w:t>
      </w:r>
      <w:r>
        <w:t xml:space="preserve">the </w:t>
      </w:r>
      <w:r w:rsidRPr="005514F1">
        <w:t>Communication Networks Quality Manager</w:t>
      </w:r>
      <w:r w:rsidRPr="00D17BC8">
        <w:t xml:space="preserve">. The issue will be investigated further with assistance from </w:t>
      </w:r>
      <w:r>
        <w:t>the following teams:</w:t>
      </w:r>
    </w:p>
    <w:p w14:paraId="7FAF0463" w14:textId="77777777" w:rsidR="005514F1" w:rsidRDefault="005514F1" w:rsidP="005514F1">
      <w:pPr>
        <w:pStyle w:val="ListParagraph"/>
        <w:numPr>
          <w:ilvl w:val="0"/>
          <w:numId w:val="31"/>
        </w:numPr>
      </w:pPr>
      <w:r w:rsidRPr="002D0ECB">
        <w:t>Communication Networks Quality</w:t>
      </w:r>
    </w:p>
    <w:p w14:paraId="171EE0F8" w14:textId="71F39224" w:rsidR="005514F1" w:rsidRDefault="005514F1" w:rsidP="005514F1">
      <w:pPr>
        <w:pStyle w:val="ListParagraph"/>
        <w:numPr>
          <w:ilvl w:val="0"/>
          <w:numId w:val="31"/>
        </w:numPr>
      </w:pPr>
      <w:r>
        <w:t xml:space="preserve">Other teams as </w:t>
      </w:r>
      <w:proofErr w:type="gramStart"/>
      <w:r>
        <w:t>needed</w:t>
      </w:r>
      <w:proofErr w:type="gramEnd"/>
    </w:p>
    <w:p w14:paraId="008BCA7D" w14:textId="57947EED" w:rsidR="00651DE3" w:rsidRDefault="00146E15" w:rsidP="00F95CC4">
      <w:pPr>
        <w:pStyle w:val="ListParagraph"/>
        <w:numPr>
          <w:ilvl w:val="0"/>
          <w:numId w:val="25"/>
        </w:numPr>
      </w:pPr>
      <w:r>
        <w:t>Continue to mon</w:t>
      </w:r>
      <w:r w:rsidR="002574E5">
        <w:t>i</w:t>
      </w:r>
      <w:r>
        <w:t>t</w:t>
      </w:r>
      <w:r w:rsidR="002574E5">
        <w:t>or the upgrade success rate, critical events</w:t>
      </w:r>
      <w:r w:rsidR="006F5452">
        <w:t>.</w:t>
      </w:r>
    </w:p>
    <w:p w14:paraId="01215918" w14:textId="59128CB0" w:rsidR="00F95CC4" w:rsidRPr="00651DE3" w:rsidRDefault="00F95CC4" w:rsidP="00F95CC4">
      <w:pPr>
        <w:pStyle w:val="ListParagraph"/>
        <w:numPr>
          <w:ilvl w:val="0"/>
          <w:numId w:val="25"/>
        </w:numPr>
      </w:pPr>
      <w:r>
        <w:t xml:space="preserve">Communicate </w:t>
      </w:r>
      <w:r w:rsidR="009B2329">
        <w:t xml:space="preserve">firmware upgrade progress and any issues to </w:t>
      </w:r>
      <w:r>
        <w:t>relevant stakeholders</w:t>
      </w:r>
      <w:r w:rsidR="00A606DD">
        <w:t>.</w:t>
      </w:r>
    </w:p>
    <w:p w14:paraId="45FD4686" w14:textId="77777777" w:rsidR="00144F6A" w:rsidRDefault="00144F6A">
      <w:pPr>
        <w:rPr>
          <w:rFonts w:cs="Arial"/>
          <w:b/>
          <w:bCs/>
          <w:iCs/>
          <w:sz w:val="28"/>
          <w:szCs w:val="28"/>
          <w:lang w:val="en-US"/>
        </w:rPr>
      </w:pPr>
      <w:r>
        <w:br w:type="page"/>
      </w:r>
    </w:p>
    <w:p w14:paraId="37723704" w14:textId="77777777" w:rsidR="00333BA7" w:rsidRPr="008125A6" w:rsidRDefault="00333BA7" w:rsidP="008125A6">
      <w:pPr>
        <w:ind w:left="720"/>
        <w:rPr>
          <w:rFonts w:ascii="Century Gothic" w:hAnsi="Century Gothic"/>
          <w:sz w:val="20"/>
          <w:szCs w:val="20"/>
        </w:rPr>
      </w:pPr>
    </w:p>
    <w:p w14:paraId="57D4FE2F" w14:textId="77777777" w:rsidR="00F04F38" w:rsidRDefault="00F04F38" w:rsidP="005155EB">
      <w:pPr>
        <w:rPr>
          <w:color w:val="0070C0"/>
        </w:rPr>
      </w:pPr>
    </w:p>
    <w:p w14:paraId="7A085B11" w14:textId="77777777" w:rsidR="00290EF1" w:rsidRDefault="00290EF1" w:rsidP="005155EB">
      <w:pPr>
        <w:rPr>
          <w:color w:val="0070C0"/>
        </w:rPr>
      </w:pPr>
    </w:p>
    <w:p w14:paraId="3D13A768" w14:textId="61646ED1" w:rsidR="0A9A605E" w:rsidRDefault="0A9A605E" w:rsidP="00407B6B">
      <w:pPr>
        <w:rPr>
          <w:rFonts w:eastAsia="Century Gothic" w:cs="Century Gothic"/>
          <w:b/>
          <w:bCs/>
        </w:rPr>
      </w:pPr>
    </w:p>
    <w:p w14:paraId="578A5FDE" w14:textId="77777777" w:rsidR="00527FD2" w:rsidRPr="00407B6B" w:rsidRDefault="00527FD2" w:rsidP="00407B6B">
      <w:pPr>
        <w:rPr>
          <w:rFonts w:eastAsia="Century Gothic" w:cs="Century Gothic"/>
          <w:b/>
          <w:bCs/>
        </w:rPr>
      </w:pPr>
    </w:p>
    <w:p w14:paraId="11313617" w14:textId="4C2B3B74" w:rsidR="56C07156" w:rsidRPr="00415486" w:rsidRDefault="00415486" w:rsidP="00FA6016">
      <w:pPr>
        <w:pStyle w:val="Heading1"/>
        <w:numPr>
          <w:ilvl w:val="0"/>
          <w:numId w:val="3"/>
        </w:numPr>
      </w:pPr>
      <w:bookmarkStart w:id="28" w:name="_Toc478738608"/>
      <w:bookmarkStart w:id="29" w:name="_Toc169532691"/>
      <w:r w:rsidRPr="00415486">
        <w:t>Deployment Roles and Responsibilities</w:t>
      </w:r>
      <w:bookmarkEnd w:id="28"/>
      <w:bookmarkEnd w:id="29"/>
    </w:p>
    <w:p w14:paraId="087D3751" w14:textId="2D7266F5" w:rsidR="007E186F" w:rsidRDefault="00995A1B" w:rsidP="00FA6016">
      <w:pPr>
        <w:pStyle w:val="Heading2"/>
        <w:numPr>
          <w:ilvl w:val="1"/>
          <w:numId w:val="3"/>
        </w:numPr>
      </w:pPr>
      <w:bookmarkStart w:id="30" w:name="_Toc423682783"/>
      <w:bookmarkStart w:id="31" w:name="_Toc478738609"/>
      <w:bookmarkStart w:id="32" w:name="_Toc169532692"/>
      <w:bookmarkStart w:id="33" w:name="_Toc85835517"/>
      <w:bookmarkStart w:id="34" w:name="_Toc91084376"/>
      <w:bookmarkStart w:id="35" w:name="_Ref19361826"/>
      <w:bookmarkStart w:id="36" w:name="_Ref536715374"/>
      <w:r>
        <w:t>Deployment Lead</w:t>
      </w:r>
      <w:bookmarkEnd w:id="30"/>
      <w:bookmarkEnd w:id="31"/>
      <w:bookmarkEnd w:id="32"/>
    </w:p>
    <w:p w14:paraId="46BFD1E7" w14:textId="3E35B23E" w:rsidR="007E186F" w:rsidRDefault="007E186F" w:rsidP="007E186F">
      <w:pPr>
        <w:pStyle w:val="DocumentText10pt"/>
        <w:widowControl w:val="0"/>
        <w:rPr>
          <w:lang w:val="en-US"/>
        </w:rPr>
      </w:pPr>
      <w:r>
        <w:rPr>
          <w:lang w:val="en-US"/>
        </w:rPr>
        <w:t xml:space="preserve"> The </w:t>
      </w:r>
      <w:r w:rsidR="00F349A3">
        <w:rPr>
          <w:lang w:val="en-US"/>
        </w:rPr>
        <w:t xml:space="preserve">deployment lead </w:t>
      </w:r>
      <w:r>
        <w:rPr>
          <w:lang w:val="en-US"/>
        </w:rPr>
        <w:t xml:space="preserve">for the </w:t>
      </w:r>
      <w:proofErr w:type="spellStart"/>
      <w:r w:rsidR="00A606DD">
        <w:rPr>
          <w:lang w:val="en-US"/>
        </w:rPr>
        <w:t>newnic</w:t>
      </w:r>
      <w:proofErr w:type="spellEnd"/>
      <w:r w:rsidR="00F349A3">
        <w:rPr>
          <w:lang w:val="en-US"/>
        </w:rPr>
        <w:t xml:space="preserve"> firmware </w:t>
      </w:r>
      <w:r>
        <w:rPr>
          <w:lang w:val="en-US"/>
        </w:rPr>
        <w:t xml:space="preserve">is </w:t>
      </w:r>
      <w:r w:rsidR="00F349A3">
        <w:rPr>
          <w:lang w:val="en-US"/>
        </w:rPr>
        <w:t>Percy Arachchige</w:t>
      </w:r>
      <w:r>
        <w:rPr>
          <w:lang w:val="en-US"/>
        </w:rPr>
        <w:t>.</w:t>
      </w:r>
    </w:p>
    <w:p w14:paraId="68C29D49" w14:textId="77777777" w:rsidR="007E186F" w:rsidRDefault="007E186F" w:rsidP="00FA6016">
      <w:pPr>
        <w:pStyle w:val="Heading2"/>
        <w:numPr>
          <w:ilvl w:val="1"/>
          <w:numId w:val="3"/>
        </w:numPr>
      </w:pPr>
      <w:bookmarkStart w:id="37" w:name="_Toc423682784"/>
      <w:bookmarkStart w:id="38" w:name="_Toc478738611"/>
      <w:bookmarkStart w:id="39" w:name="_Toc169532693"/>
      <w:r>
        <w:t>Go – No Go</w:t>
      </w:r>
      <w:bookmarkEnd w:id="37"/>
      <w:bookmarkEnd w:id="38"/>
      <w:bookmarkEnd w:id="39"/>
      <w:r>
        <w:t xml:space="preserve"> </w:t>
      </w:r>
    </w:p>
    <w:p w14:paraId="5A76F209" w14:textId="0697B941" w:rsidR="00F349A3" w:rsidRDefault="00F349A3" w:rsidP="00F349A3">
      <w:pPr>
        <w:pStyle w:val="DocumentText10pt"/>
        <w:widowControl w:val="0"/>
        <w:rPr>
          <w:lang w:val="en-US"/>
        </w:rPr>
      </w:pPr>
      <w:r>
        <w:rPr>
          <w:lang w:val="en-US"/>
        </w:rPr>
        <w:t>Each stage will have a go</w:t>
      </w:r>
      <w:r w:rsidR="00FE4C53">
        <w:rPr>
          <w:lang w:val="en-US"/>
        </w:rPr>
        <w:t>-no go</w:t>
      </w:r>
      <w:r w:rsidR="0016292E">
        <w:rPr>
          <w:lang w:val="en-US"/>
        </w:rPr>
        <w:t xml:space="preserve"> checkpoint with the following stakeholders as approvers:</w:t>
      </w:r>
    </w:p>
    <w:p w14:paraId="05AAABCA" w14:textId="60F41C9E" w:rsidR="00BC1E5D" w:rsidRDefault="00BC1E5D" w:rsidP="00F349A3">
      <w:pPr>
        <w:pStyle w:val="DocumentText10pt"/>
        <w:widowControl w:val="0"/>
        <w:rPr>
          <w:lang w:val="en-US"/>
        </w:rPr>
      </w:pPr>
    </w:p>
    <w:tbl>
      <w:tblPr>
        <w:tblW w:w="9076" w:type="dxa"/>
        <w:tblLook w:val="04A0" w:firstRow="1" w:lastRow="0" w:firstColumn="1" w:lastColumn="0" w:noHBand="0" w:noVBand="1"/>
      </w:tblPr>
      <w:tblGrid>
        <w:gridCol w:w="1843"/>
        <w:gridCol w:w="4253"/>
        <w:gridCol w:w="2980"/>
      </w:tblGrid>
      <w:tr w:rsidR="00852214" w14:paraId="10ED6A9A" w14:textId="77777777" w:rsidTr="00852214">
        <w:trPr>
          <w:trHeight w:val="315"/>
        </w:trPr>
        <w:tc>
          <w:tcPr>
            <w:tcW w:w="1843" w:type="dxa"/>
            <w:tcBorders>
              <w:top w:val="nil"/>
              <w:left w:val="nil"/>
              <w:bottom w:val="single" w:sz="8" w:space="0" w:color="auto"/>
              <w:right w:val="nil"/>
            </w:tcBorders>
            <w:shd w:val="clear" w:color="000000" w:fill="D9D9D9"/>
            <w:vAlign w:val="center"/>
            <w:hideMark/>
          </w:tcPr>
          <w:p w14:paraId="5531B403"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Deployment Stage</w:t>
            </w:r>
          </w:p>
        </w:tc>
        <w:tc>
          <w:tcPr>
            <w:tcW w:w="4253" w:type="dxa"/>
            <w:tcBorders>
              <w:top w:val="nil"/>
              <w:left w:val="nil"/>
              <w:bottom w:val="single" w:sz="8" w:space="0" w:color="auto"/>
              <w:right w:val="nil"/>
            </w:tcBorders>
            <w:shd w:val="clear" w:color="000000" w:fill="D9D9D9"/>
            <w:vAlign w:val="center"/>
            <w:hideMark/>
          </w:tcPr>
          <w:p w14:paraId="6ED3CD54"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Role</w:t>
            </w:r>
          </w:p>
        </w:tc>
        <w:tc>
          <w:tcPr>
            <w:tcW w:w="2980" w:type="dxa"/>
            <w:tcBorders>
              <w:top w:val="nil"/>
              <w:left w:val="nil"/>
              <w:bottom w:val="single" w:sz="8" w:space="0" w:color="auto"/>
              <w:right w:val="nil"/>
            </w:tcBorders>
            <w:shd w:val="clear" w:color="000000" w:fill="D9D9D9"/>
            <w:vAlign w:val="center"/>
            <w:hideMark/>
          </w:tcPr>
          <w:p w14:paraId="4E78F21F"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Stakeholder</w:t>
            </w:r>
          </w:p>
        </w:tc>
      </w:tr>
      <w:tr w:rsidR="00852214" w14:paraId="1C444641" w14:textId="77777777" w:rsidTr="00852214">
        <w:trPr>
          <w:trHeight w:val="60"/>
        </w:trPr>
        <w:tc>
          <w:tcPr>
            <w:tcW w:w="1843" w:type="dxa"/>
            <w:tcBorders>
              <w:top w:val="nil"/>
              <w:left w:val="nil"/>
              <w:bottom w:val="single" w:sz="8" w:space="0" w:color="auto"/>
              <w:right w:val="nil"/>
            </w:tcBorders>
            <w:shd w:val="clear" w:color="auto" w:fill="auto"/>
            <w:vAlign w:val="center"/>
            <w:hideMark/>
          </w:tcPr>
          <w:p w14:paraId="7F1F5987"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shd w:val="clear" w:color="auto" w:fill="auto"/>
            <w:vAlign w:val="center"/>
            <w:hideMark/>
          </w:tcPr>
          <w:p w14:paraId="70BA8A19"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shd w:val="clear" w:color="auto" w:fill="auto"/>
            <w:vAlign w:val="center"/>
            <w:hideMark/>
          </w:tcPr>
          <w:p w14:paraId="3F50DD3D"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290E2E" w14:paraId="4A5AF303" w14:textId="77777777" w:rsidTr="00E20A74">
        <w:trPr>
          <w:trHeight w:val="402"/>
        </w:trPr>
        <w:tc>
          <w:tcPr>
            <w:tcW w:w="1843" w:type="dxa"/>
            <w:vMerge w:val="restart"/>
            <w:tcBorders>
              <w:top w:val="nil"/>
              <w:left w:val="nil"/>
              <w:bottom w:val="single" w:sz="8" w:space="0" w:color="000000"/>
              <w:right w:val="nil"/>
            </w:tcBorders>
            <w:shd w:val="clear" w:color="auto" w:fill="auto"/>
            <w:vAlign w:val="center"/>
            <w:hideMark/>
          </w:tcPr>
          <w:p w14:paraId="0247DDF8" w14:textId="77777777" w:rsidR="00290E2E" w:rsidRDefault="00290E2E" w:rsidP="00290E2E">
            <w:pPr>
              <w:jc w:val="center"/>
              <w:rPr>
                <w:rFonts w:ascii="Century Gothic" w:hAnsi="Century Gothic" w:cs="Calibri"/>
                <w:color w:val="000000"/>
                <w:sz w:val="16"/>
                <w:szCs w:val="16"/>
              </w:rPr>
            </w:pPr>
            <w:commentRangeStart w:id="40"/>
            <w:r>
              <w:rPr>
                <w:rFonts w:ascii="Century Gothic" w:hAnsi="Century Gothic" w:cs="Calibri"/>
                <w:color w:val="000000"/>
                <w:sz w:val="16"/>
                <w:szCs w:val="16"/>
              </w:rPr>
              <w:t>Stage 1</w:t>
            </w:r>
            <w:r>
              <w:rPr>
                <w:rFonts w:ascii="Century Gothic" w:hAnsi="Century Gothic" w:cs="Calibri"/>
                <w:color w:val="000000"/>
                <w:sz w:val="16"/>
                <w:szCs w:val="16"/>
              </w:rPr>
              <w:br/>
              <w:t>Stage 2</w:t>
            </w:r>
            <w:commentRangeEnd w:id="40"/>
            <w:r>
              <w:rPr>
                <w:rStyle w:val="CommentReference"/>
                <w:rFonts w:ascii="Century Gothic" w:hAnsi="Century Gothic"/>
                <w:lang w:val="en-US" w:eastAsia="en-US"/>
              </w:rPr>
              <w:commentReference w:id="40"/>
            </w:r>
          </w:p>
        </w:tc>
        <w:tc>
          <w:tcPr>
            <w:tcW w:w="4253" w:type="dxa"/>
            <w:tcBorders>
              <w:top w:val="nil"/>
              <w:left w:val="nil"/>
              <w:bottom w:val="single" w:sz="8" w:space="0" w:color="auto"/>
              <w:right w:val="nil"/>
            </w:tcBorders>
            <w:shd w:val="clear" w:color="auto" w:fill="auto"/>
            <w:vAlign w:val="center"/>
          </w:tcPr>
          <w:p w14:paraId="1A1B28F8" w14:textId="10D1EA89" w:rsidR="00290E2E" w:rsidRDefault="00290E2E" w:rsidP="00290E2E">
            <w:pPr>
              <w:ind w:firstLineChars="200" w:firstLine="480"/>
              <w:rPr>
                <w:rFonts w:ascii="Century Gothic" w:hAnsi="Century Gothic" w:cs="Calibri"/>
                <w:color w:val="000000"/>
                <w:sz w:val="16"/>
                <w:szCs w:val="16"/>
              </w:rPr>
            </w:pPr>
            <w:r>
              <w:t xml:space="preserve"> </w:t>
            </w:r>
            <w:r w:rsidRPr="007B38F0">
              <w:rPr>
                <w:rFonts w:cs="Arial"/>
                <w:sz w:val="16"/>
                <w:szCs w:val="16"/>
              </w:rPr>
              <w:t>Metering Engineer • United Energy</w:t>
            </w:r>
          </w:p>
        </w:tc>
        <w:tc>
          <w:tcPr>
            <w:tcW w:w="2980" w:type="dxa"/>
            <w:tcBorders>
              <w:top w:val="nil"/>
              <w:left w:val="nil"/>
              <w:bottom w:val="single" w:sz="8" w:space="0" w:color="auto"/>
              <w:right w:val="nil"/>
            </w:tcBorders>
            <w:shd w:val="clear" w:color="auto" w:fill="auto"/>
            <w:vAlign w:val="center"/>
          </w:tcPr>
          <w:p w14:paraId="1EFF7C94" w14:textId="2C23CD0A" w:rsidR="00290E2E" w:rsidRDefault="00290E2E" w:rsidP="00290E2E">
            <w:pPr>
              <w:ind w:firstLineChars="200" w:firstLine="320"/>
              <w:rPr>
                <w:rFonts w:ascii="Century Gothic" w:hAnsi="Century Gothic" w:cs="Calibri"/>
                <w:color w:val="000000"/>
                <w:sz w:val="16"/>
                <w:szCs w:val="16"/>
              </w:rPr>
            </w:pPr>
            <w:r>
              <w:rPr>
                <w:rFonts w:cs="Arial"/>
                <w:sz w:val="16"/>
                <w:szCs w:val="16"/>
              </w:rPr>
              <w:t>Karl Ngo</w:t>
            </w:r>
          </w:p>
        </w:tc>
      </w:tr>
      <w:tr w:rsidR="00290E2E" w14:paraId="7F24B7B9" w14:textId="77777777" w:rsidTr="00E20A74">
        <w:trPr>
          <w:trHeight w:val="402"/>
        </w:trPr>
        <w:tc>
          <w:tcPr>
            <w:tcW w:w="1843" w:type="dxa"/>
            <w:vMerge/>
            <w:tcBorders>
              <w:top w:val="nil"/>
              <w:left w:val="nil"/>
              <w:bottom w:val="single" w:sz="8" w:space="0" w:color="000000"/>
              <w:right w:val="nil"/>
            </w:tcBorders>
            <w:vAlign w:val="center"/>
            <w:hideMark/>
          </w:tcPr>
          <w:p w14:paraId="1E298B3D"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ACF7223" w14:textId="747DC488" w:rsidR="00290E2E" w:rsidRDefault="00290E2E" w:rsidP="00290E2E">
            <w:pPr>
              <w:ind w:firstLineChars="200" w:firstLine="320"/>
              <w:rPr>
                <w:rFonts w:ascii="Century Gothic" w:hAnsi="Century Gothic" w:cs="Calibri"/>
                <w:color w:val="000000"/>
                <w:sz w:val="16"/>
                <w:szCs w:val="16"/>
              </w:rPr>
            </w:pPr>
            <w:r w:rsidRPr="0003228A">
              <w:rPr>
                <w:rFonts w:cs="Arial"/>
                <w:sz w:val="16"/>
                <w:szCs w:val="16"/>
              </w:rPr>
              <w:t>Senior AMI Strategy Engineer • United Energy</w:t>
            </w:r>
          </w:p>
        </w:tc>
        <w:tc>
          <w:tcPr>
            <w:tcW w:w="2980" w:type="dxa"/>
            <w:tcBorders>
              <w:top w:val="nil"/>
              <w:left w:val="nil"/>
              <w:bottom w:val="single" w:sz="8" w:space="0" w:color="auto"/>
              <w:right w:val="nil"/>
            </w:tcBorders>
            <w:shd w:val="clear" w:color="auto" w:fill="auto"/>
            <w:vAlign w:val="center"/>
          </w:tcPr>
          <w:p w14:paraId="435A6D6D" w14:textId="17E995B0" w:rsidR="00290E2E" w:rsidRDefault="00290E2E" w:rsidP="00290E2E">
            <w:pPr>
              <w:ind w:firstLineChars="200" w:firstLine="320"/>
              <w:rPr>
                <w:rFonts w:ascii="Century Gothic" w:hAnsi="Century Gothic" w:cs="Calibri"/>
                <w:color w:val="000000"/>
                <w:sz w:val="16"/>
                <w:szCs w:val="16"/>
              </w:rPr>
            </w:pPr>
            <w:r w:rsidRPr="00F446F8">
              <w:rPr>
                <w:rFonts w:cs="Arial"/>
                <w:sz w:val="16"/>
                <w:szCs w:val="16"/>
              </w:rPr>
              <w:t>Graeme Watson</w:t>
            </w:r>
          </w:p>
        </w:tc>
      </w:tr>
      <w:tr w:rsidR="00290E2E" w14:paraId="282BD0E4" w14:textId="77777777" w:rsidTr="00E20A74">
        <w:trPr>
          <w:trHeight w:val="402"/>
        </w:trPr>
        <w:tc>
          <w:tcPr>
            <w:tcW w:w="1843" w:type="dxa"/>
            <w:vMerge/>
            <w:tcBorders>
              <w:top w:val="nil"/>
              <w:left w:val="nil"/>
              <w:bottom w:val="single" w:sz="8" w:space="0" w:color="000000"/>
              <w:right w:val="nil"/>
            </w:tcBorders>
            <w:vAlign w:val="center"/>
            <w:hideMark/>
          </w:tcPr>
          <w:p w14:paraId="3EA93F33"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7DEA5F44" w14:textId="77203336" w:rsidR="00290E2E" w:rsidRDefault="00290E2E" w:rsidP="00290E2E">
            <w:pPr>
              <w:ind w:firstLineChars="200" w:firstLine="320"/>
              <w:rPr>
                <w:rFonts w:ascii="Century Gothic" w:hAnsi="Century Gothic" w:cs="Calibri"/>
                <w:color w:val="000000"/>
                <w:sz w:val="16"/>
                <w:szCs w:val="16"/>
              </w:rPr>
            </w:pPr>
            <w:r w:rsidRPr="00C823A6">
              <w:rPr>
                <w:rFonts w:cs="Arial"/>
                <w:sz w:val="16"/>
                <w:szCs w:val="16"/>
              </w:rPr>
              <w:t>AMI Communications Analyst • Network</w:t>
            </w:r>
          </w:p>
        </w:tc>
        <w:tc>
          <w:tcPr>
            <w:tcW w:w="2980" w:type="dxa"/>
            <w:tcBorders>
              <w:top w:val="nil"/>
              <w:left w:val="nil"/>
              <w:bottom w:val="single" w:sz="8" w:space="0" w:color="auto"/>
              <w:right w:val="nil"/>
            </w:tcBorders>
            <w:shd w:val="clear" w:color="auto" w:fill="auto"/>
            <w:vAlign w:val="center"/>
          </w:tcPr>
          <w:p w14:paraId="2355A872" w14:textId="29599A40" w:rsidR="00290E2E" w:rsidRDefault="00290E2E" w:rsidP="00290E2E">
            <w:pPr>
              <w:ind w:firstLineChars="200" w:firstLine="320"/>
              <w:rPr>
                <w:rFonts w:ascii="Century Gothic" w:hAnsi="Century Gothic" w:cs="Calibri"/>
                <w:color w:val="000000"/>
                <w:sz w:val="16"/>
                <w:szCs w:val="16"/>
              </w:rPr>
            </w:pPr>
            <w:r w:rsidRPr="00D63493">
              <w:rPr>
                <w:rFonts w:cs="Arial"/>
                <w:sz w:val="16"/>
                <w:szCs w:val="16"/>
              </w:rPr>
              <w:t>Sangsukdee, Wayne</w:t>
            </w:r>
          </w:p>
        </w:tc>
      </w:tr>
      <w:tr w:rsidR="00290E2E" w14:paraId="7BA594D6" w14:textId="77777777" w:rsidTr="00E20A74">
        <w:trPr>
          <w:trHeight w:val="402"/>
        </w:trPr>
        <w:tc>
          <w:tcPr>
            <w:tcW w:w="1843" w:type="dxa"/>
            <w:vMerge/>
            <w:tcBorders>
              <w:top w:val="nil"/>
              <w:left w:val="nil"/>
              <w:bottom w:val="single" w:sz="8" w:space="0" w:color="000000"/>
              <w:right w:val="nil"/>
            </w:tcBorders>
            <w:vAlign w:val="center"/>
            <w:hideMark/>
          </w:tcPr>
          <w:p w14:paraId="33F98C80"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078FE3E5" w14:textId="6D7F57FF" w:rsidR="00290E2E" w:rsidRDefault="00290E2E" w:rsidP="00290E2E">
            <w:pPr>
              <w:ind w:firstLineChars="200" w:firstLine="320"/>
              <w:rPr>
                <w:rFonts w:ascii="Century Gothic" w:hAnsi="Century Gothic" w:cs="Calibri"/>
                <w:color w:val="000000"/>
                <w:sz w:val="16"/>
                <w:szCs w:val="16"/>
              </w:rPr>
            </w:pPr>
            <w:r w:rsidRPr="00105FA4">
              <w:rPr>
                <w:rFonts w:cs="Arial"/>
                <w:sz w:val="16"/>
                <w:szCs w:val="16"/>
              </w:rPr>
              <w:t>Communication Networks Laboratory Techni • Network</w:t>
            </w:r>
          </w:p>
        </w:tc>
        <w:tc>
          <w:tcPr>
            <w:tcW w:w="2980" w:type="dxa"/>
            <w:tcBorders>
              <w:top w:val="nil"/>
              <w:left w:val="nil"/>
              <w:bottom w:val="single" w:sz="8" w:space="0" w:color="auto"/>
              <w:right w:val="nil"/>
            </w:tcBorders>
            <w:shd w:val="clear" w:color="auto" w:fill="auto"/>
            <w:vAlign w:val="center"/>
          </w:tcPr>
          <w:p w14:paraId="3626700E" w14:textId="495FCE2B" w:rsidR="00290E2E" w:rsidRDefault="00290E2E" w:rsidP="00290E2E">
            <w:pPr>
              <w:ind w:firstLineChars="200" w:firstLine="320"/>
              <w:rPr>
                <w:rFonts w:ascii="Century Gothic" w:hAnsi="Century Gothic" w:cs="Calibri"/>
                <w:color w:val="000000"/>
                <w:sz w:val="16"/>
                <w:szCs w:val="16"/>
              </w:rPr>
            </w:pPr>
            <w:r w:rsidRPr="00592D04">
              <w:rPr>
                <w:rFonts w:cs="Arial"/>
                <w:sz w:val="16"/>
                <w:szCs w:val="16"/>
              </w:rPr>
              <w:t>Njuguna, Kamau</w:t>
            </w:r>
          </w:p>
        </w:tc>
      </w:tr>
      <w:tr w:rsidR="00290E2E" w14:paraId="41AA5799" w14:textId="77777777" w:rsidTr="00E20A74">
        <w:trPr>
          <w:trHeight w:val="402"/>
        </w:trPr>
        <w:tc>
          <w:tcPr>
            <w:tcW w:w="1843" w:type="dxa"/>
            <w:vMerge/>
            <w:tcBorders>
              <w:top w:val="nil"/>
              <w:left w:val="nil"/>
              <w:bottom w:val="single" w:sz="8" w:space="0" w:color="000000"/>
              <w:right w:val="nil"/>
            </w:tcBorders>
            <w:vAlign w:val="center"/>
            <w:hideMark/>
          </w:tcPr>
          <w:p w14:paraId="1A4BC81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6847AEA9" w14:textId="7B751D43" w:rsidR="00290E2E" w:rsidRDefault="00290E2E" w:rsidP="00290E2E">
            <w:pPr>
              <w:ind w:firstLineChars="200" w:firstLine="320"/>
              <w:rPr>
                <w:rFonts w:ascii="Century Gothic" w:hAnsi="Century Gothic" w:cs="Calibri"/>
                <w:color w:val="000000"/>
                <w:sz w:val="16"/>
                <w:szCs w:val="16"/>
              </w:rPr>
            </w:pPr>
            <w:r w:rsidRPr="00BD5F53">
              <w:rPr>
                <w:rFonts w:cs="Arial"/>
                <w:sz w:val="16"/>
                <w:szCs w:val="16"/>
              </w:rPr>
              <w:t>AMI Communications Analyst • United Energy</w:t>
            </w:r>
          </w:p>
        </w:tc>
        <w:tc>
          <w:tcPr>
            <w:tcW w:w="2980" w:type="dxa"/>
            <w:tcBorders>
              <w:top w:val="nil"/>
              <w:left w:val="nil"/>
              <w:bottom w:val="single" w:sz="8" w:space="0" w:color="auto"/>
              <w:right w:val="nil"/>
            </w:tcBorders>
            <w:shd w:val="clear" w:color="auto" w:fill="auto"/>
            <w:vAlign w:val="center"/>
          </w:tcPr>
          <w:p w14:paraId="21046BDA" w14:textId="56F084C8" w:rsidR="00290E2E" w:rsidRDefault="00290E2E" w:rsidP="00290E2E">
            <w:pPr>
              <w:ind w:firstLineChars="200" w:firstLine="320"/>
              <w:rPr>
                <w:rFonts w:ascii="Century Gothic" w:hAnsi="Century Gothic" w:cs="Calibri"/>
                <w:color w:val="000000"/>
                <w:sz w:val="16"/>
                <w:szCs w:val="16"/>
              </w:rPr>
            </w:pPr>
            <w:r w:rsidRPr="00DE77AD">
              <w:rPr>
                <w:rFonts w:cs="Arial"/>
                <w:sz w:val="16"/>
                <w:szCs w:val="16"/>
              </w:rPr>
              <w:t>Cherian, Jogy</w:t>
            </w:r>
          </w:p>
        </w:tc>
      </w:tr>
      <w:tr w:rsidR="00290E2E" w14:paraId="5C03F1F1" w14:textId="77777777" w:rsidTr="00E20A74">
        <w:trPr>
          <w:trHeight w:val="402"/>
        </w:trPr>
        <w:tc>
          <w:tcPr>
            <w:tcW w:w="1843" w:type="dxa"/>
            <w:vMerge/>
            <w:tcBorders>
              <w:top w:val="nil"/>
              <w:left w:val="nil"/>
              <w:bottom w:val="single" w:sz="8" w:space="0" w:color="000000"/>
              <w:right w:val="nil"/>
            </w:tcBorders>
            <w:vAlign w:val="center"/>
            <w:hideMark/>
          </w:tcPr>
          <w:p w14:paraId="3EEF5469"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7E861316" w14:textId="538723CA"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7897361D" w14:textId="2AF6A791" w:rsidR="00290E2E" w:rsidRDefault="00290E2E" w:rsidP="00290E2E">
            <w:pPr>
              <w:ind w:firstLineChars="200" w:firstLine="320"/>
              <w:rPr>
                <w:rFonts w:ascii="Century Gothic" w:hAnsi="Century Gothic" w:cs="Calibri"/>
                <w:color w:val="000000"/>
                <w:sz w:val="16"/>
                <w:szCs w:val="16"/>
              </w:rPr>
            </w:pPr>
          </w:p>
        </w:tc>
      </w:tr>
      <w:tr w:rsidR="00290E2E" w14:paraId="0343A327" w14:textId="77777777" w:rsidTr="00E20A74">
        <w:trPr>
          <w:trHeight w:val="402"/>
        </w:trPr>
        <w:tc>
          <w:tcPr>
            <w:tcW w:w="1843" w:type="dxa"/>
            <w:vMerge/>
            <w:tcBorders>
              <w:top w:val="nil"/>
              <w:left w:val="nil"/>
              <w:bottom w:val="single" w:sz="8" w:space="0" w:color="000000"/>
              <w:right w:val="nil"/>
            </w:tcBorders>
            <w:vAlign w:val="center"/>
            <w:hideMark/>
          </w:tcPr>
          <w:p w14:paraId="14C04B5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016E9BA" w14:textId="3A5615F0"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7A1142FB" w14:textId="66F0AE28" w:rsidR="00290E2E" w:rsidRDefault="00290E2E" w:rsidP="00290E2E">
            <w:pPr>
              <w:ind w:firstLineChars="200" w:firstLine="320"/>
              <w:rPr>
                <w:rFonts w:ascii="Century Gothic" w:hAnsi="Century Gothic" w:cs="Calibri"/>
                <w:color w:val="000000"/>
                <w:sz w:val="16"/>
                <w:szCs w:val="16"/>
              </w:rPr>
            </w:pPr>
          </w:p>
        </w:tc>
      </w:tr>
      <w:tr w:rsidR="00290E2E" w14:paraId="41DB8001" w14:textId="77777777" w:rsidTr="00852214">
        <w:trPr>
          <w:trHeight w:val="60"/>
        </w:trPr>
        <w:tc>
          <w:tcPr>
            <w:tcW w:w="1843" w:type="dxa"/>
            <w:tcBorders>
              <w:top w:val="nil"/>
              <w:left w:val="nil"/>
              <w:bottom w:val="single" w:sz="8" w:space="0" w:color="auto"/>
              <w:right w:val="nil"/>
            </w:tcBorders>
            <w:shd w:val="clear" w:color="auto" w:fill="auto"/>
            <w:vAlign w:val="center"/>
            <w:hideMark/>
          </w:tcPr>
          <w:p w14:paraId="338DD467"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shd w:val="clear" w:color="auto" w:fill="auto"/>
            <w:vAlign w:val="center"/>
            <w:hideMark/>
          </w:tcPr>
          <w:p w14:paraId="631A4790"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shd w:val="clear" w:color="auto" w:fill="auto"/>
            <w:vAlign w:val="center"/>
            <w:hideMark/>
          </w:tcPr>
          <w:p w14:paraId="0238387B"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193F1F" w14:paraId="27BC2463" w14:textId="77777777" w:rsidTr="00193F1F">
        <w:trPr>
          <w:trHeight w:val="402"/>
        </w:trPr>
        <w:tc>
          <w:tcPr>
            <w:tcW w:w="1843" w:type="dxa"/>
            <w:vMerge w:val="restart"/>
            <w:tcBorders>
              <w:top w:val="nil"/>
              <w:left w:val="nil"/>
              <w:bottom w:val="single" w:sz="8" w:space="0" w:color="000000"/>
              <w:right w:val="nil"/>
            </w:tcBorders>
            <w:shd w:val="clear" w:color="auto" w:fill="auto"/>
            <w:vAlign w:val="center"/>
            <w:hideMark/>
          </w:tcPr>
          <w:p w14:paraId="1CCA7E7C" w14:textId="77777777" w:rsidR="00193F1F" w:rsidRDefault="00193F1F" w:rsidP="00193F1F">
            <w:pPr>
              <w:jc w:val="center"/>
              <w:rPr>
                <w:rFonts w:ascii="Century Gothic" w:hAnsi="Century Gothic" w:cs="Calibri"/>
                <w:color w:val="000000"/>
                <w:sz w:val="16"/>
                <w:szCs w:val="16"/>
              </w:rPr>
            </w:pPr>
            <w:commentRangeStart w:id="41"/>
            <w:r>
              <w:rPr>
                <w:rFonts w:ascii="Century Gothic" w:hAnsi="Century Gothic" w:cs="Calibri"/>
                <w:color w:val="000000"/>
                <w:sz w:val="16"/>
                <w:szCs w:val="16"/>
              </w:rPr>
              <w:t>Stage 3</w:t>
            </w:r>
            <w:r>
              <w:rPr>
                <w:rFonts w:ascii="Century Gothic" w:hAnsi="Century Gothic" w:cs="Calibri"/>
                <w:color w:val="000000"/>
                <w:sz w:val="16"/>
                <w:szCs w:val="16"/>
              </w:rPr>
              <w:br/>
            </w:r>
            <w:proofErr w:type="spellStart"/>
            <w:r>
              <w:rPr>
                <w:rFonts w:ascii="Century Gothic" w:hAnsi="Century Gothic" w:cs="Calibri"/>
                <w:color w:val="000000"/>
                <w:sz w:val="16"/>
                <w:szCs w:val="16"/>
              </w:rPr>
              <w:t>BAU</w:t>
            </w:r>
            <w:proofErr w:type="spellEnd"/>
            <w:r>
              <w:rPr>
                <w:rFonts w:ascii="Century Gothic" w:hAnsi="Century Gothic" w:cs="Calibri"/>
                <w:color w:val="000000"/>
                <w:sz w:val="16"/>
                <w:szCs w:val="16"/>
              </w:rPr>
              <w:t xml:space="preserve"> Upgrade</w:t>
            </w:r>
            <w:commentRangeEnd w:id="41"/>
            <w:r>
              <w:rPr>
                <w:rStyle w:val="CommentReference"/>
                <w:rFonts w:ascii="Century Gothic" w:hAnsi="Century Gothic"/>
                <w:lang w:val="en-US" w:eastAsia="en-US"/>
              </w:rPr>
              <w:commentReference w:id="41"/>
            </w:r>
          </w:p>
        </w:tc>
        <w:tc>
          <w:tcPr>
            <w:tcW w:w="4253" w:type="dxa"/>
            <w:tcBorders>
              <w:top w:val="nil"/>
              <w:left w:val="nil"/>
              <w:bottom w:val="single" w:sz="8" w:space="0" w:color="auto"/>
              <w:right w:val="nil"/>
            </w:tcBorders>
            <w:shd w:val="clear" w:color="auto" w:fill="auto"/>
            <w:vAlign w:val="center"/>
          </w:tcPr>
          <w:p w14:paraId="1F63168B" w14:textId="11D8C8EA" w:rsidR="00193F1F" w:rsidRDefault="00193F1F" w:rsidP="00193F1F">
            <w:pPr>
              <w:ind w:firstLineChars="200" w:firstLine="480"/>
              <w:rPr>
                <w:rFonts w:ascii="Century Gothic" w:hAnsi="Century Gothic" w:cs="Calibri"/>
                <w:color w:val="000000"/>
                <w:sz w:val="16"/>
                <w:szCs w:val="16"/>
              </w:rPr>
            </w:pPr>
            <w:r>
              <w:t xml:space="preserve"> </w:t>
            </w:r>
            <w:r w:rsidRPr="007B38F0">
              <w:rPr>
                <w:rFonts w:cs="Arial"/>
                <w:sz w:val="16"/>
                <w:szCs w:val="16"/>
              </w:rPr>
              <w:t>Metering Engineer • United Energy</w:t>
            </w:r>
          </w:p>
        </w:tc>
        <w:tc>
          <w:tcPr>
            <w:tcW w:w="2980" w:type="dxa"/>
            <w:tcBorders>
              <w:top w:val="nil"/>
              <w:left w:val="nil"/>
              <w:bottom w:val="single" w:sz="8" w:space="0" w:color="auto"/>
              <w:right w:val="nil"/>
            </w:tcBorders>
            <w:shd w:val="clear" w:color="auto" w:fill="auto"/>
            <w:vAlign w:val="center"/>
          </w:tcPr>
          <w:p w14:paraId="37648E84" w14:textId="58662E9E" w:rsidR="00193F1F" w:rsidRDefault="00193F1F" w:rsidP="00193F1F">
            <w:pPr>
              <w:ind w:firstLineChars="200" w:firstLine="320"/>
              <w:rPr>
                <w:rFonts w:ascii="Century Gothic" w:hAnsi="Century Gothic" w:cs="Calibri"/>
                <w:color w:val="000000"/>
                <w:sz w:val="16"/>
                <w:szCs w:val="16"/>
              </w:rPr>
            </w:pPr>
            <w:r>
              <w:rPr>
                <w:rFonts w:cs="Arial"/>
                <w:sz w:val="16"/>
                <w:szCs w:val="16"/>
              </w:rPr>
              <w:t>Karl Ngo</w:t>
            </w:r>
          </w:p>
        </w:tc>
      </w:tr>
      <w:tr w:rsidR="00193F1F" w14:paraId="7D9C6399" w14:textId="77777777" w:rsidTr="00193F1F">
        <w:trPr>
          <w:trHeight w:val="402"/>
        </w:trPr>
        <w:tc>
          <w:tcPr>
            <w:tcW w:w="1843" w:type="dxa"/>
            <w:vMerge/>
            <w:tcBorders>
              <w:top w:val="nil"/>
              <w:left w:val="nil"/>
              <w:bottom w:val="single" w:sz="8" w:space="0" w:color="000000"/>
              <w:right w:val="nil"/>
            </w:tcBorders>
            <w:vAlign w:val="center"/>
            <w:hideMark/>
          </w:tcPr>
          <w:p w14:paraId="77CCB9E9"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04051895" w14:textId="6317384A" w:rsidR="00193F1F" w:rsidRDefault="00193F1F" w:rsidP="00193F1F">
            <w:pPr>
              <w:ind w:firstLineChars="200" w:firstLine="320"/>
              <w:rPr>
                <w:rFonts w:ascii="Century Gothic" w:hAnsi="Century Gothic" w:cs="Calibri"/>
                <w:color w:val="000000"/>
                <w:sz w:val="16"/>
                <w:szCs w:val="16"/>
              </w:rPr>
            </w:pPr>
            <w:r w:rsidRPr="0003228A">
              <w:rPr>
                <w:rFonts w:cs="Arial"/>
                <w:sz w:val="16"/>
                <w:szCs w:val="16"/>
              </w:rPr>
              <w:t>Senior AMI Strategy Engineer • United Energy</w:t>
            </w:r>
          </w:p>
        </w:tc>
        <w:tc>
          <w:tcPr>
            <w:tcW w:w="2980" w:type="dxa"/>
            <w:tcBorders>
              <w:top w:val="nil"/>
              <w:left w:val="nil"/>
              <w:bottom w:val="single" w:sz="8" w:space="0" w:color="auto"/>
              <w:right w:val="nil"/>
            </w:tcBorders>
            <w:shd w:val="clear" w:color="auto" w:fill="auto"/>
            <w:vAlign w:val="center"/>
          </w:tcPr>
          <w:p w14:paraId="528CC633" w14:textId="0CD7675F" w:rsidR="00193F1F" w:rsidRDefault="00193F1F" w:rsidP="00193F1F">
            <w:pPr>
              <w:ind w:firstLineChars="200" w:firstLine="320"/>
              <w:rPr>
                <w:rFonts w:ascii="Century Gothic" w:hAnsi="Century Gothic" w:cs="Calibri"/>
                <w:color w:val="000000"/>
                <w:sz w:val="16"/>
                <w:szCs w:val="16"/>
              </w:rPr>
            </w:pPr>
            <w:r w:rsidRPr="00F446F8">
              <w:rPr>
                <w:rFonts w:cs="Arial"/>
                <w:sz w:val="16"/>
                <w:szCs w:val="16"/>
              </w:rPr>
              <w:t>Graeme Watson</w:t>
            </w:r>
          </w:p>
        </w:tc>
      </w:tr>
      <w:tr w:rsidR="00193F1F" w14:paraId="0E297508" w14:textId="77777777" w:rsidTr="00193F1F">
        <w:trPr>
          <w:trHeight w:val="402"/>
        </w:trPr>
        <w:tc>
          <w:tcPr>
            <w:tcW w:w="1843" w:type="dxa"/>
            <w:vMerge/>
            <w:tcBorders>
              <w:top w:val="nil"/>
              <w:left w:val="nil"/>
              <w:bottom w:val="single" w:sz="8" w:space="0" w:color="000000"/>
              <w:right w:val="nil"/>
            </w:tcBorders>
            <w:vAlign w:val="center"/>
            <w:hideMark/>
          </w:tcPr>
          <w:p w14:paraId="73A5D2F3"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B9AA38C" w14:textId="3EA55DFC" w:rsidR="00193F1F" w:rsidRDefault="00193F1F" w:rsidP="00193F1F">
            <w:pPr>
              <w:ind w:firstLineChars="200" w:firstLine="320"/>
              <w:rPr>
                <w:rFonts w:ascii="Century Gothic" w:hAnsi="Century Gothic" w:cs="Calibri"/>
                <w:color w:val="000000"/>
                <w:sz w:val="16"/>
                <w:szCs w:val="16"/>
              </w:rPr>
            </w:pPr>
            <w:r w:rsidRPr="00C823A6">
              <w:rPr>
                <w:rFonts w:cs="Arial"/>
                <w:sz w:val="16"/>
                <w:szCs w:val="16"/>
              </w:rPr>
              <w:t>AMI Communications Analyst • Network</w:t>
            </w:r>
          </w:p>
        </w:tc>
        <w:tc>
          <w:tcPr>
            <w:tcW w:w="2980" w:type="dxa"/>
            <w:tcBorders>
              <w:top w:val="nil"/>
              <w:left w:val="nil"/>
              <w:bottom w:val="single" w:sz="8" w:space="0" w:color="auto"/>
              <w:right w:val="nil"/>
            </w:tcBorders>
            <w:shd w:val="clear" w:color="auto" w:fill="auto"/>
            <w:vAlign w:val="center"/>
          </w:tcPr>
          <w:p w14:paraId="368101A9" w14:textId="69136868" w:rsidR="00193F1F" w:rsidRDefault="00193F1F" w:rsidP="00193F1F">
            <w:pPr>
              <w:ind w:firstLineChars="200" w:firstLine="320"/>
              <w:rPr>
                <w:rFonts w:ascii="Century Gothic" w:hAnsi="Century Gothic" w:cs="Calibri"/>
                <w:color w:val="000000"/>
                <w:sz w:val="16"/>
                <w:szCs w:val="16"/>
              </w:rPr>
            </w:pPr>
            <w:r w:rsidRPr="00D63493">
              <w:rPr>
                <w:rFonts w:cs="Arial"/>
                <w:sz w:val="16"/>
                <w:szCs w:val="16"/>
              </w:rPr>
              <w:t>Sangsukdee, Wayne</w:t>
            </w:r>
          </w:p>
        </w:tc>
      </w:tr>
      <w:tr w:rsidR="00193F1F" w14:paraId="188E3842" w14:textId="77777777" w:rsidTr="00193F1F">
        <w:trPr>
          <w:trHeight w:val="402"/>
        </w:trPr>
        <w:tc>
          <w:tcPr>
            <w:tcW w:w="1843" w:type="dxa"/>
            <w:vMerge/>
            <w:tcBorders>
              <w:top w:val="nil"/>
              <w:left w:val="nil"/>
              <w:bottom w:val="single" w:sz="8" w:space="0" w:color="000000"/>
              <w:right w:val="nil"/>
            </w:tcBorders>
            <w:vAlign w:val="center"/>
            <w:hideMark/>
          </w:tcPr>
          <w:p w14:paraId="677B7611"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066D52EE" w14:textId="28995226" w:rsidR="00193F1F" w:rsidRDefault="00193F1F" w:rsidP="00193F1F">
            <w:pPr>
              <w:ind w:firstLineChars="200" w:firstLine="320"/>
              <w:rPr>
                <w:rFonts w:ascii="Century Gothic" w:hAnsi="Century Gothic" w:cs="Calibri"/>
                <w:color w:val="000000"/>
                <w:sz w:val="16"/>
                <w:szCs w:val="16"/>
              </w:rPr>
            </w:pPr>
            <w:r w:rsidRPr="00105FA4">
              <w:rPr>
                <w:rFonts w:cs="Arial"/>
                <w:sz w:val="16"/>
                <w:szCs w:val="16"/>
              </w:rPr>
              <w:t>Communication Networks Laboratory Techni • Network</w:t>
            </w:r>
          </w:p>
        </w:tc>
        <w:tc>
          <w:tcPr>
            <w:tcW w:w="2980" w:type="dxa"/>
            <w:tcBorders>
              <w:top w:val="nil"/>
              <w:left w:val="nil"/>
              <w:bottom w:val="single" w:sz="8" w:space="0" w:color="auto"/>
              <w:right w:val="nil"/>
            </w:tcBorders>
            <w:shd w:val="clear" w:color="auto" w:fill="auto"/>
            <w:vAlign w:val="center"/>
          </w:tcPr>
          <w:p w14:paraId="2B132564" w14:textId="1CF132A8" w:rsidR="00193F1F" w:rsidRDefault="00193F1F" w:rsidP="00193F1F">
            <w:pPr>
              <w:ind w:firstLineChars="200" w:firstLine="320"/>
              <w:rPr>
                <w:rFonts w:ascii="Century Gothic" w:hAnsi="Century Gothic" w:cs="Calibri"/>
                <w:color w:val="000000"/>
                <w:sz w:val="16"/>
                <w:szCs w:val="16"/>
              </w:rPr>
            </w:pPr>
            <w:r w:rsidRPr="00592D04">
              <w:rPr>
                <w:rFonts w:cs="Arial"/>
                <w:sz w:val="16"/>
                <w:szCs w:val="16"/>
              </w:rPr>
              <w:t>Njuguna, Kamau</w:t>
            </w:r>
          </w:p>
        </w:tc>
      </w:tr>
      <w:tr w:rsidR="00193F1F" w14:paraId="46F74B60" w14:textId="77777777" w:rsidTr="00193F1F">
        <w:trPr>
          <w:trHeight w:val="402"/>
        </w:trPr>
        <w:tc>
          <w:tcPr>
            <w:tcW w:w="1843" w:type="dxa"/>
            <w:vMerge/>
            <w:tcBorders>
              <w:top w:val="nil"/>
              <w:left w:val="nil"/>
              <w:bottom w:val="single" w:sz="8" w:space="0" w:color="000000"/>
              <w:right w:val="nil"/>
            </w:tcBorders>
            <w:vAlign w:val="center"/>
            <w:hideMark/>
          </w:tcPr>
          <w:p w14:paraId="23110808"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5F6DDC64" w14:textId="6C310902" w:rsidR="00193F1F" w:rsidRDefault="00193F1F" w:rsidP="00193F1F">
            <w:pPr>
              <w:ind w:firstLineChars="200" w:firstLine="320"/>
              <w:rPr>
                <w:rFonts w:ascii="Century Gothic" w:hAnsi="Century Gothic" w:cs="Calibri"/>
                <w:color w:val="000000"/>
                <w:sz w:val="16"/>
                <w:szCs w:val="16"/>
              </w:rPr>
            </w:pPr>
            <w:r w:rsidRPr="00BD5F53">
              <w:rPr>
                <w:rFonts w:cs="Arial"/>
                <w:sz w:val="16"/>
                <w:szCs w:val="16"/>
              </w:rPr>
              <w:t>AMI Communications Analyst • United Energy</w:t>
            </w:r>
          </w:p>
        </w:tc>
        <w:tc>
          <w:tcPr>
            <w:tcW w:w="2980" w:type="dxa"/>
            <w:tcBorders>
              <w:top w:val="nil"/>
              <w:left w:val="nil"/>
              <w:bottom w:val="single" w:sz="8" w:space="0" w:color="auto"/>
              <w:right w:val="nil"/>
            </w:tcBorders>
            <w:shd w:val="clear" w:color="auto" w:fill="auto"/>
            <w:vAlign w:val="center"/>
          </w:tcPr>
          <w:p w14:paraId="14ACDF18" w14:textId="3033717C" w:rsidR="00193F1F" w:rsidRDefault="00193F1F" w:rsidP="00193F1F">
            <w:pPr>
              <w:ind w:firstLineChars="200" w:firstLine="320"/>
              <w:rPr>
                <w:rFonts w:ascii="Century Gothic" w:hAnsi="Century Gothic" w:cs="Calibri"/>
                <w:color w:val="000000"/>
                <w:sz w:val="16"/>
                <w:szCs w:val="16"/>
              </w:rPr>
            </w:pPr>
            <w:r w:rsidRPr="00DE77AD">
              <w:rPr>
                <w:rFonts w:cs="Arial"/>
                <w:sz w:val="16"/>
                <w:szCs w:val="16"/>
              </w:rPr>
              <w:t>Cherian, Jogy</w:t>
            </w:r>
          </w:p>
        </w:tc>
      </w:tr>
      <w:tr w:rsidR="00193F1F" w14:paraId="6E4E2CB2" w14:textId="77777777" w:rsidTr="00193F1F">
        <w:trPr>
          <w:trHeight w:val="402"/>
        </w:trPr>
        <w:tc>
          <w:tcPr>
            <w:tcW w:w="1843" w:type="dxa"/>
            <w:vMerge/>
            <w:tcBorders>
              <w:top w:val="nil"/>
              <w:left w:val="nil"/>
              <w:bottom w:val="single" w:sz="8" w:space="0" w:color="000000"/>
              <w:right w:val="nil"/>
            </w:tcBorders>
            <w:vAlign w:val="center"/>
            <w:hideMark/>
          </w:tcPr>
          <w:p w14:paraId="1813696F"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BC08CB5" w14:textId="7252FB81" w:rsidR="00193F1F" w:rsidRDefault="00193F1F" w:rsidP="00193F1F">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64E2DD3C" w14:textId="65AE7F35" w:rsidR="00193F1F" w:rsidRDefault="00193F1F" w:rsidP="00193F1F">
            <w:pPr>
              <w:ind w:firstLineChars="200" w:firstLine="320"/>
              <w:rPr>
                <w:rFonts w:ascii="Century Gothic" w:hAnsi="Century Gothic" w:cs="Calibri"/>
                <w:color w:val="000000"/>
                <w:sz w:val="16"/>
                <w:szCs w:val="16"/>
              </w:rPr>
            </w:pPr>
          </w:p>
        </w:tc>
      </w:tr>
      <w:tr w:rsidR="00193F1F" w14:paraId="139828BA" w14:textId="77777777" w:rsidTr="00193F1F">
        <w:trPr>
          <w:trHeight w:val="402"/>
        </w:trPr>
        <w:tc>
          <w:tcPr>
            <w:tcW w:w="1843" w:type="dxa"/>
            <w:vMerge/>
            <w:tcBorders>
              <w:top w:val="nil"/>
              <w:left w:val="nil"/>
              <w:bottom w:val="single" w:sz="8" w:space="0" w:color="000000"/>
              <w:right w:val="nil"/>
            </w:tcBorders>
            <w:vAlign w:val="center"/>
            <w:hideMark/>
          </w:tcPr>
          <w:p w14:paraId="41A06BCB"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42542329" w14:textId="23474BE3" w:rsidR="00193F1F" w:rsidRDefault="00193F1F" w:rsidP="00193F1F">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30D5C29F" w14:textId="185F8393" w:rsidR="00193F1F" w:rsidRDefault="00193F1F" w:rsidP="00193F1F">
            <w:pPr>
              <w:ind w:firstLineChars="200" w:firstLine="320"/>
              <w:rPr>
                <w:rFonts w:ascii="Century Gothic" w:hAnsi="Century Gothic" w:cs="Calibri"/>
                <w:color w:val="000000"/>
                <w:sz w:val="16"/>
                <w:szCs w:val="16"/>
              </w:rPr>
            </w:pPr>
          </w:p>
        </w:tc>
      </w:tr>
      <w:tr w:rsidR="00193F1F" w14:paraId="6B2837F5" w14:textId="77777777" w:rsidTr="00193F1F">
        <w:trPr>
          <w:trHeight w:val="402"/>
        </w:trPr>
        <w:tc>
          <w:tcPr>
            <w:tcW w:w="1843" w:type="dxa"/>
            <w:vMerge/>
            <w:tcBorders>
              <w:top w:val="nil"/>
              <w:left w:val="nil"/>
              <w:bottom w:val="single" w:sz="8" w:space="0" w:color="000000"/>
              <w:right w:val="nil"/>
            </w:tcBorders>
            <w:vAlign w:val="center"/>
            <w:hideMark/>
          </w:tcPr>
          <w:p w14:paraId="4F5F2EAD" w14:textId="77777777" w:rsidR="00193F1F" w:rsidRDefault="00193F1F"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118E8B27" w14:textId="3624DC48" w:rsidR="00193F1F" w:rsidRDefault="00193F1F" w:rsidP="00193F1F">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247D04A7" w14:textId="013700C3" w:rsidR="00193F1F" w:rsidRDefault="00193F1F" w:rsidP="00193F1F">
            <w:pPr>
              <w:ind w:firstLineChars="200" w:firstLine="320"/>
              <w:rPr>
                <w:rFonts w:ascii="Century Gothic" w:hAnsi="Century Gothic" w:cs="Calibri"/>
                <w:color w:val="000000"/>
                <w:sz w:val="16"/>
                <w:szCs w:val="16"/>
              </w:rPr>
            </w:pPr>
          </w:p>
        </w:tc>
      </w:tr>
    </w:tbl>
    <w:p w14:paraId="379031C1" w14:textId="77777777" w:rsidR="007E186F" w:rsidRPr="00E4224E" w:rsidRDefault="007E186F" w:rsidP="00FA6016">
      <w:pPr>
        <w:pStyle w:val="Heading2"/>
        <w:numPr>
          <w:ilvl w:val="1"/>
          <w:numId w:val="3"/>
        </w:numPr>
      </w:pPr>
      <w:bookmarkStart w:id="42" w:name="_Toc423682785"/>
      <w:bookmarkStart w:id="43" w:name="_Toc478738612"/>
      <w:bookmarkStart w:id="44" w:name="_Toc169532694"/>
      <w:r w:rsidRPr="00E4224E">
        <w:t>Escalation</w:t>
      </w:r>
      <w:bookmarkEnd w:id="42"/>
      <w:bookmarkEnd w:id="43"/>
      <w:bookmarkEnd w:id="44"/>
      <w:r w:rsidRPr="00E4224E">
        <w:t xml:space="preserve"> </w:t>
      </w:r>
    </w:p>
    <w:p w14:paraId="31D17CA0" w14:textId="59D7692E" w:rsidR="007E186F" w:rsidRPr="00515F64" w:rsidRDefault="00350E1B" w:rsidP="007E186F">
      <w:pPr>
        <w:pStyle w:val="DocumentText10pt"/>
        <w:widowControl w:val="0"/>
        <w:rPr>
          <w:lang w:val="en-US"/>
        </w:rPr>
      </w:pPr>
      <w:r>
        <w:rPr>
          <w:lang w:val="en-US"/>
        </w:rPr>
        <w:t xml:space="preserve">The first point of escalation will be the </w:t>
      </w:r>
      <w:r w:rsidRPr="00350E1B">
        <w:rPr>
          <w:lang w:val="en-US"/>
        </w:rPr>
        <w:t xml:space="preserve">Communication </w:t>
      </w:r>
      <w:proofErr w:type="spellStart"/>
      <w:r w:rsidRPr="00350E1B">
        <w:rPr>
          <w:lang w:val="en-US"/>
        </w:rPr>
        <w:t>Netwoworks</w:t>
      </w:r>
      <w:proofErr w:type="spellEnd"/>
      <w:r w:rsidRPr="00350E1B">
        <w:rPr>
          <w:lang w:val="en-US"/>
        </w:rPr>
        <w:t xml:space="preserve"> Quality Manager</w:t>
      </w:r>
      <w:r>
        <w:rPr>
          <w:lang w:val="en-US"/>
        </w:rPr>
        <w:t xml:space="preserve"> and depending on the issue, he/she will contact the relevant stakeholders in the reviewer’s list. </w:t>
      </w:r>
    </w:p>
    <w:p w14:paraId="337A89EB" w14:textId="219EDB0D" w:rsidR="007E186F" w:rsidRDefault="007E186F" w:rsidP="00FA6016">
      <w:pPr>
        <w:pStyle w:val="Heading2"/>
        <w:numPr>
          <w:ilvl w:val="1"/>
          <w:numId w:val="3"/>
        </w:numPr>
      </w:pPr>
      <w:bookmarkStart w:id="45" w:name="_Toc423682786"/>
      <w:bookmarkStart w:id="46" w:name="_Toc478738613"/>
      <w:bookmarkStart w:id="47" w:name="_Toc169532695"/>
      <w:r>
        <w:t xml:space="preserve">Stakeholder </w:t>
      </w:r>
      <w:bookmarkEnd w:id="45"/>
      <w:bookmarkEnd w:id="46"/>
      <w:r w:rsidR="002B7B37">
        <w:t>Communication</w:t>
      </w:r>
      <w:bookmarkEnd w:id="47"/>
    </w:p>
    <w:p w14:paraId="43171644" w14:textId="3EA3985D" w:rsidR="007E186F" w:rsidRPr="00004B01" w:rsidRDefault="007E186F" w:rsidP="00C93894">
      <w:pPr>
        <w:pStyle w:val="DocumentText10pt"/>
        <w:widowControl w:val="0"/>
        <w:rPr>
          <w:rFonts w:cs="Century Gothic"/>
        </w:rPr>
      </w:pPr>
      <w:r>
        <w:rPr>
          <w:lang w:val="en-US"/>
        </w:rPr>
        <w:t xml:space="preserve">The </w:t>
      </w:r>
      <w:r w:rsidR="002B7B37">
        <w:rPr>
          <w:lang w:val="en-US"/>
        </w:rPr>
        <w:t>s</w:t>
      </w:r>
      <w:r>
        <w:rPr>
          <w:lang w:val="en-US"/>
        </w:rPr>
        <w:t xml:space="preserve">takeholders </w:t>
      </w:r>
      <w:r w:rsidR="00F82FB0">
        <w:rPr>
          <w:lang w:val="en-US"/>
        </w:rPr>
        <w:t xml:space="preserve">in the reviewer and approver list shall be </w:t>
      </w:r>
      <w:r w:rsidR="0062108F">
        <w:rPr>
          <w:lang w:val="en-US"/>
        </w:rPr>
        <w:t>notified of the progress and any issue found during the firmware upgrade deployment. The mode of communication shall be via email.</w:t>
      </w:r>
      <w:r>
        <w:rPr>
          <w:rFonts w:cs="Century Gothic"/>
        </w:rPr>
        <w:t xml:space="preserve"> </w:t>
      </w:r>
      <w:r w:rsidRPr="00004B01">
        <w:rPr>
          <w:rFonts w:cs="Century Gothic"/>
        </w:rPr>
        <w:t xml:space="preserve"> </w:t>
      </w:r>
    </w:p>
    <w:p w14:paraId="559E4802" w14:textId="77777777" w:rsidR="007E186F" w:rsidRDefault="007E186F" w:rsidP="00FA6016">
      <w:pPr>
        <w:pStyle w:val="Heading2"/>
        <w:numPr>
          <w:ilvl w:val="1"/>
          <w:numId w:val="3"/>
        </w:numPr>
      </w:pPr>
      <w:bookmarkStart w:id="48" w:name="_Toc474996434"/>
      <w:bookmarkStart w:id="49" w:name="_Toc478738614"/>
      <w:bookmarkStart w:id="50" w:name="_Toc169532696"/>
      <w:r>
        <w:lastRenderedPageBreak/>
        <w:t>Operational and Support Groups</w:t>
      </w:r>
      <w:bookmarkEnd w:id="48"/>
      <w:bookmarkEnd w:id="49"/>
      <w:bookmarkEnd w:id="50"/>
    </w:p>
    <w:p w14:paraId="343D645F" w14:textId="77777777" w:rsidR="007E186F" w:rsidRDefault="007E186F" w:rsidP="00FA6016">
      <w:pPr>
        <w:pStyle w:val="HiddenText"/>
        <w:numPr>
          <w:ilvl w:val="0"/>
          <w:numId w:val="9"/>
        </w:numPr>
        <w:rPr>
          <w:lang w:val="en-US"/>
        </w:rPr>
      </w:pPr>
      <w:r>
        <w:rPr>
          <w:lang w:val="en-US"/>
        </w:rPr>
        <w:t>List the support to be provided for the deployment and post go live.  For example, what role is the service desk playing and have they been informed.  Will the Business team provide trained floor walkers on go live day?</w:t>
      </w:r>
    </w:p>
    <w:p w14:paraId="32405CB7" w14:textId="615CD22F" w:rsidR="007E186F" w:rsidRDefault="007E186F" w:rsidP="00FA6016">
      <w:pPr>
        <w:pStyle w:val="DocumentText10pt"/>
        <w:numPr>
          <w:ilvl w:val="0"/>
          <w:numId w:val="9"/>
        </w:numPr>
        <w:rPr>
          <w:lang w:val="en-US"/>
        </w:rPr>
      </w:pPr>
      <w:r>
        <w:rPr>
          <w:lang w:val="en-US"/>
        </w:rPr>
        <w:t>ACCG</w:t>
      </w:r>
    </w:p>
    <w:p w14:paraId="40F84E62" w14:textId="1C05511C" w:rsidR="007E6EA5" w:rsidRDefault="00E43C03" w:rsidP="007E6EA5">
      <w:pPr>
        <w:pStyle w:val="DocumentText10pt"/>
        <w:numPr>
          <w:ilvl w:val="1"/>
          <w:numId w:val="9"/>
        </w:numPr>
        <w:rPr>
          <w:lang w:val="en-US"/>
        </w:rPr>
      </w:pPr>
      <w:r w:rsidRPr="00E43C03">
        <w:rPr>
          <w:lang w:val="en-US"/>
        </w:rPr>
        <w:t>Overall firmware upgrade process</w:t>
      </w:r>
    </w:p>
    <w:p w14:paraId="130552E0" w14:textId="7D8F9739" w:rsidR="00612DDC" w:rsidRDefault="00612DDC" w:rsidP="007E6EA5">
      <w:pPr>
        <w:pStyle w:val="DocumentText10pt"/>
        <w:numPr>
          <w:ilvl w:val="1"/>
          <w:numId w:val="9"/>
        </w:numPr>
        <w:rPr>
          <w:lang w:val="en-US"/>
        </w:rPr>
      </w:pPr>
      <w:r>
        <w:rPr>
          <w:lang w:val="en-US"/>
        </w:rPr>
        <w:t xml:space="preserve">Send progress </w:t>
      </w:r>
      <w:proofErr w:type="gramStart"/>
      <w:r>
        <w:rPr>
          <w:lang w:val="en-US"/>
        </w:rPr>
        <w:t>report</w:t>
      </w:r>
      <w:proofErr w:type="gramEnd"/>
    </w:p>
    <w:p w14:paraId="12A709F4" w14:textId="40E1AD8A" w:rsidR="00E43C03" w:rsidRDefault="00E43C03" w:rsidP="00FA6016">
      <w:pPr>
        <w:pStyle w:val="DocumentText10pt"/>
        <w:numPr>
          <w:ilvl w:val="0"/>
          <w:numId w:val="9"/>
        </w:numPr>
        <w:rPr>
          <w:lang w:val="en-US"/>
        </w:rPr>
      </w:pPr>
      <w:r w:rsidRPr="00E43C03">
        <w:rPr>
          <w:lang w:val="en-US"/>
        </w:rPr>
        <w:t>UIQ Support</w:t>
      </w:r>
    </w:p>
    <w:p w14:paraId="2CCB52F6" w14:textId="746C5DEC" w:rsidR="00E43C03" w:rsidRDefault="0072731D" w:rsidP="0072731D">
      <w:pPr>
        <w:pStyle w:val="DocumentText10pt"/>
        <w:numPr>
          <w:ilvl w:val="1"/>
          <w:numId w:val="9"/>
        </w:numPr>
        <w:rPr>
          <w:lang w:val="en-US"/>
        </w:rPr>
      </w:pPr>
      <w:r>
        <w:rPr>
          <w:lang w:val="en-US"/>
        </w:rPr>
        <w:t xml:space="preserve">General UIQ application support and </w:t>
      </w:r>
      <w:r w:rsidR="00E43C03">
        <w:rPr>
          <w:lang w:val="en-US"/>
        </w:rPr>
        <w:t>monitoring</w:t>
      </w:r>
    </w:p>
    <w:p w14:paraId="63A0C572" w14:textId="71FB66BD" w:rsidR="00612DDC" w:rsidRPr="0065735A" w:rsidRDefault="00E43C03" w:rsidP="0065735A">
      <w:pPr>
        <w:pStyle w:val="DocumentText10pt"/>
        <w:numPr>
          <w:ilvl w:val="1"/>
          <w:numId w:val="9"/>
        </w:numPr>
        <w:rPr>
          <w:lang w:val="en-US"/>
        </w:rPr>
      </w:pPr>
      <w:r>
        <w:rPr>
          <w:lang w:val="en-US"/>
        </w:rPr>
        <w:t xml:space="preserve">Support on data requests that can’t be easily retrieve from the </w:t>
      </w:r>
      <w:proofErr w:type="gramStart"/>
      <w:r>
        <w:rPr>
          <w:lang w:val="en-US"/>
        </w:rPr>
        <w:t>UI</w:t>
      </w:r>
      <w:proofErr w:type="gramEnd"/>
    </w:p>
    <w:p w14:paraId="0A50A875" w14:textId="1692041B" w:rsidR="00E43C03" w:rsidRDefault="0065735A" w:rsidP="00E43C03">
      <w:pPr>
        <w:pStyle w:val="DocumentText10pt"/>
        <w:numPr>
          <w:ilvl w:val="0"/>
          <w:numId w:val="9"/>
        </w:numPr>
        <w:rPr>
          <w:lang w:val="en-US"/>
        </w:rPr>
      </w:pPr>
      <w:r>
        <w:rPr>
          <w:lang w:val="en-US"/>
        </w:rPr>
        <w:t>Data Analytics</w:t>
      </w:r>
    </w:p>
    <w:p w14:paraId="7AB42C3D" w14:textId="6CC81B8B" w:rsidR="0065735A" w:rsidRDefault="0065735A" w:rsidP="0065735A">
      <w:pPr>
        <w:pStyle w:val="DocumentText10pt"/>
        <w:numPr>
          <w:ilvl w:val="1"/>
          <w:numId w:val="9"/>
        </w:numPr>
        <w:rPr>
          <w:lang w:val="en-US"/>
        </w:rPr>
      </w:pPr>
      <w:r>
        <w:rPr>
          <w:lang w:val="en-US"/>
        </w:rPr>
        <w:t>SIQ and PQ polling data monitoring</w:t>
      </w:r>
    </w:p>
    <w:p w14:paraId="53D59C81" w14:textId="74643AD9" w:rsidR="0065735A" w:rsidRDefault="0065735A" w:rsidP="0065735A">
      <w:pPr>
        <w:pStyle w:val="DocumentText10pt"/>
        <w:numPr>
          <w:ilvl w:val="1"/>
          <w:numId w:val="9"/>
        </w:numPr>
        <w:rPr>
          <w:lang w:val="en-US"/>
        </w:rPr>
      </w:pPr>
      <w:r>
        <w:rPr>
          <w:lang w:val="en-US"/>
        </w:rPr>
        <w:t>Support on data requests that can’t be easily retrieve from the UI</w:t>
      </w:r>
    </w:p>
    <w:p w14:paraId="754DB611" w14:textId="03E44221" w:rsidR="0065735A" w:rsidRDefault="0065735A" w:rsidP="0065735A">
      <w:pPr>
        <w:pStyle w:val="DocumentText10pt"/>
        <w:numPr>
          <w:ilvl w:val="0"/>
          <w:numId w:val="9"/>
        </w:numPr>
        <w:rPr>
          <w:lang w:val="en-US"/>
        </w:rPr>
      </w:pPr>
      <w:r>
        <w:rPr>
          <w:lang w:val="en-US"/>
        </w:rPr>
        <w:t>AMI Data (MDP</w:t>
      </w:r>
      <w:r w:rsidR="003115BB">
        <w:rPr>
          <w:lang w:val="en-US"/>
        </w:rPr>
        <w:t>)</w:t>
      </w:r>
    </w:p>
    <w:p w14:paraId="1657194A" w14:textId="113EE6C4" w:rsidR="0065735A" w:rsidRDefault="0065735A" w:rsidP="0065735A">
      <w:pPr>
        <w:pStyle w:val="DocumentText10pt"/>
        <w:numPr>
          <w:ilvl w:val="1"/>
          <w:numId w:val="9"/>
        </w:numPr>
        <w:rPr>
          <w:lang w:val="en-US"/>
        </w:rPr>
      </w:pPr>
      <w:r>
        <w:rPr>
          <w:lang w:val="en-US"/>
        </w:rPr>
        <w:t>AMI data to market monitoring</w:t>
      </w:r>
    </w:p>
    <w:p w14:paraId="57D25418" w14:textId="77777777" w:rsidR="007E186F" w:rsidRDefault="007E186F" w:rsidP="007E186F">
      <w:pPr>
        <w:pStyle w:val="HiddenText"/>
        <w:rPr>
          <w:lang w:val="en-US"/>
        </w:rPr>
      </w:pPr>
      <w:r>
        <w:rPr>
          <w:lang w:val="en-US"/>
        </w:rPr>
        <w:t>Complete the table below, listing all required resources for the deployment.</w:t>
      </w:r>
    </w:p>
    <w:p w14:paraId="3AF110A2" w14:textId="77777777" w:rsidR="007E186F" w:rsidRDefault="007E186F" w:rsidP="007E186F">
      <w:pPr>
        <w:pStyle w:val="DocumentText10pt"/>
        <w:rPr>
          <w:lang w:val="en-US"/>
        </w:rPr>
        <w:sectPr w:rsidR="007E186F" w:rsidSect="00D255E5">
          <w:pgSz w:w="11906" w:h="16838"/>
          <w:pgMar w:top="1258" w:right="930" w:bottom="1412" w:left="1440" w:header="709" w:footer="463" w:gutter="0"/>
          <w:cols w:space="708"/>
          <w:docGrid w:linePitch="360"/>
        </w:sectPr>
      </w:pPr>
    </w:p>
    <w:p w14:paraId="0B56A97B" w14:textId="6F4A6F5D" w:rsidR="009F49D5" w:rsidRDefault="009F49D5">
      <w:pPr>
        <w:rPr>
          <w:rFonts w:ascii="Century Gothic" w:hAnsi="Century Gothic"/>
          <w:b/>
          <w:bCs/>
          <w:color w:val="FFFFFF" w:themeColor="background1"/>
          <w:kern w:val="32"/>
          <w:sz w:val="32"/>
          <w:szCs w:val="44"/>
          <w:lang w:eastAsia="en-US"/>
        </w:rPr>
      </w:pPr>
    </w:p>
    <w:p w14:paraId="5BE2E332" w14:textId="41048F0E" w:rsidR="00F70647" w:rsidRPr="00415486" w:rsidRDefault="00F70647" w:rsidP="00FA6016">
      <w:pPr>
        <w:pStyle w:val="Heading1"/>
        <w:numPr>
          <w:ilvl w:val="0"/>
          <w:numId w:val="3"/>
        </w:numPr>
      </w:pPr>
      <w:bookmarkStart w:id="51" w:name="_Toc91084388"/>
      <w:bookmarkStart w:id="52" w:name="_Toc169532697"/>
      <w:bookmarkStart w:id="53" w:name="_Toc380157389"/>
      <w:bookmarkEnd w:id="33"/>
      <w:bookmarkEnd w:id="34"/>
      <w:bookmarkEnd w:id="35"/>
      <w:bookmarkEnd w:id="36"/>
      <w:r w:rsidRPr="00415486">
        <w:t>Identified Risks</w:t>
      </w:r>
      <w:bookmarkEnd w:id="51"/>
      <w:bookmarkEnd w:id="52"/>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ook w:val="04A0" w:firstRow="1" w:lastRow="0" w:firstColumn="1" w:lastColumn="0" w:noHBand="0" w:noVBand="1"/>
      </w:tblPr>
      <w:tblGrid>
        <w:gridCol w:w="692"/>
        <w:gridCol w:w="2421"/>
        <w:gridCol w:w="3433"/>
        <w:gridCol w:w="3402"/>
      </w:tblGrid>
      <w:tr w:rsidR="00F70647" w:rsidRPr="00AB1C85" w14:paraId="5EA9F978" w14:textId="77777777" w:rsidTr="0011695D">
        <w:trPr>
          <w:trHeight w:val="490"/>
        </w:trPr>
        <w:tc>
          <w:tcPr>
            <w:tcW w:w="667" w:type="dxa"/>
            <w:shd w:val="clear" w:color="auto" w:fill="31849B" w:themeFill="accent5" w:themeFillShade="BF"/>
          </w:tcPr>
          <w:p w14:paraId="7E372D26" w14:textId="77777777" w:rsidR="00F70647" w:rsidRPr="00AB1C85" w:rsidRDefault="00F70647" w:rsidP="009E61A6">
            <w:pPr>
              <w:rPr>
                <w:b/>
                <w:color w:val="FFFFFF" w:themeColor="background1"/>
                <w:sz w:val="16"/>
                <w:szCs w:val="16"/>
              </w:rPr>
            </w:pPr>
            <w:r w:rsidRPr="00AB1C85">
              <w:rPr>
                <w:b/>
                <w:color w:val="FFFFFF" w:themeColor="background1"/>
                <w:sz w:val="16"/>
                <w:szCs w:val="16"/>
              </w:rPr>
              <w:t>Ref</w:t>
            </w:r>
          </w:p>
        </w:tc>
        <w:tc>
          <w:tcPr>
            <w:tcW w:w="2421" w:type="dxa"/>
            <w:shd w:val="clear" w:color="auto" w:fill="31849B" w:themeFill="accent5" w:themeFillShade="BF"/>
          </w:tcPr>
          <w:p w14:paraId="25CC03F7" w14:textId="77777777" w:rsidR="00F70647" w:rsidRPr="00AB1C85" w:rsidRDefault="00F70647" w:rsidP="009E61A6">
            <w:pPr>
              <w:rPr>
                <w:b/>
                <w:color w:val="FFFFFF" w:themeColor="background1"/>
                <w:sz w:val="16"/>
                <w:szCs w:val="16"/>
              </w:rPr>
            </w:pPr>
            <w:r w:rsidRPr="00AB1C85">
              <w:rPr>
                <w:b/>
                <w:color w:val="FFFFFF" w:themeColor="background1"/>
                <w:sz w:val="16"/>
                <w:szCs w:val="16"/>
              </w:rPr>
              <w:t>Description</w:t>
            </w:r>
          </w:p>
        </w:tc>
        <w:tc>
          <w:tcPr>
            <w:tcW w:w="3433" w:type="dxa"/>
            <w:shd w:val="clear" w:color="auto" w:fill="31849B" w:themeFill="accent5" w:themeFillShade="BF"/>
          </w:tcPr>
          <w:p w14:paraId="1EC0E9A2" w14:textId="77777777" w:rsidR="00F70647" w:rsidRPr="00AB1C85" w:rsidRDefault="00F70647" w:rsidP="009E61A6">
            <w:pPr>
              <w:rPr>
                <w:b/>
                <w:color w:val="FFFFFF" w:themeColor="background1"/>
                <w:sz w:val="16"/>
                <w:szCs w:val="16"/>
              </w:rPr>
            </w:pPr>
            <w:r w:rsidRPr="00AB1C85">
              <w:rPr>
                <w:b/>
                <w:color w:val="FFFFFF" w:themeColor="background1"/>
                <w:sz w:val="16"/>
                <w:szCs w:val="16"/>
              </w:rPr>
              <w:t>Details</w:t>
            </w:r>
          </w:p>
        </w:tc>
        <w:tc>
          <w:tcPr>
            <w:tcW w:w="3402" w:type="dxa"/>
            <w:shd w:val="clear" w:color="auto" w:fill="31849B" w:themeFill="accent5" w:themeFillShade="BF"/>
          </w:tcPr>
          <w:p w14:paraId="69CFA997" w14:textId="77777777" w:rsidR="00F70647" w:rsidRPr="00AB1C85" w:rsidRDefault="00F70647" w:rsidP="009E61A6">
            <w:pPr>
              <w:rPr>
                <w:b/>
                <w:color w:val="FFFFFF" w:themeColor="background1"/>
                <w:sz w:val="16"/>
                <w:szCs w:val="16"/>
              </w:rPr>
            </w:pPr>
            <w:r w:rsidRPr="00AB1C85">
              <w:rPr>
                <w:b/>
                <w:color w:val="FFFFFF" w:themeColor="background1"/>
                <w:sz w:val="16"/>
                <w:szCs w:val="16"/>
              </w:rPr>
              <w:t>Mitigation</w:t>
            </w:r>
          </w:p>
        </w:tc>
      </w:tr>
      <w:tr w:rsidR="00B950AC" w:rsidRPr="00AB1C85" w14:paraId="4581A796" w14:textId="77777777" w:rsidTr="000E7B45">
        <w:tc>
          <w:tcPr>
            <w:tcW w:w="667" w:type="dxa"/>
            <w:vAlign w:val="center"/>
          </w:tcPr>
          <w:p w14:paraId="0642149B" w14:textId="35E98902" w:rsidR="00B950AC" w:rsidRPr="000E7B45" w:rsidRDefault="000E7B45" w:rsidP="000E7B45">
            <w:pPr>
              <w:jc w:val="center"/>
              <w:rPr>
                <w:rFonts w:ascii="Century Gothic" w:hAnsi="Century Gothic"/>
                <w:sz w:val="16"/>
                <w:szCs w:val="16"/>
              </w:rPr>
            </w:pPr>
            <w:r w:rsidRPr="000E7B45">
              <w:rPr>
                <w:rFonts w:ascii="Century Gothic" w:hAnsi="Century Gothic"/>
                <w:sz w:val="16"/>
                <w:szCs w:val="16"/>
              </w:rPr>
              <w:t>Risk#1</w:t>
            </w:r>
          </w:p>
        </w:tc>
        <w:tc>
          <w:tcPr>
            <w:tcW w:w="2421" w:type="dxa"/>
            <w:vAlign w:val="center"/>
          </w:tcPr>
          <w:p w14:paraId="301D41AC" w14:textId="5314985F" w:rsidR="00B950AC" w:rsidRPr="005D4F1A" w:rsidRDefault="005D4F1A" w:rsidP="009E61A6">
            <w:pPr>
              <w:rPr>
                <w:rFonts w:ascii="Century Gothic" w:hAnsi="Century Gothic"/>
                <w:sz w:val="16"/>
                <w:szCs w:val="16"/>
              </w:rPr>
            </w:pPr>
            <w:r w:rsidRPr="005D4F1A">
              <w:rPr>
                <w:rFonts w:ascii="Century Gothic" w:hAnsi="Century Gothic"/>
                <w:sz w:val="16"/>
                <w:szCs w:val="16"/>
              </w:rPr>
              <w:t xml:space="preserve">Undesired </w:t>
            </w:r>
            <w:r w:rsidR="00A606DD">
              <w:rPr>
                <w:rFonts w:ascii="Century Gothic" w:hAnsi="Century Gothic"/>
                <w:sz w:val="16"/>
                <w:szCs w:val="16"/>
              </w:rPr>
              <w:t>AP/Relay</w:t>
            </w:r>
            <w:r w:rsidR="00EE51CB" w:rsidRPr="005D4F1A">
              <w:rPr>
                <w:rFonts w:ascii="Century Gothic" w:hAnsi="Century Gothic"/>
                <w:sz w:val="16"/>
                <w:szCs w:val="16"/>
              </w:rPr>
              <w:t xml:space="preserve"> functionality</w:t>
            </w:r>
            <w:r w:rsidR="007B6687">
              <w:rPr>
                <w:rFonts w:ascii="Century Gothic" w:hAnsi="Century Gothic"/>
                <w:sz w:val="16"/>
                <w:szCs w:val="16"/>
              </w:rPr>
              <w:t xml:space="preserve"> due to new meter firmware</w:t>
            </w:r>
          </w:p>
        </w:tc>
        <w:tc>
          <w:tcPr>
            <w:tcW w:w="3433" w:type="dxa"/>
            <w:vAlign w:val="center"/>
          </w:tcPr>
          <w:p w14:paraId="6D6D2246" w14:textId="591D4972" w:rsidR="00B950AC" w:rsidRPr="005D4F1A" w:rsidRDefault="00A606DD" w:rsidP="56C07156">
            <w:pPr>
              <w:spacing w:line="259" w:lineRule="auto"/>
              <w:rPr>
                <w:rFonts w:ascii="Century Gothic" w:hAnsi="Century Gothic"/>
                <w:sz w:val="16"/>
                <w:szCs w:val="16"/>
              </w:rPr>
            </w:pPr>
            <w:r>
              <w:rPr>
                <w:rFonts w:ascii="Century Gothic" w:hAnsi="Century Gothic"/>
                <w:sz w:val="16"/>
                <w:szCs w:val="16"/>
              </w:rPr>
              <w:t>AP/Relay</w:t>
            </w:r>
            <w:r w:rsidR="00EE51CB" w:rsidRPr="005D4F1A">
              <w:rPr>
                <w:rFonts w:ascii="Century Gothic" w:hAnsi="Century Gothic"/>
                <w:sz w:val="16"/>
                <w:szCs w:val="16"/>
              </w:rPr>
              <w:t xml:space="preserve"> stops functioning correctly resulting loss of functionality</w:t>
            </w:r>
          </w:p>
        </w:tc>
        <w:tc>
          <w:tcPr>
            <w:tcW w:w="3402" w:type="dxa"/>
            <w:vAlign w:val="center"/>
          </w:tcPr>
          <w:p w14:paraId="3FDDBC5D" w14:textId="77777777" w:rsidR="005D4F1A" w:rsidRPr="005D4F1A" w:rsidRDefault="005D4F1A" w:rsidP="005D4F1A">
            <w:pPr>
              <w:pStyle w:val="ListParagraph"/>
              <w:numPr>
                <w:ilvl w:val="0"/>
                <w:numId w:val="32"/>
              </w:numPr>
              <w:ind w:left="317" w:hanging="283"/>
              <w:rPr>
                <w:sz w:val="16"/>
                <w:szCs w:val="16"/>
              </w:rPr>
            </w:pPr>
            <w:r w:rsidRPr="005D4F1A">
              <w:rPr>
                <w:sz w:val="16"/>
                <w:szCs w:val="16"/>
              </w:rPr>
              <w:t>Critical tests have been done during testing.</w:t>
            </w:r>
          </w:p>
          <w:p w14:paraId="659BE13A" w14:textId="77777777" w:rsidR="00B950AC" w:rsidRDefault="005D4F1A" w:rsidP="005D4F1A">
            <w:pPr>
              <w:pStyle w:val="ListParagraph"/>
              <w:numPr>
                <w:ilvl w:val="0"/>
                <w:numId w:val="32"/>
              </w:numPr>
              <w:ind w:left="317" w:hanging="283"/>
              <w:rPr>
                <w:sz w:val="16"/>
                <w:szCs w:val="16"/>
              </w:rPr>
            </w:pPr>
            <w:r w:rsidRPr="005D4F1A">
              <w:rPr>
                <w:sz w:val="16"/>
                <w:szCs w:val="16"/>
              </w:rPr>
              <w:t xml:space="preserve">Staged deployment of the </w:t>
            </w:r>
            <w:r w:rsidR="00A606DD">
              <w:rPr>
                <w:sz w:val="16"/>
                <w:szCs w:val="16"/>
              </w:rPr>
              <w:t>NIC</w:t>
            </w:r>
            <w:r w:rsidRPr="005D4F1A">
              <w:rPr>
                <w:sz w:val="16"/>
                <w:szCs w:val="16"/>
              </w:rPr>
              <w:t xml:space="preserve"> firmware.</w:t>
            </w:r>
          </w:p>
          <w:p w14:paraId="0EC8B984" w14:textId="5C53631E" w:rsidR="007C5EE7" w:rsidRPr="005D4F1A" w:rsidRDefault="007C5EE7" w:rsidP="005D4F1A">
            <w:pPr>
              <w:pStyle w:val="ListParagraph"/>
              <w:numPr>
                <w:ilvl w:val="0"/>
                <w:numId w:val="32"/>
              </w:numPr>
              <w:ind w:left="317" w:hanging="283"/>
              <w:rPr>
                <w:sz w:val="16"/>
                <w:szCs w:val="16"/>
              </w:rPr>
            </w:pPr>
            <w:r>
              <w:rPr>
                <w:sz w:val="16"/>
                <w:szCs w:val="16"/>
              </w:rPr>
              <w:t>Revert the firmware to the previous version</w:t>
            </w:r>
          </w:p>
        </w:tc>
      </w:tr>
      <w:tr w:rsidR="00EE63E0" w:rsidRPr="00AB1C85" w14:paraId="0C98E161" w14:textId="77777777" w:rsidTr="000E7B45">
        <w:tc>
          <w:tcPr>
            <w:tcW w:w="667" w:type="dxa"/>
            <w:vAlign w:val="center"/>
          </w:tcPr>
          <w:p w14:paraId="177147D7" w14:textId="6EA94788" w:rsidR="00EE63E0" w:rsidRPr="000E7B45" w:rsidRDefault="000E7B45" w:rsidP="000E7B45">
            <w:pPr>
              <w:jc w:val="center"/>
              <w:rPr>
                <w:rFonts w:ascii="Century Gothic" w:hAnsi="Century Gothic"/>
                <w:sz w:val="16"/>
                <w:szCs w:val="16"/>
              </w:rPr>
            </w:pPr>
            <w:r w:rsidRPr="000E7B45">
              <w:rPr>
                <w:rFonts w:ascii="Century Gothic" w:hAnsi="Century Gothic"/>
                <w:sz w:val="16"/>
                <w:szCs w:val="16"/>
              </w:rPr>
              <w:t>Risk#2</w:t>
            </w:r>
          </w:p>
        </w:tc>
        <w:tc>
          <w:tcPr>
            <w:tcW w:w="2421" w:type="dxa"/>
            <w:vAlign w:val="center"/>
          </w:tcPr>
          <w:p w14:paraId="6FDDC14B" w14:textId="4BFCEB41" w:rsidR="00EE63E0" w:rsidRPr="005D4F1A" w:rsidRDefault="00EE63E0" w:rsidP="009E61A6">
            <w:pPr>
              <w:rPr>
                <w:rFonts w:ascii="Century Gothic" w:hAnsi="Century Gothic"/>
                <w:sz w:val="16"/>
                <w:szCs w:val="16"/>
              </w:rPr>
            </w:pPr>
          </w:p>
        </w:tc>
        <w:tc>
          <w:tcPr>
            <w:tcW w:w="3433" w:type="dxa"/>
            <w:vAlign w:val="center"/>
          </w:tcPr>
          <w:p w14:paraId="294D514F" w14:textId="608DCE47" w:rsidR="00EE63E0" w:rsidRPr="005D4F1A" w:rsidRDefault="00EE63E0" w:rsidP="56C07156">
            <w:pPr>
              <w:spacing w:line="259" w:lineRule="auto"/>
              <w:rPr>
                <w:rFonts w:ascii="Century Gothic" w:hAnsi="Century Gothic"/>
                <w:sz w:val="16"/>
                <w:szCs w:val="16"/>
              </w:rPr>
            </w:pPr>
          </w:p>
        </w:tc>
        <w:tc>
          <w:tcPr>
            <w:tcW w:w="3402" w:type="dxa"/>
            <w:vAlign w:val="center"/>
          </w:tcPr>
          <w:p w14:paraId="16350F4E" w14:textId="746486CE" w:rsidR="002A12BF" w:rsidRPr="005D4F1A" w:rsidRDefault="002A12BF" w:rsidP="00A54262">
            <w:pPr>
              <w:pStyle w:val="ListParagraph"/>
              <w:numPr>
                <w:ilvl w:val="0"/>
                <w:numId w:val="32"/>
              </w:numPr>
              <w:ind w:left="317" w:hanging="283"/>
              <w:rPr>
                <w:sz w:val="16"/>
                <w:szCs w:val="16"/>
              </w:rPr>
            </w:pPr>
          </w:p>
        </w:tc>
      </w:tr>
      <w:tr w:rsidR="00B950AC" w:rsidRPr="00AB1C85" w14:paraId="5756DB11" w14:textId="77777777" w:rsidTr="000E7B45">
        <w:tc>
          <w:tcPr>
            <w:tcW w:w="667" w:type="dxa"/>
            <w:vAlign w:val="center"/>
          </w:tcPr>
          <w:p w14:paraId="789CCC49" w14:textId="44E6F681" w:rsidR="00B950AC" w:rsidRPr="000E7B45" w:rsidRDefault="00B950AC" w:rsidP="000E7B45">
            <w:pPr>
              <w:jc w:val="center"/>
              <w:rPr>
                <w:rFonts w:ascii="Century Gothic" w:hAnsi="Century Gothic"/>
                <w:sz w:val="16"/>
                <w:szCs w:val="16"/>
              </w:rPr>
            </w:pPr>
          </w:p>
        </w:tc>
        <w:tc>
          <w:tcPr>
            <w:tcW w:w="2421" w:type="dxa"/>
            <w:vAlign w:val="center"/>
          </w:tcPr>
          <w:p w14:paraId="32561424" w14:textId="16B8A6E2" w:rsidR="00B950AC" w:rsidRPr="005D4F1A" w:rsidRDefault="00B950AC" w:rsidP="009E61A6">
            <w:pPr>
              <w:rPr>
                <w:rFonts w:ascii="Century Gothic" w:hAnsi="Century Gothic"/>
                <w:sz w:val="16"/>
                <w:szCs w:val="16"/>
              </w:rPr>
            </w:pPr>
          </w:p>
        </w:tc>
        <w:tc>
          <w:tcPr>
            <w:tcW w:w="3433" w:type="dxa"/>
            <w:vAlign w:val="center"/>
          </w:tcPr>
          <w:p w14:paraId="2B4F7A3A" w14:textId="7D0A7F0A" w:rsidR="00B950AC" w:rsidRPr="005D4F1A" w:rsidRDefault="00B950AC" w:rsidP="56C07156">
            <w:pPr>
              <w:spacing w:line="259" w:lineRule="auto"/>
              <w:rPr>
                <w:rFonts w:ascii="Century Gothic" w:hAnsi="Century Gothic"/>
                <w:sz w:val="16"/>
                <w:szCs w:val="16"/>
              </w:rPr>
            </w:pPr>
          </w:p>
        </w:tc>
        <w:tc>
          <w:tcPr>
            <w:tcW w:w="3402" w:type="dxa"/>
            <w:vAlign w:val="center"/>
          </w:tcPr>
          <w:p w14:paraId="2310D20C" w14:textId="77777777" w:rsidR="00B950AC" w:rsidRPr="005D4F1A" w:rsidRDefault="00B950AC" w:rsidP="009E61A6">
            <w:pPr>
              <w:rPr>
                <w:rFonts w:ascii="Century Gothic" w:hAnsi="Century Gothic"/>
                <w:sz w:val="16"/>
                <w:szCs w:val="16"/>
              </w:rPr>
            </w:pPr>
          </w:p>
        </w:tc>
      </w:tr>
      <w:tr w:rsidR="0011695D" w:rsidRPr="00AB1C85" w14:paraId="474CAC9C" w14:textId="77777777" w:rsidTr="000E7B45">
        <w:tc>
          <w:tcPr>
            <w:tcW w:w="667" w:type="dxa"/>
            <w:vAlign w:val="center"/>
          </w:tcPr>
          <w:p w14:paraId="39D454D9" w14:textId="4D89B14F" w:rsidR="000E7B45" w:rsidRPr="000E7B45" w:rsidRDefault="000E7B45" w:rsidP="000E7B45">
            <w:pPr>
              <w:jc w:val="center"/>
              <w:rPr>
                <w:rFonts w:ascii="Century Gothic" w:hAnsi="Century Gothic"/>
                <w:sz w:val="16"/>
                <w:szCs w:val="16"/>
              </w:rPr>
            </w:pPr>
          </w:p>
        </w:tc>
        <w:tc>
          <w:tcPr>
            <w:tcW w:w="2421" w:type="dxa"/>
            <w:vAlign w:val="center"/>
          </w:tcPr>
          <w:p w14:paraId="21C7E406" w14:textId="358F179D" w:rsidR="0011695D" w:rsidRPr="005D4F1A" w:rsidRDefault="0011695D" w:rsidP="009E61A6">
            <w:pPr>
              <w:rPr>
                <w:rFonts w:ascii="Century Gothic" w:hAnsi="Century Gothic"/>
                <w:sz w:val="16"/>
                <w:szCs w:val="16"/>
              </w:rPr>
            </w:pPr>
          </w:p>
        </w:tc>
        <w:tc>
          <w:tcPr>
            <w:tcW w:w="3433" w:type="dxa"/>
            <w:vAlign w:val="center"/>
          </w:tcPr>
          <w:p w14:paraId="0C836FD5" w14:textId="65C0EE9E" w:rsidR="0011695D" w:rsidRPr="005D4F1A" w:rsidRDefault="0011695D" w:rsidP="56C07156">
            <w:pPr>
              <w:spacing w:line="259" w:lineRule="auto"/>
              <w:rPr>
                <w:rFonts w:ascii="Century Gothic" w:hAnsi="Century Gothic"/>
                <w:sz w:val="16"/>
                <w:szCs w:val="16"/>
              </w:rPr>
            </w:pPr>
          </w:p>
        </w:tc>
        <w:tc>
          <w:tcPr>
            <w:tcW w:w="3402" w:type="dxa"/>
            <w:vAlign w:val="center"/>
          </w:tcPr>
          <w:p w14:paraId="2965F3F4" w14:textId="6B8B9ADD" w:rsidR="0011695D" w:rsidRPr="005D4F1A" w:rsidRDefault="0011695D" w:rsidP="009E61A6">
            <w:pPr>
              <w:rPr>
                <w:rFonts w:ascii="Century Gothic" w:hAnsi="Century Gothic"/>
                <w:sz w:val="16"/>
                <w:szCs w:val="16"/>
              </w:rPr>
            </w:pPr>
          </w:p>
        </w:tc>
      </w:tr>
    </w:tbl>
    <w:p w14:paraId="59871B84" w14:textId="1D1BBC08" w:rsidR="00F70647" w:rsidRDefault="00F70647" w:rsidP="001F58C5"/>
    <w:p w14:paraId="4C094C62" w14:textId="105FCBC0" w:rsidR="00C1557E" w:rsidRDefault="00C1557E" w:rsidP="001F58C5"/>
    <w:p w14:paraId="46184244" w14:textId="252A477F" w:rsidR="00C1557E" w:rsidRDefault="00C1557E" w:rsidP="001F58C5"/>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54" w:name="_Cost_(SIT_and"/>
      <w:bookmarkStart w:id="55" w:name="_Toc358975645"/>
      <w:bookmarkStart w:id="56" w:name="_Toc358975983"/>
      <w:bookmarkStart w:id="57" w:name="_Toc358975646"/>
      <w:bookmarkStart w:id="58" w:name="_Toc358975984"/>
      <w:bookmarkStart w:id="59" w:name="_Toc358975647"/>
      <w:bookmarkStart w:id="60" w:name="_Toc358975985"/>
      <w:bookmarkStart w:id="61" w:name="_Toc366760359"/>
      <w:bookmarkStart w:id="62" w:name="_Toc367440136"/>
      <w:bookmarkStart w:id="63" w:name="_Toc380157393"/>
      <w:bookmarkEnd w:id="53"/>
      <w:bookmarkEnd w:id="54"/>
      <w:bookmarkEnd w:id="55"/>
      <w:bookmarkEnd w:id="56"/>
      <w:bookmarkEnd w:id="57"/>
      <w:bookmarkEnd w:id="58"/>
      <w:bookmarkEnd w:id="59"/>
      <w:bookmarkEnd w:id="60"/>
    </w:p>
    <w:p w14:paraId="5ABAAB4F" w14:textId="77777777" w:rsidR="00E716EA" w:rsidRPr="0033470A" w:rsidRDefault="00AB4E91" w:rsidP="00FA6016">
      <w:pPr>
        <w:pStyle w:val="Heading1"/>
        <w:numPr>
          <w:ilvl w:val="0"/>
          <w:numId w:val="3"/>
        </w:numPr>
      </w:pPr>
      <w:bookmarkStart w:id="64" w:name="_Test_Results"/>
      <w:bookmarkStart w:id="65" w:name="_Toc91084391"/>
      <w:bookmarkStart w:id="66" w:name="_Toc169532698"/>
      <w:bookmarkEnd w:id="61"/>
      <w:bookmarkEnd w:id="62"/>
      <w:bookmarkEnd w:id="63"/>
      <w:bookmarkEnd w:id="64"/>
      <w:r w:rsidRPr="0033470A">
        <w:lastRenderedPageBreak/>
        <w:t>Appendix</w:t>
      </w:r>
      <w:bookmarkEnd w:id="65"/>
      <w:bookmarkEnd w:id="66"/>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05361FDA" w14:textId="238B848A" w:rsidR="00E20582" w:rsidRPr="0012090B" w:rsidRDefault="00E20582" w:rsidP="009F49D5">
      <w:bookmarkStart w:id="67" w:name="_UAT_Testing_Results"/>
      <w:bookmarkEnd w:id="67"/>
    </w:p>
    <w:p w14:paraId="65909F1E" w14:textId="77777777" w:rsidR="004172FB" w:rsidRDefault="004172FB" w:rsidP="00947468">
      <w:pPr>
        <w:pStyle w:val="DocumentText10pt"/>
      </w:pPr>
    </w:p>
    <w:p w14:paraId="23C4DDE1" w14:textId="277DE1D9" w:rsidR="00DE7AC9" w:rsidRDefault="00DE7AC9" w:rsidP="00DE7AC9">
      <w:pPr>
        <w:pStyle w:val="DocumentText10pt"/>
        <w:ind w:left="356"/>
        <w:jc w:val="both"/>
      </w:pPr>
    </w:p>
    <w:p w14:paraId="2FC7C58F" w14:textId="43A11BE7" w:rsidR="00DE7AC9" w:rsidRDefault="00DE7AC9" w:rsidP="00DE7AC9">
      <w:pPr>
        <w:pStyle w:val="DocumentText10pt"/>
        <w:ind w:left="356"/>
        <w:jc w:val="both"/>
      </w:pPr>
    </w:p>
    <w:p w14:paraId="4581D1E7" w14:textId="77777777" w:rsidR="0072325D" w:rsidRDefault="0072325D" w:rsidP="00DE7AC9">
      <w:pPr>
        <w:pStyle w:val="DocumentText10pt"/>
        <w:ind w:left="356"/>
        <w:jc w:val="both"/>
      </w:pPr>
    </w:p>
    <w:p w14:paraId="14830D48" w14:textId="76C51A8C" w:rsidR="00A5304E" w:rsidRDefault="00A5304E" w:rsidP="00A5304E">
      <w:pPr>
        <w:pStyle w:val="Heading2"/>
        <w:numPr>
          <w:ilvl w:val="1"/>
          <w:numId w:val="3"/>
        </w:numPr>
      </w:pPr>
      <w:bookmarkStart w:id="68" w:name="_Toc169532699"/>
      <w:r>
        <w:t>FWU Progress Report</w:t>
      </w:r>
      <w:bookmarkEnd w:id="68"/>
    </w:p>
    <w:p w14:paraId="143A0CD5" w14:textId="731D088E" w:rsidR="00A5304E" w:rsidRDefault="00A5304E" w:rsidP="00A5304E">
      <w:pPr>
        <w:pStyle w:val="DocumentText10pt"/>
        <w:ind w:left="720"/>
      </w:pPr>
      <w:r>
        <w:t>The following information shall be sen</w:t>
      </w:r>
      <w:r w:rsidR="008C152C">
        <w:t>t</w:t>
      </w:r>
      <w:r>
        <w:t xml:space="preserve"> as part of the daily FWU progress report. </w:t>
      </w:r>
    </w:p>
    <w:p w14:paraId="3BDE3555" w14:textId="735C4ECF" w:rsidR="008C152C" w:rsidRDefault="008C152C" w:rsidP="008C152C">
      <w:pPr>
        <w:pStyle w:val="DocumentText10pt"/>
      </w:pPr>
    </w:p>
    <w:tbl>
      <w:tblPr>
        <w:tblW w:w="9067" w:type="dxa"/>
        <w:tblLook w:val="04A0" w:firstRow="1" w:lastRow="0" w:firstColumn="1" w:lastColumn="0" w:noHBand="0" w:noVBand="1"/>
      </w:tblPr>
      <w:tblGrid>
        <w:gridCol w:w="1555"/>
        <w:gridCol w:w="3969"/>
        <w:gridCol w:w="3543"/>
      </w:tblGrid>
      <w:tr w:rsidR="00B00E99" w14:paraId="62C99BD7" w14:textId="77777777" w:rsidTr="00B00E99">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A32BAD7" w14:textId="19CC563A"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Issue#</w:t>
            </w:r>
          </w:p>
        </w:tc>
        <w:tc>
          <w:tcPr>
            <w:tcW w:w="3969" w:type="dxa"/>
            <w:tcBorders>
              <w:top w:val="single" w:sz="4" w:space="0" w:color="auto"/>
              <w:left w:val="nil"/>
              <w:bottom w:val="single" w:sz="4" w:space="0" w:color="auto"/>
              <w:right w:val="single" w:sz="4" w:space="0" w:color="auto"/>
            </w:tcBorders>
            <w:shd w:val="clear" w:color="000000" w:fill="D9E1F2"/>
            <w:noWrap/>
            <w:vAlign w:val="center"/>
            <w:hideMark/>
          </w:tcPr>
          <w:p w14:paraId="3736BBB3" w14:textId="2218E50B"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Summary</w:t>
            </w:r>
          </w:p>
        </w:tc>
        <w:tc>
          <w:tcPr>
            <w:tcW w:w="3543" w:type="dxa"/>
            <w:tcBorders>
              <w:top w:val="single" w:sz="4" w:space="0" w:color="auto"/>
              <w:left w:val="nil"/>
              <w:bottom w:val="single" w:sz="4" w:space="0" w:color="auto"/>
              <w:right w:val="single" w:sz="4" w:space="0" w:color="auto"/>
            </w:tcBorders>
            <w:shd w:val="clear" w:color="000000" w:fill="D9E1F2"/>
            <w:noWrap/>
            <w:vAlign w:val="center"/>
            <w:hideMark/>
          </w:tcPr>
          <w:p w14:paraId="49CB8397" w14:textId="5E19A1DD"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Status</w:t>
            </w:r>
          </w:p>
        </w:tc>
      </w:tr>
      <w:tr w:rsidR="00B00E99" w14:paraId="602272F4" w14:textId="77777777" w:rsidTr="00DC3ACD">
        <w:trPr>
          <w:trHeight w:val="300"/>
        </w:trPr>
        <w:tc>
          <w:tcPr>
            <w:tcW w:w="1555" w:type="dxa"/>
            <w:tcBorders>
              <w:top w:val="nil"/>
              <w:left w:val="single" w:sz="4" w:space="0" w:color="auto"/>
              <w:bottom w:val="single" w:sz="4" w:space="0" w:color="auto"/>
              <w:right w:val="single" w:sz="4" w:space="0" w:color="auto"/>
            </w:tcBorders>
            <w:shd w:val="clear" w:color="auto" w:fill="auto"/>
            <w:noWrap/>
            <w:vAlign w:val="center"/>
          </w:tcPr>
          <w:p w14:paraId="6B6C6EE1" w14:textId="77777777" w:rsidR="00B00E99" w:rsidRDefault="00B00E99" w:rsidP="000A6257">
            <w:pPr>
              <w:jc w:val="center"/>
              <w:rPr>
                <w:rFonts w:ascii="Calibri" w:hAnsi="Calibri" w:cs="Calibri"/>
                <w:color w:val="000000"/>
                <w:sz w:val="22"/>
                <w:szCs w:val="22"/>
              </w:rPr>
            </w:pPr>
          </w:p>
        </w:tc>
        <w:tc>
          <w:tcPr>
            <w:tcW w:w="3969" w:type="dxa"/>
            <w:tcBorders>
              <w:top w:val="nil"/>
              <w:left w:val="nil"/>
              <w:bottom w:val="single" w:sz="4" w:space="0" w:color="auto"/>
              <w:right w:val="single" w:sz="4" w:space="0" w:color="auto"/>
            </w:tcBorders>
            <w:shd w:val="clear" w:color="auto" w:fill="auto"/>
            <w:noWrap/>
            <w:vAlign w:val="center"/>
          </w:tcPr>
          <w:p w14:paraId="39E69D88" w14:textId="16E6D967" w:rsidR="00B00E99" w:rsidRDefault="00B00E99" w:rsidP="000A6257">
            <w:pPr>
              <w:jc w:val="center"/>
              <w:rPr>
                <w:rFonts w:ascii="Calibri" w:hAnsi="Calibri" w:cs="Calibri"/>
                <w:color w:val="000000"/>
                <w:sz w:val="22"/>
                <w:szCs w:val="22"/>
              </w:rPr>
            </w:pPr>
          </w:p>
        </w:tc>
        <w:tc>
          <w:tcPr>
            <w:tcW w:w="3543" w:type="dxa"/>
            <w:tcBorders>
              <w:top w:val="nil"/>
              <w:left w:val="nil"/>
              <w:bottom w:val="single" w:sz="4" w:space="0" w:color="auto"/>
              <w:right w:val="single" w:sz="4" w:space="0" w:color="auto"/>
            </w:tcBorders>
            <w:shd w:val="clear" w:color="auto" w:fill="auto"/>
            <w:noWrap/>
            <w:vAlign w:val="center"/>
            <w:hideMark/>
          </w:tcPr>
          <w:p w14:paraId="5F36448B" w14:textId="748E6C8A" w:rsidR="00B00E99" w:rsidRDefault="00B00E99" w:rsidP="000A6257">
            <w:pPr>
              <w:jc w:val="center"/>
              <w:rPr>
                <w:rFonts w:ascii="Calibri" w:hAnsi="Calibri" w:cs="Calibri"/>
                <w:color w:val="000000"/>
                <w:sz w:val="22"/>
                <w:szCs w:val="22"/>
              </w:rPr>
            </w:pPr>
          </w:p>
        </w:tc>
      </w:tr>
    </w:tbl>
    <w:p w14:paraId="374842AD" w14:textId="77777777" w:rsidR="008C152C" w:rsidRDefault="008C152C" w:rsidP="008C152C">
      <w:pPr>
        <w:pStyle w:val="DocumentText10pt"/>
      </w:pPr>
    </w:p>
    <w:p w14:paraId="5AA3B041" w14:textId="77777777" w:rsidR="008C152C" w:rsidRDefault="008C152C" w:rsidP="008C152C">
      <w:pPr>
        <w:pStyle w:val="DocumentText10pt"/>
      </w:pPr>
    </w:p>
    <w:tbl>
      <w:tblPr>
        <w:tblW w:w="9493" w:type="dxa"/>
        <w:tblLook w:val="04A0" w:firstRow="1" w:lastRow="0" w:firstColumn="1" w:lastColumn="0" w:noHBand="0" w:noVBand="1"/>
      </w:tblPr>
      <w:tblGrid>
        <w:gridCol w:w="1555"/>
        <w:gridCol w:w="1559"/>
        <w:gridCol w:w="1276"/>
        <w:gridCol w:w="1417"/>
        <w:gridCol w:w="1276"/>
        <w:gridCol w:w="992"/>
        <w:gridCol w:w="1418"/>
      </w:tblGrid>
      <w:tr w:rsidR="00FD307D" w14:paraId="2D05DADB" w14:textId="77777777" w:rsidTr="00FD307D">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957BA3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Project Name</w:t>
            </w:r>
          </w:p>
        </w:tc>
        <w:tc>
          <w:tcPr>
            <w:tcW w:w="1559" w:type="dxa"/>
            <w:tcBorders>
              <w:top w:val="single" w:sz="4" w:space="0" w:color="auto"/>
              <w:left w:val="nil"/>
              <w:bottom w:val="single" w:sz="4" w:space="0" w:color="auto"/>
              <w:right w:val="single" w:sz="4" w:space="0" w:color="auto"/>
            </w:tcBorders>
            <w:shd w:val="clear" w:color="000000" w:fill="D9E1F2"/>
            <w:noWrap/>
            <w:vAlign w:val="center"/>
            <w:hideMark/>
          </w:tcPr>
          <w:p w14:paraId="358F19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Start</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4DE0C78C"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Stop</w:t>
            </w:r>
          </w:p>
        </w:tc>
        <w:tc>
          <w:tcPr>
            <w:tcW w:w="1417" w:type="dxa"/>
            <w:tcBorders>
              <w:top w:val="single" w:sz="4" w:space="0" w:color="auto"/>
              <w:left w:val="nil"/>
              <w:bottom w:val="single" w:sz="4" w:space="0" w:color="auto"/>
              <w:right w:val="single" w:sz="4" w:space="0" w:color="auto"/>
            </w:tcBorders>
            <w:shd w:val="clear" w:color="000000" w:fill="D9E1F2"/>
            <w:noWrap/>
            <w:vAlign w:val="center"/>
            <w:hideMark/>
          </w:tcPr>
          <w:p w14:paraId="4354148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Total Devices</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0BA49AF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Succeeded</w:t>
            </w:r>
          </w:p>
        </w:tc>
        <w:tc>
          <w:tcPr>
            <w:tcW w:w="992" w:type="dxa"/>
            <w:tcBorders>
              <w:top w:val="single" w:sz="4" w:space="0" w:color="auto"/>
              <w:left w:val="nil"/>
              <w:bottom w:val="single" w:sz="4" w:space="0" w:color="auto"/>
              <w:right w:val="single" w:sz="4" w:space="0" w:color="auto"/>
            </w:tcBorders>
            <w:shd w:val="clear" w:color="000000" w:fill="D9E1F2"/>
            <w:noWrap/>
            <w:vAlign w:val="center"/>
            <w:hideMark/>
          </w:tcPr>
          <w:p w14:paraId="44D9F5B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Failed</w:t>
            </w:r>
          </w:p>
        </w:tc>
        <w:tc>
          <w:tcPr>
            <w:tcW w:w="1418" w:type="dxa"/>
            <w:tcBorders>
              <w:top w:val="single" w:sz="4" w:space="0" w:color="auto"/>
              <w:left w:val="nil"/>
              <w:bottom w:val="single" w:sz="4" w:space="0" w:color="auto"/>
              <w:right w:val="single" w:sz="4" w:space="0" w:color="auto"/>
            </w:tcBorders>
            <w:shd w:val="clear" w:color="000000" w:fill="D9E1F2"/>
            <w:noWrap/>
            <w:vAlign w:val="center"/>
            <w:hideMark/>
          </w:tcPr>
          <w:p w14:paraId="78B403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completed</w:t>
            </w:r>
          </w:p>
        </w:tc>
      </w:tr>
      <w:tr w:rsidR="00FD307D" w14:paraId="7DE855B0" w14:textId="77777777" w:rsidTr="00FD307D">
        <w:trPr>
          <w:trHeight w:val="3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54A9D0CF" w14:textId="04FE3DB2" w:rsidR="00FD307D" w:rsidRDefault="00FD307D">
            <w:pPr>
              <w:jc w:val="center"/>
              <w:rPr>
                <w:rFonts w:ascii="Calibri" w:hAnsi="Calibri" w:cs="Calibri"/>
                <w:color w:val="000000"/>
                <w:sz w:val="22"/>
                <w:szCs w:val="22"/>
              </w:rPr>
            </w:pPr>
          </w:p>
        </w:tc>
        <w:tc>
          <w:tcPr>
            <w:tcW w:w="1559" w:type="dxa"/>
            <w:tcBorders>
              <w:top w:val="nil"/>
              <w:left w:val="nil"/>
              <w:bottom w:val="single" w:sz="4" w:space="0" w:color="auto"/>
              <w:right w:val="single" w:sz="4" w:space="0" w:color="auto"/>
            </w:tcBorders>
            <w:shd w:val="clear" w:color="auto" w:fill="auto"/>
            <w:noWrap/>
            <w:vAlign w:val="center"/>
            <w:hideMark/>
          </w:tcPr>
          <w:p w14:paraId="11BC797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14:paraId="068C325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4B739C87"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14:paraId="2D48C2FB"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14:paraId="5B6CEC27"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1418" w:type="dxa"/>
            <w:tcBorders>
              <w:top w:val="nil"/>
              <w:left w:val="nil"/>
              <w:bottom w:val="single" w:sz="4" w:space="0" w:color="auto"/>
              <w:right w:val="single" w:sz="4" w:space="0" w:color="auto"/>
            </w:tcBorders>
            <w:shd w:val="clear" w:color="auto" w:fill="auto"/>
            <w:noWrap/>
            <w:vAlign w:val="center"/>
            <w:hideMark/>
          </w:tcPr>
          <w:p w14:paraId="7CAC6D41"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r>
    </w:tbl>
    <w:p w14:paraId="1CFC4858" w14:textId="09C0E905" w:rsidR="00374396" w:rsidRDefault="00374396">
      <w:pPr>
        <w:rPr>
          <w:rFonts w:ascii="Century Gothic" w:hAnsi="Century Gothic"/>
          <w:sz w:val="20"/>
          <w:szCs w:val="20"/>
          <w:lang w:val="en-US"/>
        </w:rPr>
      </w:pPr>
      <w:r>
        <w:rPr>
          <w:lang w:val="en-US"/>
        </w:rPr>
        <w:br w:type="page"/>
      </w:r>
    </w:p>
    <w:p w14:paraId="48B81AE1" w14:textId="77777777" w:rsidR="00374396" w:rsidRPr="00374396" w:rsidRDefault="00374396" w:rsidP="00374396">
      <w:pPr>
        <w:pStyle w:val="DocumentText10pt"/>
        <w:rPr>
          <w:lang w:val="en-US" w:eastAsia="en-AU"/>
        </w:rPr>
        <w:sectPr w:rsidR="00374396" w:rsidRPr="00374396" w:rsidSect="0031222A">
          <w:headerReference w:type="default" r:id="rId22"/>
          <w:pgSz w:w="11906" w:h="16838"/>
          <w:pgMar w:top="1077" w:right="1440" w:bottom="1440" w:left="1134" w:header="709" w:footer="0" w:gutter="0"/>
          <w:cols w:space="708"/>
          <w:docGrid w:linePitch="360"/>
        </w:sectPr>
      </w:pPr>
    </w:p>
    <w:p w14:paraId="0E923F1E" w14:textId="77777777" w:rsidR="006B39E6" w:rsidRPr="006B39E6" w:rsidRDefault="006B39E6" w:rsidP="006B39E6">
      <w:pPr>
        <w:pStyle w:val="DocumentText10pt"/>
      </w:pPr>
      <w:bookmarkStart w:id="69" w:name="_Defects_Recorded"/>
      <w:bookmarkStart w:id="70" w:name="_Toc380157406"/>
      <w:bookmarkEnd w:id="69"/>
    </w:p>
    <w:p w14:paraId="1B8C166D" w14:textId="77777777" w:rsidR="00E716EA" w:rsidRPr="003F73CA" w:rsidRDefault="00E716EA" w:rsidP="00FA6016">
      <w:pPr>
        <w:pStyle w:val="Heading1"/>
        <w:numPr>
          <w:ilvl w:val="0"/>
          <w:numId w:val="3"/>
        </w:numPr>
      </w:pPr>
      <w:bookmarkStart w:id="71" w:name="_Toc91084402"/>
      <w:bookmarkStart w:id="72" w:name="_Toc169532700"/>
      <w:r w:rsidRPr="003F73CA">
        <w:t>Revision</w:t>
      </w:r>
      <w:bookmarkEnd w:id="70"/>
      <w:bookmarkEnd w:id="71"/>
      <w:bookmarkEnd w:id="72"/>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77777777" w:rsidR="00E716EA" w:rsidRPr="00D219AC" w:rsidRDefault="00751945" w:rsidP="001F58C5">
            <w:pPr>
              <w:pStyle w:val="TableText"/>
              <w:rPr>
                <w:rFonts w:eastAsia="Calibri"/>
                <w:sz w:val="16"/>
                <w:szCs w:val="16"/>
              </w:rPr>
            </w:pPr>
            <w:r w:rsidRPr="00D219AC">
              <w:rPr>
                <w:rFonts w:eastAsia="Calibri"/>
                <w:sz w:val="16"/>
                <w:szCs w:val="16"/>
              </w:rPr>
              <w:t>0.1</w:t>
            </w:r>
          </w:p>
        </w:tc>
        <w:tc>
          <w:tcPr>
            <w:tcW w:w="2066" w:type="dxa"/>
            <w:vAlign w:val="center"/>
          </w:tcPr>
          <w:p w14:paraId="01E20335" w14:textId="1D40BD03" w:rsidR="00E716EA" w:rsidRPr="00D219AC" w:rsidRDefault="00A606DD" w:rsidP="002C2012">
            <w:pPr>
              <w:pStyle w:val="TableText"/>
              <w:rPr>
                <w:rFonts w:eastAsia="Calibri"/>
                <w:sz w:val="16"/>
                <w:szCs w:val="16"/>
              </w:rPr>
            </w:pPr>
            <w:r>
              <w:rPr>
                <w:rFonts w:eastAsia="Calibri"/>
                <w:sz w:val="16"/>
                <w:szCs w:val="16"/>
              </w:rPr>
              <w:t>04 June 2024</w:t>
            </w:r>
          </w:p>
        </w:tc>
        <w:tc>
          <w:tcPr>
            <w:tcW w:w="1926" w:type="dxa"/>
            <w:vAlign w:val="center"/>
          </w:tcPr>
          <w:p w14:paraId="56A1C6F8" w14:textId="46BAB959" w:rsidR="00E716EA" w:rsidRPr="00D219AC" w:rsidRDefault="00A606DD" w:rsidP="001F58C5">
            <w:pPr>
              <w:pStyle w:val="TableText"/>
              <w:rPr>
                <w:rFonts w:eastAsia="Calibri"/>
                <w:sz w:val="16"/>
                <w:szCs w:val="16"/>
              </w:rPr>
            </w:pPr>
            <w:r>
              <w:rPr>
                <w:rFonts w:eastAsia="Calibri"/>
                <w:sz w:val="16"/>
                <w:szCs w:val="16"/>
              </w:rPr>
              <w:t>PA</w:t>
            </w:r>
          </w:p>
        </w:tc>
        <w:tc>
          <w:tcPr>
            <w:tcW w:w="4486" w:type="dxa"/>
            <w:vAlign w:val="center"/>
          </w:tcPr>
          <w:p w14:paraId="175AF336" w14:textId="7A864B12" w:rsidR="00E716EA" w:rsidRPr="00D219AC" w:rsidRDefault="003829FD" w:rsidP="001F58C5">
            <w:pPr>
              <w:pStyle w:val="TableText"/>
              <w:rPr>
                <w:rFonts w:eastAsia="Calibri"/>
                <w:sz w:val="16"/>
                <w:szCs w:val="16"/>
              </w:rPr>
            </w:pPr>
            <w:r w:rsidRPr="00D219AC">
              <w:rPr>
                <w:rFonts w:eastAsia="Calibri"/>
                <w:sz w:val="16"/>
                <w:szCs w:val="16"/>
              </w:rPr>
              <w:t>Draft</w:t>
            </w:r>
          </w:p>
        </w:tc>
      </w:tr>
      <w:tr w:rsidR="00564D23" w:rsidRPr="00D219AC" w14:paraId="7C74D77C" w14:textId="77777777" w:rsidTr="192311FB">
        <w:tc>
          <w:tcPr>
            <w:tcW w:w="1161" w:type="dxa"/>
            <w:vAlign w:val="center"/>
          </w:tcPr>
          <w:p w14:paraId="534A74F7" w14:textId="4FD2706F" w:rsidR="00564D23" w:rsidRPr="00D219AC" w:rsidRDefault="007C5EE7" w:rsidP="56C07156">
            <w:pPr>
              <w:pStyle w:val="TableText"/>
              <w:rPr>
                <w:rFonts w:eastAsia="Century Gothic" w:cs="Century Gothic"/>
                <w:sz w:val="16"/>
                <w:szCs w:val="16"/>
              </w:rPr>
            </w:pPr>
            <w:r>
              <w:rPr>
                <w:rFonts w:eastAsia="Century Gothic" w:cs="Century Gothic"/>
                <w:sz w:val="16"/>
                <w:szCs w:val="16"/>
              </w:rPr>
              <w:t>0.2</w:t>
            </w:r>
          </w:p>
        </w:tc>
        <w:tc>
          <w:tcPr>
            <w:tcW w:w="2066" w:type="dxa"/>
            <w:vAlign w:val="center"/>
          </w:tcPr>
          <w:p w14:paraId="6A75FD25" w14:textId="6C5C011E" w:rsidR="00564D23" w:rsidRPr="00D219AC" w:rsidRDefault="007C5EE7" w:rsidP="56C07156">
            <w:pPr>
              <w:pStyle w:val="TableText"/>
              <w:rPr>
                <w:rFonts w:eastAsia="Century Gothic" w:cs="Century Gothic"/>
                <w:sz w:val="16"/>
                <w:szCs w:val="16"/>
              </w:rPr>
            </w:pPr>
            <w:r>
              <w:rPr>
                <w:rFonts w:eastAsia="Century Gothic" w:cs="Century Gothic"/>
                <w:sz w:val="16"/>
                <w:szCs w:val="16"/>
              </w:rPr>
              <w:t>06 June 202</w:t>
            </w:r>
            <w:r w:rsidR="00A45732">
              <w:rPr>
                <w:rFonts w:eastAsia="Century Gothic" w:cs="Century Gothic"/>
                <w:sz w:val="16"/>
                <w:szCs w:val="16"/>
              </w:rPr>
              <w:t>4</w:t>
            </w:r>
          </w:p>
        </w:tc>
        <w:tc>
          <w:tcPr>
            <w:tcW w:w="1926" w:type="dxa"/>
            <w:vAlign w:val="center"/>
          </w:tcPr>
          <w:p w14:paraId="4B7D7757" w14:textId="5A2C2874" w:rsidR="00564D23" w:rsidRPr="00D219AC" w:rsidRDefault="00A45732" w:rsidP="56C07156">
            <w:pPr>
              <w:pStyle w:val="TableText"/>
              <w:rPr>
                <w:rFonts w:eastAsia="Century Gothic" w:cs="Century Gothic"/>
                <w:sz w:val="16"/>
                <w:szCs w:val="16"/>
              </w:rPr>
            </w:pPr>
            <w:r>
              <w:rPr>
                <w:rFonts w:eastAsia="Century Gothic" w:cs="Century Gothic"/>
                <w:sz w:val="16"/>
                <w:szCs w:val="16"/>
              </w:rPr>
              <w:t>LJ</w:t>
            </w:r>
          </w:p>
        </w:tc>
        <w:tc>
          <w:tcPr>
            <w:tcW w:w="4486" w:type="dxa"/>
            <w:vAlign w:val="center"/>
          </w:tcPr>
          <w:p w14:paraId="27582AF6" w14:textId="5FD6EB5B" w:rsidR="00564D23" w:rsidRPr="00D219AC" w:rsidRDefault="00A45732" w:rsidP="56C07156">
            <w:pPr>
              <w:pStyle w:val="TableText"/>
              <w:rPr>
                <w:rFonts w:eastAsia="Century Gothic" w:cs="Century Gothic"/>
                <w:sz w:val="16"/>
                <w:szCs w:val="16"/>
              </w:rPr>
            </w:pPr>
            <w:r>
              <w:rPr>
                <w:rFonts w:eastAsia="Century Gothic" w:cs="Century Gothic"/>
                <w:sz w:val="16"/>
                <w:szCs w:val="16"/>
              </w:rPr>
              <w:t>Added comments and minor edits</w:t>
            </w:r>
          </w:p>
        </w:tc>
      </w:tr>
      <w:tr w:rsidR="00E404BE" w:rsidRPr="00D219AC" w14:paraId="6594526D" w14:textId="77777777" w:rsidTr="192311FB">
        <w:tc>
          <w:tcPr>
            <w:tcW w:w="1161" w:type="dxa"/>
            <w:vAlign w:val="center"/>
          </w:tcPr>
          <w:p w14:paraId="649B1B56" w14:textId="22E285DB" w:rsidR="00E404BE" w:rsidRPr="00D219AC" w:rsidRDefault="0035729E" w:rsidP="001F58C5">
            <w:pPr>
              <w:pStyle w:val="TableText"/>
              <w:rPr>
                <w:rFonts w:eastAsia="Calibri"/>
                <w:sz w:val="16"/>
                <w:szCs w:val="16"/>
              </w:rPr>
            </w:pPr>
            <w:r>
              <w:rPr>
                <w:rFonts w:eastAsia="Calibri"/>
                <w:sz w:val="16"/>
                <w:szCs w:val="16"/>
              </w:rPr>
              <w:t>0.3</w:t>
            </w:r>
          </w:p>
        </w:tc>
        <w:tc>
          <w:tcPr>
            <w:tcW w:w="2066" w:type="dxa"/>
            <w:vAlign w:val="center"/>
          </w:tcPr>
          <w:p w14:paraId="2D7498BF" w14:textId="65AD20C8" w:rsidR="00E404BE" w:rsidRPr="003F35D9" w:rsidRDefault="00955933" w:rsidP="002C2012">
            <w:pPr>
              <w:pStyle w:val="TableText"/>
              <w:rPr>
                <w:rFonts w:eastAsia="Century Gothic" w:cs="Century Gothic"/>
                <w:sz w:val="16"/>
                <w:szCs w:val="16"/>
              </w:rPr>
            </w:pPr>
            <w:r w:rsidRPr="00955933">
              <w:rPr>
                <w:rFonts w:eastAsia="Century Gothic" w:cs="Century Gothic"/>
                <w:sz w:val="16"/>
                <w:szCs w:val="16"/>
              </w:rPr>
              <w:t>18</w:t>
            </w:r>
            <w:r>
              <w:rPr>
                <w:rFonts w:eastAsia="Century Gothic" w:cs="Century Gothic"/>
                <w:sz w:val="16"/>
                <w:szCs w:val="16"/>
              </w:rPr>
              <w:t xml:space="preserve"> </w:t>
            </w:r>
            <w:r w:rsidR="003F35D9">
              <w:rPr>
                <w:rFonts w:eastAsia="Century Gothic" w:cs="Century Gothic"/>
                <w:sz w:val="16"/>
                <w:szCs w:val="16"/>
              </w:rPr>
              <w:t xml:space="preserve">June </w:t>
            </w:r>
            <w:r w:rsidRPr="00955933">
              <w:rPr>
                <w:rFonts w:eastAsia="Century Gothic" w:cs="Century Gothic"/>
                <w:sz w:val="16"/>
                <w:szCs w:val="16"/>
              </w:rPr>
              <w:t>2024</w:t>
            </w:r>
          </w:p>
        </w:tc>
        <w:tc>
          <w:tcPr>
            <w:tcW w:w="1926" w:type="dxa"/>
            <w:vAlign w:val="center"/>
          </w:tcPr>
          <w:p w14:paraId="6D149D71" w14:textId="5FCEE59A" w:rsidR="00E404BE" w:rsidRPr="00D219AC" w:rsidRDefault="003F35D9" w:rsidP="001F58C5">
            <w:pPr>
              <w:pStyle w:val="TableText"/>
              <w:rPr>
                <w:rFonts w:eastAsia="Calibri"/>
                <w:sz w:val="16"/>
                <w:szCs w:val="16"/>
              </w:rPr>
            </w:pPr>
            <w:r>
              <w:rPr>
                <w:rFonts w:eastAsia="Calibri"/>
                <w:sz w:val="16"/>
                <w:szCs w:val="16"/>
              </w:rPr>
              <w:t>PA</w:t>
            </w:r>
          </w:p>
        </w:tc>
        <w:tc>
          <w:tcPr>
            <w:tcW w:w="4486" w:type="dxa"/>
            <w:vAlign w:val="center"/>
          </w:tcPr>
          <w:p w14:paraId="4AE8F1E2" w14:textId="02DCECDF" w:rsidR="00E404BE" w:rsidRPr="00D219AC" w:rsidRDefault="003F35D9" w:rsidP="001F58C5">
            <w:pPr>
              <w:pStyle w:val="TableText"/>
              <w:rPr>
                <w:rFonts w:eastAsia="Calibri"/>
                <w:sz w:val="16"/>
                <w:szCs w:val="16"/>
              </w:rPr>
            </w:pPr>
            <w:proofErr w:type="spellStart"/>
            <w:r>
              <w:rPr>
                <w:rFonts w:eastAsia="Calibri"/>
                <w:sz w:val="16"/>
                <w:szCs w:val="16"/>
              </w:rPr>
              <w:t>Recomanded</w:t>
            </w:r>
            <w:proofErr w:type="spellEnd"/>
            <w:r>
              <w:rPr>
                <w:rFonts w:eastAsia="Calibri"/>
                <w:sz w:val="16"/>
                <w:szCs w:val="16"/>
              </w:rPr>
              <w:t xml:space="preserve"> comments added</w:t>
            </w:r>
          </w:p>
        </w:tc>
      </w:tr>
      <w:tr w:rsidR="00E77F50" w:rsidRPr="00D219AC" w14:paraId="2AA18196" w14:textId="77777777" w:rsidTr="192311FB">
        <w:tc>
          <w:tcPr>
            <w:tcW w:w="1161" w:type="dxa"/>
            <w:vAlign w:val="center"/>
          </w:tcPr>
          <w:p w14:paraId="14F5F363" w14:textId="41075530" w:rsidR="00E77F50" w:rsidRDefault="00E77F50" w:rsidP="001F58C5">
            <w:pPr>
              <w:pStyle w:val="TableText"/>
              <w:rPr>
                <w:rFonts w:eastAsia="Calibri"/>
                <w:sz w:val="16"/>
                <w:szCs w:val="16"/>
              </w:rPr>
            </w:pPr>
          </w:p>
        </w:tc>
        <w:tc>
          <w:tcPr>
            <w:tcW w:w="2066" w:type="dxa"/>
            <w:vAlign w:val="center"/>
          </w:tcPr>
          <w:p w14:paraId="3A86DAB5" w14:textId="03BB3C5C" w:rsidR="00E77F50" w:rsidRDefault="00E77F50" w:rsidP="002C2012">
            <w:pPr>
              <w:pStyle w:val="TableText"/>
              <w:rPr>
                <w:rFonts w:eastAsia="Calibri"/>
                <w:sz w:val="16"/>
                <w:szCs w:val="16"/>
              </w:rPr>
            </w:pPr>
          </w:p>
        </w:tc>
        <w:tc>
          <w:tcPr>
            <w:tcW w:w="1926" w:type="dxa"/>
            <w:vAlign w:val="center"/>
          </w:tcPr>
          <w:p w14:paraId="62811F01" w14:textId="78843A3D" w:rsidR="00E77F50" w:rsidRDefault="00E77F50" w:rsidP="001F58C5">
            <w:pPr>
              <w:pStyle w:val="TableText"/>
              <w:rPr>
                <w:rFonts w:eastAsia="Calibri"/>
                <w:sz w:val="16"/>
                <w:szCs w:val="16"/>
              </w:rPr>
            </w:pPr>
          </w:p>
        </w:tc>
        <w:tc>
          <w:tcPr>
            <w:tcW w:w="4486" w:type="dxa"/>
            <w:vAlign w:val="center"/>
          </w:tcPr>
          <w:p w14:paraId="0E8F4D9F" w14:textId="16F60E03" w:rsidR="00E77F50" w:rsidRDefault="00E77F50" w:rsidP="001F58C5">
            <w:pPr>
              <w:pStyle w:val="TableText"/>
              <w:rPr>
                <w:rFonts w:eastAsia="Calibri"/>
                <w:sz w:val="16"/>
                <w:szCs w:val="16"/>
              </w:rPr>
            </w:pPr>
          </w:p>
        </w:tc>
      </w:tr>
      <w:tr w:rsidR="00EA74FE" w:rsidRPr="00D219AC" w14:paraId="4D4A3A6C" w14:textId="77777777" w:rsidTr="192311FB">
        <w:tc>
          <w:tcPr>
            <w:tcW w:w="1161" w:type="dxa"/>
            <w:vAlign w:val="center"/>
          </w:tcPr>
          <w:p w14:paraId="7B3990D3" w14:textId="18B4FFD3" w:rsidR="00EA74FE" w:rsidRPr="192311FB" w:rsidRDefault="00EA74FE" w:rsidP="001F58C5">
            <w:pPr>
              <w:pStyle w:val="TableText"/>
              <w:rPr>
                <w:rFonts w:eastAsia="Calibri"/>
                <w:sz w:val="16"/>
                <w:szCs w:val="16"/>
              </w:rPr>
            </w:pPr>
          </w:p>
        </w:tc>
        <w:tc>
          <w:tcPr>
            <w:tcW w:w="2066" w:type="dxa"/>
            <w:vAlign w:val="center"/>
          </w:tcPr>
          <w:p w14:paraId="6A75F5BF" w14:textId="66E5CB4C" w:rsidR="00EA74FE" w:rsidRDefault="00EA74FE" w:rsidP="002C2012">
            <w:pPr>
              <w:pStyle w:val="TableText"/>
              <w:rPr>
                <w:rFonts w:eastAsia="Calibri"/>
                <w:sz w:val="16"/>
                <w:szCs w:val="16"/>
              </w:rPr>
            </w:pPr>
          </w:p>
        </w:tc>
        <w:tc>
          <w:tcPr>
            <w:tcW w:w="1926" w:type="dxa"/>
            <w:vAlign w:val="center"/>
          </w:tcPr>
          <w:p w14:paraId="4A618D68" w14:textId="2D2105BC" w:rsidR="00EA74FE" w:rsidRPr="192311FB" w:rsidRDefault="00EA74FE" w:rsidP="001F58C5">
            <w:pPr>
              <w:pStyle w:val="TableText"/>
              <w:rPr>
                <w:rFonts w:eastAsia="Calibri"/>
                <w:sz w:val="16"/>
                <w:szCs w:val="16"/>
              </w:rPr>
            </w:pPr>
          </w:p>
        </w:tc>
        <w:tc>
          <w:tcPr>
            <w:tcW w:w="4486" w:type="dxa"/>
            <w:vAlign w:val="center"/>
          </w:tcPr>
          <w:p w14:paraId="1B7AB3A3" w14:textId="4F70956B" w:rsidR="00EA74FE" w:rsidRDefault="00EA74FE" w:rsidP="001F58C5">
            <w:pPr>
              <w:pStyle w:val="TableText"/>
              <w:rPr>
                <w:rFonts w:eastAsia="Calibri"/>
                <w:sz w:val="16"/>
                <w:szCs w:val="16"/>
              </w:rPr>
            </w:pP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73" w:name="_Appendix_A_–"/>
      <w:bookmarkEnd w:id="73"/>
    </w:p>
    <w:sectPr w:rsidR="004431DD" w:rsidRPr="003F73CA" w:rsidSect="00260586">
      <w:pgSz w:w="11906" w:h="16838"/>
      <w:pgMar w:top="1440" w:right="1133" w:bottom="1079" w:left="1134"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rillas, Leonard" w:date="2024-06-06T16:55:00Z" w:initials="JL">
    <w:p w14:paraId="79099F55" w14:textId="77777777" w:rsidR="005712B2" w:rsidRDefault="005712B2">
      <w:pPr>
        <w:pStyle w:val="CommentText"/>
      </w:pPr>
      <w:r>
        <w:rPr>
          <w:rStyle w:val="CommentReference"/>
        </w:rPr>
        <w:annotationRef/>
      </w:r>
      <w:r>
        <w:t xml:space="preserve">Add link of the test certificate under Location </w:t>
      </w:r>
    </w:p>
  </w:comment>
  <w:comment w:id="2" w:author="Jarillas, Leonard" w:date="2024-06-06T16:55:00Z" w:initials="JL">
    <w:p w14:paraId="168C930D" w14:textId="77777777" w:rsidR="00CE0403" w:rsidRDefault="00CE0403">
      <w:pPr>
        <w:pStyle w:val="CommentText"/>
      </w:pPr>
      <w:r>
        <w:rPr>
          <w:rStyle w:val="CommentReference"/>
        </w:rPr>
        <w:annotationRef/>
      </w:r>
      <w:r>
        <w:t>Add Karl, Graeme, Wayne, Jogy, Kamau in the reviewer</w:t>
      </w:r>
    </w:p>
  </w:comment>
  <w:comment w:id="8" w:author="Njuguna, Kamau" w:date="2024-06-07T09:49:00Z" w:initials="NK">
    <w:p w14:paraId="5361A62A" w14:textId="77777777" w:rsidR="00F17180" w:rsidRDefault="00F17180">
      <w:pPr>
        <w:pStyle w:val="CommentText"/>
      </w:pPr>
      <w:r>
        <w:rPr>
          <w:rStyle w:val="CommentReference"/>
        </w:rPr>
        <w:annotationRef/>
      </w:r>
      <w:r>
        <w:t>Add Relays</w:t>
      </w:r>
    </w:p>
  </w:comment>
  <w:comment w:id="16" w:author="Jarillas, Leonard" w:date="2024-06-06T17:05:00Z" w:initials="JL">
    <w:p w14:paraId="59806D9E" w14:textId="31FBAEA5" w:rsidR="00183ABE" w:rsidRDefault="00183ABE">
      <w:pPr>
        <w:pStyle w:val="CommentText"/>
      </w:pPr>
      <w:r>
        <w:rPr>
          <w:rStyle w:val="CommentReference"/>
        </w:rPr>
        <w:annotationRef/>
      </w:r>
      <w:r>
        <w:t>Include the monitoring of meter performance in the data to be collected. For example, hourly meter read schedule</w:t>
      </w:r>
    </w:p>
  </w:comment>
  <w:comment w:id="20" w:author="Jarillas, Leonard" w:date="2024-06-06T17:32:00Z" w:initials="JL">
    <w:p w14:paraId="5E6EA8F7" w14:textId="77777777" w:rsidR="00781354" w:rsidRDefault="00781354">
      <w:pPr>
        <w:pStyle w:val="CommentText"/>
      </w:pPr>
      <w:r>
        <w:rPr>
          <w:rStyle w:val="CommentReference"/>
        </w:rPr>
        <w:annotationRef/>
      </w:r>
      <w:r>
        <w:t>The figure indicates to finish the AP first before the relay but this is updating the AP and relay at the same time?</w:t>
      </w:r>
    </w:p>
  </w:comment>
  <w:comment w:id="22" w:author="Jarillas, Leonard" w:date="2024-06-06T17:29:00Z" w:initials="JL">
    <w:p w14:paraId="382E58B2" w14:textId="60B59051" w:rsidR="00376237" w:rsidRDefault="00376237">
      <w:pPr>
        <w:pStyle w:val="CommentText"/>
      </w:pPr>
      <w:r>
        <w:rPr>
          <w:rStyle w:val="CommentReference"/>
        </w:rPr>
        <w:annotationRef/>
      </w:r>
      <w:r>
        <w:t>Need to be 100% since this is an AP</w:t>
      </w:r>
    </w:p>
  </w:comment>
  <w:comment w:id="26" w:author="Jarillas, Leonard" w:date="2024-06-06T17:34:00Z" w:initials="JL">
    <w:p w14:paraId="1C319C51" w14:textId="77777777" w:rsidR="008947E0" w:rsidRDefault="008947E0">
      <w:pPr>
        <w:pStyle w:val="CommentText"/>
      </w:pPr>
      <w:r>
        <w:rPr>
          <w:rStyle w:val="CommentReference"/>
        </w:rPr>
        <w:annotationRef/>
      </w:r>
      <w:r>
        <w:t>Check the current firmware BAU AP/Relay audits to avoid conflicts</w:t>
      </w:r>
    </w:p>
  </w:comment>
  <w:comment w:id="27" w:author="Jarillas, Leonard" w:date="2024-06-06T17:34:00Z" w:initials="JL">
    <w:p w14:paraId="427BED71" w14:textId="77777777" w:rsidR="00860701" w:rsidRDefault="00860701">
      <w:pPr>
        <w:pStyle w:val="CommentText"/>
      </w:pPr>
      <w:r>
        <w:rPr>
          <w:rStyle w:val="CommentReference"/>
        </w:rPr>
        <w:annotationRef/>
      </w:r>
      <w:r>
        <w:t>Change this for the AP/Relay</w:t>
      </w:r>
    </w:p>
  </w:comment>
  <w:comment w:id="40" w:author="Jarillas, Leonard" w:date="2024-06-06T17:36:00Z" w:initials="JL">
    <w:p w14:paraId="119F82FB" w14:textId="77777777" w:rsidR="00290E2E" w:rsidRDefault="00290E2E" w:rsidP="00DE7AC9">
      <w:pPr>
        <w:pStyle w:val="CommentText"/>
      </w:pPr>
      <w:r>
        <w:rPr>
          <w:rStyle w:val="CommentReference"/>
        </w:rPr>
        <w:annotationRef/>
      </w:r>
      <w:r>
        <w:t>Stakeholders for Stage 1 and 2 will be the reviewers of this document</w:t>
      </w:r>
    </w:p>
  </w:comment>
  <w:comment w:id="41" w:author="Jarillas, Leonard" w:date="2024-06-06T17:36:00Z" w:initials="JL">
    <w:p w14:paraId="25327CF0" w14:textId="77777777" w:rsidR="00193F1F" w:rsidRDefault="00193F1F">
      <w:pPr>
        <w:pStyle w:val="CommentText"/>
      </w:pPr>
      <w:r>
        <w:rPr>
          <w:rStyle w:val="CommentReference"/>
        </w:rPr>
        <w:annotationRef/>
      </w:r>
      <w:r>
        <w:t>Stakeholders for BAU will be the approvers of this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099F55" w15:done="0"/>
  <w15:commentEx w15:paraId="168C930D" w15:done="0"/>
  <w15:commentEx w15:paraId="5361A62A" w15:done="0"/>
  <w15:commentEx w15:paraId="59806D9E" w15:done="0"/>
  <w15:commentEx w15:paraId="5E6EA8F7" w15:done="0"/>
  <w15:commentEx w15:paraId="382E58B2" w15:done="0"/>
  <w15:commentEx w15:paraId="1C319C51" w15:done="0"/>
  <w15:commentEx w15:paraId="427BED71" w15:done="0"/>
  <w15:commentEx w15:paraId="119F82FB" w15:done="0"/>
  <w15:commentEx w15:paraId="2532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0C686A" w16cex:dateUtc="2024-06-06T06:55:00Z"/>
  <w16cex:commentExtensible w16cex:durableId="2A0C689C" w16cex:dateUtc="2024-06-06T06:55:00Z"/>
  <w16cex:commentExtensible w16cex:durableId="2A0D5619" w16cex:dateUtc="2024-06-06T23:49:00Z"/>
  <w16cex:commentExtensible w16cex:durableId="2A0C6ACB" w16cex:dateUtc="2024-06-06T07:05:00Z"/>
  <w16cex:commentExtensible w16cex:durableId="2A0C711B" w16cex:dateUtc="2024-06-06T07:32:00Z"/>
  <w16cex:commentExtensible w16cex:durableId="2A0C7081" w16cex:dateUtc="2024-06-06T07:29:00Z"/>
  <w16cex:commentExtensible w16cex:durableId="2A0C718D" w16cex:dateUtc="2024-06-06T07:34:00Z"/>
  <w16cex:commentExtensible w16cex:durableId="2A0C71A2" w16cex:dateUtc="2024-06-06T07:34:00Z"/>
  <w16cex:commentExtensible w16cex:durableId="2A0C721F" w16cex:dateUtc="2024-06-06T07:36:00Z"/>
  <w16cex:commentExtensible w16cex:durableId="2A0C722F" w16cex:dateUtc="2024-06-06T0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099F55" w16cid:durableId="2A0C686A"/>
  <w16cid:commentId w16cid:paraId="168C930D" w16cid:durableId="2A0C689C"/>
  <w16cid:commentId w16cid:paraId="5361A62A" w16cid:durableId="2A0D5619"/>
  <w16cid:commentId w16cid:paraId="59806D9E" w16cid:durableId="2A0C6ACB"/>
  <w16cid:commentId w16cid:paraId="5E6EA8F7" w16cid:durableId="2A0C711B"/>
  <w16cid:commentId w16cid:paraId="382E58B2" w16cid:durableId="2A0C7081"/>
  <w16cid:commentId w16cid:paraId="1C319C51" w16cid:durableId="2A0C718D"/>
  <w16cid:commentId w16cid:paraId="427BED71" w16cid:durableId="2A0C71A2"/>
  <w16cid:commentId w16cid:paraId="119F82FB" w16cid:durableId="2A0C721F"/>
  <w16cid:commentId w16cid:paraId="25327CF0" w16cid:durableId="2A0C72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E4ADF" w14:textId="77777777" w:rsidR="00446E4F" w:rsidRDefault="00446E4F" w:rsidP="001F58C5">
      <w:r>
        <w:separator/>
      </w:r>
    </w:p>
  </w:endnote>
  <w:endnote w:type="continuationSeparator" w:id="0">
    <w:p w14:paraId="784EE673" w14:textId="77777777" w:rsidR="00446E4F" w:rsidRDefault="00446E4F" w:rsidP="001F58C5">
      <w:r>
        <w:continuationSeparator/>
      </w:r>
    </w:p>
  </w:endnote>
  <w:endnote w:type="continuationNotice" w:id="1">
    <w:p w14:paraId="429F0945" w14:textId="77777777" w:rsidR="00446E4F" w:rsidRDefault="00446E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86F6A" w14:textId="474E6741" w:rsidR="000A6257" w:rsidRPr="001F58C5" w:rsidRDefault="00A45732" w:rsidP="00F9569D">
    <w:pPr>
      <w:pStyle w:val="Footer"/>
      <w:tabs>
        <w:tab w:val="clear" w:pos="4153"/>
        <w:tab w:val="clear" w:pos="8306"/>
        <w:tab w:val="right" w:pos="9639"/>
      </w:tabs>
      <w:rPr>
        <w:sz w:val="16"/>
        <w:szCs w:val="16"/>
      </w:rPr>
    </w:pPr>
    <w:r>
      <w:rPr>
        <w:sz w:val="16"/>
        <w:szCs w:val="16"/>
      </w:rPr>
      <w:t xml:space="preserve">AP/Relay </w:t>
    </w:r>
    <w:r w:rsidR="004C54DB">
      <w:rPr>
        <w:sz w:val="16"/>
        <w:szCs w:val="16"/>
      </w:rPr>
      <w:t>5.4.3</w:t>
    </w:r>
    <w:r w:rsidR="000A6257" w:rsidRPr="001F58C5">
      <w:rPr>
        <w:sz w:val="16"/>
        <w:szCs w:val="16"/>
      </w:rPr>
      <w:fldChar w:fldCharType="begin"/>
    </w:r>
    <w:r w:rsidR="000A6257" w:rsidRPr="001F58C5">
      <w:rPr>
        <w:sz w:val="16"/>
        <w:szCs w:val="16"/>
      </w:rPr>
      <w:instrText xml:space="preserve"> FILENAME   \* MERGEFORMAT </w:instrText>
    </w:r>
    <w:r w:rsidR="000A6257" w:rsidRPr="001F58C5">
      <w:rPr>
        <w:sz w:val="16"/>
        <w:szCs w:val="16"/>
      </w:rPr>
      <w:fldChar w:fldCharType="separate"/>
    </w:r>
    <w:r w:rsidR="000A6257">
      <w:rPr>
        <w:noProof/>
        <w:sz w:val="16"/>
        <w:szCs w:val="16"/>
      </w:rPr>
      <w:t xml:space="preserve"> Firmware - Deployment Plan v0.1.docx</w:t>
    </w:r>
    <w:r w:rsidR="000A6257" w:rsidRPr="001F58C5">
      <w:rPr>
        <w:sz w:val="16"/>
        <w:szCs w:val="16"/>
      </w:rPr>
      <w:fldChar w:fldCharType="end"/>
    </w:r>
    <w:r w:rsidR="000A6257" w:rsidRPr="001F58C5">
      <w:rPr>
        <w:sz w:val="16"/>
        <w:szCs w:val="16"/>
      </w:rPr>
      <w:tab/>
      <w:t xml:space="preserve">Page </w:t>
    </w:r>
    <w:r w:rsidR="000A6257" w:rsidRPr="001F58C5">
      <w:rPr>
        <w:b/>
        <w:bCs/>
        <w:sz w:val="16"/>
        <w:szCs w:val="16"/>
      </w:rPr>
      <w:fldChar w:fldCharType="begin"/>
    </w:r>
    <w:r w:rsidR="000A6257" w:rsidRPr="001F58C5">
      <w:rPr>
        <w:b/>
        <w:bCs/>
        <w:sz w:val="16"/>
        <w:szCs w:val="16"/>
      </w:rPr>
      <w:instrText xml:space="preserve"> PAGE </w:instrText>
    </w:r>
    <w:r w:rsidR="000A6257" w:rsidRPr="001F58C5">
      <w:rPr>
        <w:b/>
        <w:bCs/>
        <w:sz w:val="16"/>
        <w:szCs w:val="16"/>
      </w:rPr>
      <w:fldChar w:fldCharType="separate"/>
    </w:r>
    <w:r w:rsidR="000A6257">
      <w:rPr>
        <w:b/>
        <w:bCs/>
        <w:noProof/>
        <w:sz w:val="16"/>
        <w:szCs w:val="16"/>
      </w:rPr>
      <w:t>11</w:t>
    </w:r>
    <w:r w:rsidR="000A6257" w:rsidRPr="001F58C5">
      <w:rPr>
        <w:b/>
        <w:bCs/>
        <w:sz w:val="16"/>
        <w:szCs w:val="16"/>
      </w:rPr>
      <w:fldChar w:fldCharType="end"/>
    </w:r>
    <w:r w:rsidR="000A6257" w:rsidRPr="001F58C5">
      <w:rPr>
        <w:sz w:val="16"/>
        <w:szCs w:val="16"/>
      </w:rPr>
      <w:t xml:space="preserve"> of </w:t>
    </w:r>
    <w:r w:rsidR="000A6257" w:rsidRPr="001F58C5">
      <w:rPr>
        <w:b/>
        <w:bCs/>
        <w:sz w:val="16"/>
        <w:szCs w:val="16"/>
      </w:rPr>
      <w:fldChar w:fldCharType="begin"/>
    </w:r>
    <w:r w:rsidR="000A6257" w:rsidRPr="001F58C5">
      <w:rPr>
        <w:b/>
        <w:bCs/>
        <w:sz w:val="16"/>
        <w:szCs w:val="16"/>
      </w:rPr>
      <w:instrText xml:space="preserve"> NUMPAGES  </w:instrText>
    </w:r>
    <w:r w:rsidR="000A6257" w:rsidRPr="001F58C5">
      <w:rPr>
        <w:b/>
        <w:bCs/>
        <w:sz w:val="16"/>
        <w:szCs w:val="16"/>
      </w:rPr>
      <w:fldChar w:fldCharType="separate"/>
    </w:r>
    <w:r w:rsidR="000A6257">
      <w:rPr>
        <w:b/>
        <w:bCs/>
        <w:noProof/>
        <w:sz w:val="16"/>
        <w:szCs w:val="16"/>
      </w:rPr>
      <w:t>16</w:t>
    </w:r>
    <w:r w:rsidR="000A6257" w:rsidRPr="001F58C5">
      <w:rPr>
        <w:b/>
        <w:bCs/>
        <w:sz w:val="16"/>
        <w:szCs w:val="16"/>
      </w:rPr>
      <w:fldChar w:fldCharType="end"/>
    </w:r>
  </w:p>
  <w:p w14:paraId="6116FA4A" w14:textId="77777777" w:rsidR="000A6257" w:rsidRDefault="000A6257" w:rsidP="001F58C5"/>
  <w:p w14:paraId="498CDF58" w14:textId="77777777" w:rsidR="000A6257" w:rsidRDefault="000A6257"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915D7" w14:textId="4E23FE37" w:rsidR="000A6257" w:rsidRPr="00776601" w:rsidRDefault="000A6257" w:rsidP="00776601">
    <w:pPr>
      <w:pStyle w:val="Footer"/>
      <w:tabs>
        <w:tab w:val="clear" w:pos="8306"/>
        <w:tab w:val="right" w:pos="7797"/>
      </w:tabs>
      <w:rPr>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Pr>
        <w:noProof/>
        <w:sz w:val="16"/>
        <w:szCs w:val="16"/>
      </w:rPr>
      <w:t>5MS Meter Firmware - Deployment Plan v0.1.docx</w:t>
    </w:r>
    <w:r w:rsidRPr="00776601">
      <w:rPr>
        <w:noProof/>
        <w:sz w:val="16"/>
        <w:szCs w:val="16"/>
      </w:rPr>
      <w:fldChar w:fldCharType="end"/>
    </w:r>
    <w:r w:rsidRPr="00776601">
      <w:rPr>
        <w:sz w:val="16"/>
        <w:szCs w:val="16"/>
      </w:rPr>
      <w:tab/>
    </w:r>
    <w:r w:rsidRPr="00776601">
      <w:rPr>
        <w:sz w:val="16"/>
        <w:szCs w:val="16"/>
      </w:rPr>
      <w:tab/>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6DC3C" w14:textId="77777777" w:rsidR="00446E4F" w:rsidRDefault="00446E4F" w:rsidP="001F58C5">
      <w:r>
        <w:separator/>
      </w:r>
    </w:p>
  </w:footnote>
  <w:footnote w:type="continuationSeparator" w:id="0">
    <w:p w14:paraId="78ECEEC6" w14:textId="77777777" w:rsidR="00446E4F" w:rsidRDefault="00446E4F" w:rsidP="001F58C5">
      <w:r>
        <w:continuationSeparator/>
      </w:r>
    </w:p>
  </w:footnote>
  <w:footnote w:type="continuationNotice" w:id="1">
    <w:p w14:paraId="3FC5D971" w14:textId="77777777" w:rsidR="00446E4F" w:rsidRDefault="00446E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075C" w14:textId="77777777" w:rsidR="000A6257" w:rsidRDefault="000A6257"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2" name="Picture 2">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6" name="Picture 6">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8EB18" w14:textId="77777777" w:rsidR="000A6257" w:rsidRDefault="000A6257"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EE847" w14:textId="77777777" w:rsidR="000A6257" w:rsidRDefault="000A6257"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6B5C21D2"/>
    <w:lvl w:ilvl="0" w:tplc="F4DE7400">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357"/>
        </w:tabs>
        <w:ind w:left="357"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A2D02D8"/>
    <w:multiLevelType w:val="hybridMultilevel"/>
    <w:tmpl w:val="AEDC9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371BCE"/>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7" w15:restartNumberingAfterBreak="0">
    <w:nsid w:val="0DA4083C"/>
    <w:multiLevelType w:val="hybridMultilevel"/>
    <w:tmpl w:val="1A7EDA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E4C050C"/>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9" w15:restartNumberingAfterBreak="0">
    <w:nsid w:val="1F25046D"/>
    <w:multiLevelType w:val="hybridMultilevel"/>
    <w:tmpl w:val="F66E81F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23146CC1"/>
    <w:multiLevelType w:val="hybridMultilevel"/>
    <w:tmpl w:val="0C30DD46"/>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156365"/>
    <w:multiLevelType w:val="hybridMultilevel"/>
    <w:tmpl w:val="CCF0C04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2CC41A5E"/>
    <w:multiLevelType w:val="multilevel"/>
    <w:tmpl w:val="A33CE39A"/>
    <w:lvl w:ilvl="0">
      <w:start w:val="1"/>
      <w:numFmt w:val="decimal"/>
      <w:lvlText w:val="%1."/>
      <w:lvlJc w:val="left"/>
      <w:pPr>
        <w:tabs>
          <w:tab w:val="num" w:pos="720"/>
        </w:tabs>
      </w:pPr>
      <w:rPr>
        <w:rFonts w:cs="Times New Roman" w:hint="default"/>
      </w:rPr>
    </w:lvl>
    <w:lvl w:ilvl="1">
      <w:start w:val="1"/>
      <w:numFmt w:val="decimal"/>
      <w:lvlText w:val="%2."/>
      <w:lvlJc w:val="left"/>
      <w:pPr>
        <w:tabs>
          <w:tab w:val="num" w:pos="356"/>
        </w:tabs>
        <w:ind w:left="356" w:hanging="356"/>
      </w:pPr>
      <w:rPr>
        <w:rFonts w:hint="default"/>
      </w:rPr>
    </w:lvl>
    <w:lvl w:ilvl="2">
      <w:start w:val="1"/>
      <w:numFmt w:val="bullet"/>
      <w:lvlText w:val=""/>
      <w:lvlJc w:val="left"/>
      <w:pPr>
        <w:tabs>
          <w:tab w:val="num" w:pos="357"/>
        </w:tabs>
        <w:ind w:left="357" w:hanging="357"/>
      </w:pPr>
      <w:rPr>
        <w:rFonts w:ascii="Symbol" w:hAnsi="Symbol" w:hint="default"/>
      </w:rPr>
    </w:lvl>
    <w:lvl w:ilvl="3">
      <w:start w:val="1"/>
      <w:numFmt w:val="bullet"/>
      <w:lvlText w:val=""/>
      <w:lvlJc w:val="left"/>
      <w:pPr>
        <w:tabs>
          <w:tab w:val="num" w:pos="1364"/>
        </w:tabs>
        <w:ind w:left="1292" w:hanging="648"/>
      </w:pPr>
      <w:rPr>
        <w:rFonts w:ascii="Symbol" w:hAnsi="Symbol" w:hint="default"/>
      </w:rPr>
    </w:lvl>
    <w:lvl w:ilvl="4">
      <w:numFmt w:val="bullet"/>
      <w:lvlText w:val="-"/>
      <w:lvlJc w:val="left"/>
      <w:pPr>
        <w:tabs>
          <w:tab w:val="num" w:pos="2084"/>
        </w:tabs>
        <w:ind w:left="1796" w:hanging="792"/>
      </w:pPr>
      <w:rPr>
        <w:rFonts w:ascii="Century Gothic" w:eastAsia="Times New Roman" w:hAnsi="Century Gothic" w:cs="Arial"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13" w15:restartNumberingAfterBreak="0">
    <w:nsid w:val="33E932D3"/>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 w15:restartNumberingAfterBreak="0">
    <w:nsid w:val="3CB947B2"/>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5546D1"/>
    <w:multiLevelType w:val="hybridMultilevel"/>
    <w:tmpl w:val="EF3426B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42782E24"/>
    <w:multiLevelType w:val="hybridMultilevel"/>
    <w:tmpl w:val="71E82F3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9062205"/>
    <w:multiLevelType w:val="hybridMultilevel"/>
    <w:tmpl w:val="A3543D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406411D"/>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560A1869"/>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65F527B"/>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1" w15:restartNumberingAfterBreak="0">
    <w:nsid w:val="584E7750"/>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2" w15:restartNumberingAfterBreak="0">
    <w:nsid w:val="58992BCC"/>
    <w:multiLevelType w:val="hybridMultilevel"/>
    <w:tmpl w:val="B8C8543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59CC3D24"/>
    <w:multiLevelType w:val="hybridMultilevel"/>
    <w:tmpl w:val="AF3E7AA2"/>
    <w:lvl w:ilvl="0" w:tplc="0C090001">
      <w:start w:val="1"/>
      <w:numFmt w:val="bullet"/>
      <w:lvlText w:val=""/>
      <w:lvlJc w:val="left"/>
      <w:pPr>
        <w:ind w:left="2340" w:hanging="360"/>
      </w:pPr>
      <w:rPr>
        <w:rFonts w:ascii="Symbol" w:hAnsi="Symbol"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4"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002827"/>
    <w:multiLevelType w:val="hybridMultilevel"/>
    <w:tmpl w:val="4F0E3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0881166"/>
    <w:multiLevelType w:val="hybridMultilevel"/>
    <w:tmpl w:val="483A5970"/>
    <w:lvl w:ilvl="0" w:tplc="5AF622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33C4CCC"/>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A132906"/>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9" w15:restartNumberingAfterBreak="0">
    <w:nsid w:val="75D11F9B"/>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15:restartNumberingAfterBreak="0">
    <w:nsid w:val="7EA66900"/>
    <w:multiLevelType w:val="hybridMultilevel"/>
    <w:tmpl w:val="D1AC4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265914">
    <w:abstractNumId w:val="2"/>
  </w:num>
  <w:num w:numId="2" w16cid:durableId="1715233984">
    <w:abstractNumId w:val="1"/>
  </w:num>
  <w:num w:numId="3" w16cid:durableId="1288466528">
    <w:abstractNumId w:val="4"/>
  </w:num>
  <w:num w:numId="4" w16cid:durableId="995303208">
    <w:abstractNumId w:val="3"/>
  </w:num>
  <w:num w:numId="5" w16cid:durableId="2043742723">
    <w:abstractNumId w:val="0"/>
  </w:num>
  <w:num w:numId="6" w16cid:durableId="6758825">
    <w:abstractNumId w:val="24"/>
  </w:num>
  <w:num w:numId="7" w16cid:durableId="286814003">
    <w:abstractNumId w:val="7"/>
  </w:num>
  <w:num w:numId="8" w16cid:durableId="1033074134">
    <w:abstractNumId w:val="17"/>
  </w:num>
  <w:num w:numId="9" w16cid:durableId="1929579739">
    <w:abstractNumId w:val="30"/>
  </w:num>
  <w:num w:numId="10" w16cid:durableId="657265056">
    <w:abstractNumId w:val="10"/>
  </w:num>
  <w:num w:numId="11" w16cid:durableId="2040474063">
    <w:abstractNumId w:val="26"/>
  </w:num>
  <w:num w:numId="12" w16cid:durableId="1445156137">
    <w:abstractNumId w:val="22"/>
  </w:num>
  <w:num w:numId="13" w16cid:durableId="1258832417">
    <w:abstractNumId w:val="11"/>
  </w:num>
  <w:num w:numId="14" w16cid:durableId="692415150">
    <w:abstractNumId w:val="19"/>
  </w:num>
  <w:num w:numId="15" w16cid:durableId="1503399088">
    <w:abstractNumId w:val="14"/>
  </w:num>
  <w:num w:numId="16" w16cid:durableId="1771702572">
    <w:abstractNumId w:val="16"/>
  </w:num>
  <w:num w:numId="17" w16cid:durableId="363017137">
    <w:abstractNumId w:val="27"/>
  </w:num>
  <w:num w:numId="18" w16cid:durableId="49767345">
    <w:abstractNumId w:val="25"/>
  </w:num>
  <w:num w:numId="19" w16cid:durableId="903681091">
    <w:abstractNumId w:val="4"/>
  </w:num>
  <w:num w:numId="20" w16cid:durableId="508368923">
    <w:abstractNumId w:val="15"/>
  </w:num>
  <w:num w:numId="21" w16cid:durableId="925649584">
    <w:abstractNumId w:val="9"/>
  </w:num>
  <w:num w:numId="22" w16cid:durableId="1045914398">
    <w:abstractNumId w:val="13"/>
  </w:num>
  <w:num w:numId="23" w16cid:durableId="1105728847">
    <w:abstractNumId w:val="18"/>
  </w:num>
  <w:num w:numId="24" w16cid:durableId="1048380650">
    <w:abstractNumId w:val="28"/>
  </w:num>
  <w:num w:numId="25" w16cid:durableId="954210885">
    <w:abstractNumId w:val="29"/>
  </w:num>
  <w:num w:numId="26" w16cid:durableId="1860509131">
    <w:abstractNumId w:val="12"/>
  </w:num>
  <w:num w:numId="27" w16cid:durableId="1981224671">
    <w:abstractNumId w:val="8"/>
  </w:num>
  <w:num w:numId="28" w16cid:durableId="1329485106">
    <w:abstractNumId w:val="20"/>
  </w:num>
  <w:num w:numId="29" w16cid:durableId="703942929">
    <w:abstractNumId w:val="6"/>
  </w:num>
  <w:num w:numId="30" w16cid:durableId="1197542058">
    <w:abstractNumId w:val="21"/>
  </w:num>
  <w:num w:numId="31" w16cid:durableId="1480489978">
    <w:abstractNumId w:val="23"/>
  </w:num>
  <w:num w:numId="32" w16cid:durableId="1299652120">
    <w:abstractNumId w:val="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rillas, Leonard">
    <w15:presenceInfo w15:providerId="AD" w15:userId="S::LJarillas@powercor.com.au::e3c80b5b-ce1f-4b4b-a614-fa3a131faa36"/>
  </w15:person>
  <w15:person w15:author="Njuguna, Kamau">
    <w15:presenceInfo w15:providerId="AD" w15:userId="S::KNjuguna@powercor.com.au::c335fcbf-f337-4bf2-b04b-7c30e2992e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1873"/>
    <w:rsid w:val="000018DA"/>
    <w:rsid w:val="000020A4"/>
    <w:rsid w:val="0000214A"/>
    <w:rsid w:val="00002509"/>
    <w:rsid w:val="000037C7"/>
    <w:rsid w:val="000045D5"/>
    <w:rsid w:val="00004AB7"/>
    <w:rsid w:val="0000535E"/>
    <w:rsid w:val="000067D2"/>
    <w:rsid w:val="00006859"/>
    <w:rsid w:val="00006C69"/>
    <w:rsid w:val="00006FA1"/>
    <w:rsid w:val="0000728C"/>
    <w:rsid w:val="000076D9"/>
    <w:rsid w:val="00007A32"/>
    <w:rsid w:val="00010048"/>
    <w:rsid w:val="00010737"/>
    <w:rsid w:val="0001094A"/>
    <w:rsid w:val="00010E63"/>
    <w:rsid w:val="00011AFD"/>
    <w:rsid w:val="000120D4"/>
    <w:rsid w:val="000126CF"/>
    <w:rsid w:val="00012E21"/>
    <w:rsid w:val="00013E10"/>
    <w:rsid w:val="000146F3"/>
    <w:rsid w:val="00014F58"/>
    <w:rsid w:val="00015C41"/>
    <w:rsid w:val="0001633E"/>
    <w:rsid w:val="00016D0C"/>
    <w:rsid w:val="00016EC8"/>
    <w:rsid w:val="0001703C"/>
    <w:rsid w:val="0001768B"/>
    <w:rsid w:val="00017A13"/>
    <w:rsid w:val="00017C81"/>
    <w:rsid w:val="00017D2C"/>
    <w:rsid w:val="00017E7C"/>
    <w:rsid w:val="000204B7"/>
    <w:rsid w:val="00020C43"/>
    <w:rsid w:val="00021F21"/>
    <w:rsid w:val="000220DF"/>
    <w:rsid w:val="00022790"/>
    <w:rsid w:val="00022EEA"/>
    <w:rsid w:val="000231C8"/>
    <w:rsid w:val="000235A8"/>
    <w:rsid w:val="0002477F"/>
    <w:rsid w:val="00024A4A"/>
    <w:rsid w:val="00024B79"/>
    <w:rsid w:val="00024F99"/>
    <w:rsid w:val="00024FA7"/>
    <w:rsid w:val="000254B0"/>
    <w:rsid w:val="0002658E"/>
    <w:rsid w:val="00026C7F"/>
    <w:rsid w:val="00026E5F"/>
    <w:rsid w:val="00026FDD"/>
    <w:rsid w:val="000277B4"/>
    <w:rsid w:val="00027810"/>
    <w:rsid w:val="00027CED"/>
    <w:rsid w:val="000300F9"/>
    <w:rsid w:val="000307B0"/>
    <w:rsid w:val="00030B16"/>
    <w:rsid w:val="00030C3F"/>
    <w:rsid w:val="000316D0"/>
    <w:rsid w:val="00031B69"/>
    <w:rsid w:val="00031C1E"/>
    <w:rsid w:val="00031D9A"/>
    <w:rsid w:val="00031FD5"/>
    <w:rsid w:val="0003228A"/>
    <w:rsid w:val="000326F2"/>
    <w:rsid w:val="0003312E"/>
    <w:rsid w:val="0003396D"/>
    <w:rsid w:val="00033DC5"/>
    <w:rsid w:val="00033E46"/>
    <w:rsid w:val="000340EA"/>
    <w:rsid w:val="00035A92"/>
    <w:rsid w:val="00035C53"/>
    <w:rsid w:val="0003600B"/>
    <w:rsid w:val="000400E4"/>
    <w:rsid w:val="000402A0"/>
    <w:rsid w:val="00040310"/>
    <w:rsid w:val="00040799"/>
    <w:rsid w:val="00040AC9"/>
    <w:rsid w:val="00041DA1"/>
    <w:rsid w:val="000423A5"/>
    <w:rsid w:val="0004243D"/>
    <w:rsid w:val="000429E4"/>
    <w:rsid w:val="00043005"/>
    <w:rsid w:val="00043126"/>
    <w:rsid w:val="0004346A"/>
    <w:rsid w:val="00044A26"/>
    <w:rsid w:val="00044A34"/>
    <w:rsid w:val="00044CDB"/>
    <w:rsid w:val="00044E19"/>
    <w:rsid w:val="00045EA2"/>
    <w:rsid w:val="00045F05"/>
    <w:rsid w:val="00045FD3"/>
    <w:rsid w:val="00046581"/>
    <w:rsid w:val="0004693C"/>
    <w:rsid w:val="000475C0"/>
    <w:rsid w:val="00047A2A"/>
    <w:rsid w:val="00050EDB"/>
    <w:rsid w:val="00051166"/>
    <w:rsid w:val="00051C5A"/>
    <w:rsid w:val="00051C84"/>
    <w:rsid w:val="00053600"/>
    <w:rsid w:val="000536EE"/>
    <w:rsid w:val="00053D49"/>
    <w:rsid w:val="00053DF7"/>
    <w:rsid w:val="00054179"/>
    <w:rsid w:val="000546F0"/>
    <w:rsid w:val="00055B19"/>
    <w:rsid w:val="000564EC"/>
    <w:rsid w:val="00056DE4"/>
    <w:rsid w:val="00057253"/>
    <w:rsid w:val="00057D6C"/>
    <w:rsid w:val="00060187"/>
    <w:rsid w:val="000602C9"/>
    <w:rsid w:val="0006177E"/>
    <w:rsid w:val="00061DD1"/>
    <w:rsid w:val="000626D7"/>
    <w:rsid w:val="00062F82"/>
    <w:rsid w:val="00062FEA"/>
    <w:rsid w:val="00062FF0"/>
    <w:rsid w:val="0006340A"/>
    <w:rsid w:val="00063B0C"/>
    <w:rsid w:val="00064243"/>
    <w:rsid w:val="00064849"/>
    <w:rsid w:val="00066BC0"/>
    <w:rsid w:val="00066E8E"/>
    <w:rsid w:val="00067640"/>
    <w:rsid w:val="00067722"/>
    <w:rsid w:val="00067BB6"/>
    <w:rsid w:val="000707B6"/>
    <w:rsid w:val="0007154E"/>
    <w:rsid w:val="000717DE"/>
    <w:rsid w:val="00071823"/>
    <w:rsid w:val="00071B4C"/>
    <w:rsid w:val="00072B2F"/>
    <w:rsid w:val="00072E22"/>
    <w:rsid w:val="00072E76"/>
    <w:rsid w:val="00073059"/>
    <w:rsid w:val="00073EA1"/>
    <w:rsid w:val="00074256"/>
    <w:rsid w:val="0007445A"/>
    <w:rsid w:val="00074AF8"/>
    <w:rsid w:val="00074CC6"/>
    <w:rsid w:val="00075499"/>
    <w:rsid w:val="0007578F"/>
    <w:rsid w:val="00075A7F"/>
    <w:rsid w:val="0007623F"/>
    <w:rsid w:val="000763C7"/>
    <w:rsid w:val="0007692E"/>
    <w:rsid w:val="00077FE1"/>
    <w:rsid w:val="000803BC"/>
    <w:rsid w:val="0008113A"/>
    <w:rsid w:val="00081141"/>
    <w:rsid w:val="000815AD"/>
    <w:rsid w:val="00081F46"/>
    <w:rsid w:val="000828B5"/>
    <w:rsid w:val="00082B9B"/>
    <w:rsid w:val="00083481"/>
    <w:rsid w:val="0008386F"/>
    <w:rsid w:val="00083F10"/>
    <w:rsid w:val="000842BB"/>
    <w:rsid w:val="000847E1"/>
    <w:rsid w:val="00084AA6"/>
    <w:rsid w:val="000851B8"/>
    <w:rsid w:val="000856D8"/>
    <w:rsid w:val="00085ADA"/>
    <w:rsid w:val="00085DCF"/>
    <w:rsid w:val="00085EE8"/>
    <w:rsid w:val="00086873"/>
    <w:rsid w:val="00086B85"/>
    <w:rsid w:val="0008706F"/>
    <w:rsid w:val="0009009C"/>
    <w:rsid w:val="00090103"/>
    <w:rsid w:val="00090338"/>
    <w:rsid w:val="00090C58"/>
    <w:rsid w:val="00091017"/>
    <w:rsid w:val="0009123C"/>
    <w:rsid w:val="0009156F"/>
    <w:rsid w:val="000915B8"/>
    <w:rsid w:val="000916D7"/>
    <w:rsid w:val="00091846"/>
    <w:rsid w:val="00091D72"/>
    <w:rsid w:val="000924F9"/>
    <w:rsid w:val="0009256E"/>
    <w:rsid w:val="00092E39"/>
    <w:rsid w:val="00093239"/>
    <w:rsid w:val="00093271"/>
    <w:rsid w:val="0009354B"/>
    <w:rsid w:val="00094668"/>
    <w:rsid w:val="000954DA"/>
    <w:rsid w:val="00096F36"/>
    <w:rsid w:val="00097202"/>
    <w:rsid w:val="00097C50"/>
    <w:rsid w:val="000A07DB"/>
    <w:rsid w:val="000A085C"/>
    <w:rsid w:val="000A0AEE"/>
    <w:rsid w:val="000A1492"/>
    <w:rsid w:val="000A1A22"/>
    <w:rsid w:val="000A1C16"/>
    <w:rsid w:val="000A2BFB"/>
    <w:rsid w:val="000A386B"/>
    <w:rsid w:val="000A394F"/>
    <w:rsid w:val="000A3B7B"/>
    <w:rsid w:val="000A3D79"/>
    <w:rsid w:val="000A55DE"/>
    <w:rsid w:val="000A5DE0"/>
    <w:rsid w:val="000A6257"/>
    <w:rsid w:val="000A732C"/>
    <w:rsid w:val="000B0684"/>
    <w:rsid w:val="000B0AB6"/>
    <w:rsid w:val="000B293F"/>
    <w:rsid w:val="000B2CCB"/>
    <w:rsid w:val="000B37C6"/>
    <w:rsid w:val="000B4302"/>
    <w:rsid w:val="000B4525"/>
    <w:rsid w:val="000B4CC4"/>
    <w:rsid w:val="000B5244"/>
    <w:rsid w:val="000B54AD"/>
    <w:rsid w:val="000B59AC"/>
    <w:rsid w:val="000B5FF9"/>
    <w:rsid w:val="000B614D"/>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A3B"/>
    <w:rsid w:val="000C46EA"/>
    <w:rsid w:val="000C47BF"/>
    <w:rsid w:val="000C4A78"/>
    <w:rsid w:val="000C4CBA"/>
    <w:rsid w:val="000C57A1"/>
    <w:rsid w:val="000C73C7"/>
    <w:rsid w:val="000C7538"/>
    <w:rsid w:val="000C7962"/>
    <w:rsid w:val="000D0D16"/>
    <w:rsid w:val="000D0E20"/>
    <w:rsid w:val="000D1124"/>
    <w:rsid w:val="000D1574"/>
    <w:rsid w:val="000D1DB7"/>
    <w:rsid w:val="000D1DBB"/>
    <w:rsid w:val="000D1E74"/>
    <w:rsid w:val="000D244C"/>
    <w:rsid w:val="000D2A4C"/>
    <w:rsid w:val="000D3549"/>
    <w:rsid w:val="000D3BDF"/>
    <w:rsid w:val="000D3DA9"/>
    <w:rsid w:val="000D432B"/>
    <w:rsid w:val="000D49FB"/>
    <w:rsid w:val="000D4B04"/>
    <w:rsid w:val="000D5286"/>
    <w:rsid w:val="000D56A1"/>
    <w:rsid w:val="000D59E7"/>
    <w:rsid w:val="000D6810"/>
    <w:rsid w:val="000D6830"/>
    <w:rsid w:val="000D7B51"/>
    <w:rsid w:val="000D7DB6"/>
    <w:rsid w:val="000E0A7F"/>
    <w:rsid w:val="000E0BCF"/>
    <w:rsid w:val="000E1474"/>
    <w:rsid w:val="000E17EC"/>
    <w:rsid w:val="000E1C03"/>
    <w:rsid w:val="000E1D30"/>
    <w:rsid w:val="000E1E91"/>
    <w:rsid w:val="000E21CA"/>
    <w:rsid w:val="000E2281"/>
    <w:rsid w:val="000E286E"/>
    <w:rsid w:val="000E36F0"/>
    <w:rsid w:val="000E3CE5"/>
    <w:rsid w:val="000E4299"/>
    <w:rsid w:val="000E433B"/>
    <w:rsid w:val="000E44EE"/>
    <w:rsid w:val="000E513D"/>
    <w:rsid w:val="000E5852"/>
    <w:rsid w:val="000E5BB5"/>
    <w:rsid w:val="000E6A6B"/>
    <w:rsid w:val="000E6B6E"/>
    <w:rsid w:val="000E729C"/>
    <w:rsid w:val="000E7B45"/>
    <w:rsid w:val="000F06EA"/>
    <w:rsid w:val="000F0769"/>
    <w:rsid w:val="000F1AFC"/>
    <w:rsid w:val="000F1FB9"/>
    <w:rsid w:val="000F2192"/>
    <w:rsid w:val="000F2422"/>
    <w:rsid w:val="000F2526"/>
    <w:rsid w:val="000F30C3"/>
    <w:rsid w:val="000F3A79"/>
    <w:rsid w:val="000F4EED"/>
    <w:rsid w:val="000F507B"/>
    <w:rsid w:val="000F5408"/>
    <w:rsid w:val="000F548E"/>
    <w:rsid w:val="000F568F"/>
    <w:rsid w:val="000F578A"/>
    <w:rsid w:val="000F5C8F"/>
    <w:rsid w:val="000F631E"/>
    <w:rsid w:val="000F6720"/>
    <w:rsid w:val="000F6BE0"/>
    <w:rsid w:val="000F6D34"/>
    <w:rsid w:val="000F72E9"/>
    <w:rsid w:val="000F7E70"/>
    <w:rsid w:val="001000A2"/>
    <w:rsid w:val="00102210"/>
    <w:rsid w:val="00102AA7"/>
    <w:rsid w:val="001035DF"/>
    <w:rsid w:val="001038EF"/>
    <w:rsid w:val="00103F76"/>
    <w:rsid w:val="001044A9"/>
    <w:rsid w:val="001055D6"/>
    <w:rsid w:val="00105650"/>
    <w:rsid w:val="001056B5"/>
    <w:rsid w:val="00105FA4"/>
    <w:rsid w:val="00106C2B"/>
    <w:rsid w:val="00106D70"/>
    <w:rsid w:val="0010704D"/>
    <w:rsid w:val="00110093"/>
    <w:rsid w:val="00110488"/>
    <w:rsid w:val="001104C5"/>
    <w:rsid w:val="00110582"/>
    <w:rsid w:val="00111EA2"/>
    <w:rsid w:val="00112198"/>
    <w:rsid w:val="0011276F"/>
    <w:rsid w:val="00112A4D"/>
    <w:rsid w:val="0011421F"/>
    <w:rsid w:val="00114872"/>
    <w:rsid w:val="00115AA2"/>
    <w:rsid w:val="00116247"/>
    <w:rsid w:val="00116346"/>
    <w:rsid w:val="0011695D"/>
    <w:rsid w:val="00116B4F"/>
    <w:rsid w:val="0011706C"/>
    <w:rsid w:val="001204C8"/>
    <w:rsid w:val="0012090B"/>
    <w:rsid w:val="00121031"/>
    <w:rsid w:val="00121395"/>
    <w:rsid w:val="0012150D"/>
    <w:rsid w:val="001217CB"/>
    <w:rsid w:val="00121C32"/>
    <w:rsid w:val="00122483"/>
    <w:rsid w:val="001229B1"/>
    <w:rsid w:val="00122A90"/>
    <w:rsid w:val="00122E24"/>
    <w:rsid w:val="00122E3C"/>
    <w:rsid w:val="00123DE4"/>
    <w:rsid w:val="00123EC9"/>
    <w:rsid w:val="0012464A"/>
    <w:rsid w:val="00125954"/>
    <w:rsid w:val="00125DB2"/>
    <w:rsid w:val="00126360"/>
    <w:rsid w:val="00126961"/>
    <w:rsid w:val="00126B54"/>
    <w:rsid w:val="00126F48"/>
    <w:rsid w:val="00126FE9"/>
    <w:rsid w:val="00127B30"/>
    <w:rsid w:val="00127CC9"/>
    <w:rsid w:val="001304ED"/>
    <w:rsid w:val="00132388"/>
    <w:rsid w:val="00132725"/>
    <w:rsid w:val="00132C89"/>
    <w:rsid w:val="0013387A"/>
    <w:rsid w:val="0013425A"/>
    <w:rsid w:val="00134985"/>
    <w:rsid w:val="00134B11"/>
    <w:rsid w:val="001354D2"/>
    <w:rsid w:val="00135BA3"/>
    <w:rsid w:val="00136072"/>
    <w:rsid w:val="001362AB"/>
    <w:rsid w:val="001369B2"/>
    <w:rsid w:val="00137B5A"/>
    <w:rsid w:val="001402CE"/>
    <w:rsid w:val="001408BA"/>
    <w:rsid w:val="00140F47"/>
    <w:rsid w:val="00141354"/>
    <w:rsid w:val="0014187E"/>
    <w:rsid w:val="00141DA0"/>
    <w:rsid w:val="00142C82"/>
    <w:rsid w:val="00142E5D"/>
    <w:rsid w:val="00142E6D"/>
    <w:rsid w:val="001433B9"/>
    <w:rsid w:val="001433BF"/>
    <w:rsid w:val="001441E4"/>
    <w:rsid w:val="00144330"/>
    <w:rsid w:val="001449C9"/>
    <w:rsid w:val="00144F40"/>
    <w:rsid w:val="00144F6A"/>
    <w:rsid w:val="001450EE"/>
    <w:rsid w:val="0014559E"/>
    <w:rsid w:val="0014588E"/>
    <w:rsid w:val="00145907"/>
    <w:rsid w:val="00146A17"/>
    <w:rsid w:val="00146E15"/>
    <w:rsid w:val="00146EA5"/>
    <w:rsid w:val="00150E22"/>
    <w:rsid w:val="001513D2"/>
    <w:rsid w:val="00151A9E"/>
    <w:rsid w:val="00151F47"/>
    <w:rsid w:val="0015386A"/>
    <w:rsid w:val="00153A17"/>
    <w:rsid w:val="00154BBD"/>
    <w:rsid w:val="00154D87"/>
    <w:rsid w:val="001555D0"/>
    <w:rsid w:val="001557D8"/>
    <w:rsid w:val="00155D21"/>
    <w:rsid w:val="00155D6F"/>
    <w:rsid w:val="0015606E"/>
    <w:rsid w:val="0015695A"/>
    <w:rsid w:val="00156C94"/>
    <w:rsid w:val="001578D6"/>
    <w:rsid w:val="00157F48"/>
    <w:rsid w:val="00160CC1"/>
    <w:rsid w:val="001617B3"/>
    <w:rsid w:val="001621CA"/>
    <w:rsid w:val="0016265D"/>
    <w:rsid w:val="0016292E"/>
    <w:rsid w:val="001631F5"/>
    <w:rsid w:val="00163D7F"/>
    <w:rsid w:val="00163F15"/>
    <w:rsid w:val="0016409E"/>
    <w:rsid w:val="001641CE"/>
    <w:rsid w:val="00164900"/>
    <w:rsid w:val="001649CF"/>
    <w:rsid w:val="00165656"/>
    <w:rsid w:val="00165D9F"/>
    <w:rsid w:val="001671BA"/>
    <w:rsid w:val="001672DF"/>
    <w:rsid w:val="00167FBC"/>
    <w:rsid w:val="0017021C"/>
    <w:rsid w:val="001705D9"/>
    <w:rsid w:val="00170675"/>
    <w:rsid w:val="00170DBF"/>
    <w:rsid w:val="00170EEE"/>
    <w:rsid w:val="0017154E"/>
    <w:rsid w:val="0017178B"/>
    <w:rsid w:val="00171BF4"/>
    <w:rsid w:val="00171D1E"/>
    <w:rsid w:val="001721BB"/>
    <w:rsid w:val="00172201"/>
    <w:rsid w:val="00172399"/>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635"/>
    <w:rsid w:val="00181E9C"/>
    <w:rsid w:val="001827CD"/>
    <w:rsid w:val="00182909"/>
    <w:rsid w:val="00182BEF"/>
    <w:rsid w:val="001835B2"/>
    <w:rsid w:val="00183863"/>
    <w:rsid w:val="00183ABE"/>
    <w:rsid w:val="00183AFC"/>
    <w:rsid w:val="00183C3D"/>
    <w:rsid w:val="0018465F"/>
    <w:rsid w:val="00184899"/>
    <w:rsid w:val="00185605"/>
    <w:rsid w:val="00185672"/>
    <w:rsid w:val="001857F6"/>
    <w:rsid w:val="00185B09"/>
    <w:rsid w:val="00185B80"/>
    <w:rsid w:val="00185C56"/>
    <w:rsid w:val="00186227"/>
    <w:rsid w:val="00187023"/>
    <w:rsid w:val="001871A3"/>
    <w:rsid w:val="001902F6"/>
    <w:rsid w:val="001907D0"/>
    <w:rsid w:val="001908B1"/>
    <w:rsid w:val="001929FB"/>
    <w:rsid w:val="00192E25"/>
    <w:rsid w:val="0019344B"/>
    <w:rsid w:val="001939C6"/>
    <w:rsid w:val="00193F1F"/>
    <w:rsid w:val="00194A35"/>
    <w:rsid w:val="001951B9"/>
    <w:rsid w:val="0019520D"/>
    <w:rsid w:val="0019569F"/>
    <w:rsid w:val="00195A2D"/>
    <w:rsid w:val="00195A2E"/>
    <w:rsid w:val="00196537"/>
    <w:rsid w:val="00196D18"/>
    <w:rsid w:val="00196D5C"/>
    <w:rsid w:val="00196DF3"/>
    <w:rsid w:val="0019792C"/>
    <w:rsid w:val="00197CDD"/>
    <w:rsid w:val="001A0213"/>
    <w:rsid w:val="001A076C"/>
    <w:rsid w:val="001A0A4A"/>
    <w:rsid w:val="001A0EB7"/>
    <w:rsid w:val="001A0F8C"/>
    <w:rsid w:val="001A2623"/>
    <w:rsid w:val="001A2834"/>
    <w:rsid w:val="001A2D0F"/>
    <w:rsid w:val="001A3118"/>
    <w:rsid w:val="001A340C"/>
    <w:rsid w:val="001A34E7"/>
    <w:rsid w:val="001A36EC"/>
    <w:rsid w:val="001A3EF5"/>
    <w:rsid w:val="001A4378"/>
    <w:rsid w:val="001A4528"/>
    <w:rsid w:val="001A49AB"/>
    <w:rsid w:val="001A54BD"/>
    <w:rsid w:val="001A5C65"/>
    <w:rsid w:val="001A698A"/>
    <w:rsid w:val="001A750C"/>
    <w:rsid w:val="001A7E1D"/>
    <w:rsid w:val="001B0500"/>
    <w:rsid w:val="001B07DF"/>
    <w:rsid w:val="001B0E1D"/>
    <w:rsid w:val="001B1952"/>
    <w:rsid w:val="001B1FB0"/>
    <w:rsid w:val="001B2857"/>
    <w:rsid w:val="001B33D3"/>
    <w:rsid w:val="001B38DE"/>
    <w:rsid w:val="001B3926"/>
    <w:rsid w:val="001B3D3A"/>
    <w:rsid w:val="001B3D9D"/>
    <w:rsid w:val="001B3E9D"/>
    <w:rsid w:val="001B57D2"/>
    <w:rsid w:val="001B5D24"/>
    <w:rsid w:val="001B611D"/>
    <w:rsid w:val="001B6BCA"/>
    <w:rsid w:val="001B7EDF"/>
    <w:rsid w:val="001C011C"/>
    <w:rsid w:val="001C074E"/>
    <w:rsid w:val="001C13B2"/>
    <w:rsid w:val="001C22EA"/>
    <w:rsid w:val="001C247C"/>
    <w:rsid w:val="001C3D69"/>
    <w:rsid w:val="001C4629"/>
    <w:rsid w:val="001C4725"/>
    <w:rsid w:val="001C5D69"/>
    <w:rsid w:val="001C6B94"/>
    <w:rsid w:val="001C7B89"/>
    <w:rsid w:val="001C7C99"/>
    <w:rsid w:val="001D03CA"/>
    <w:rsid w:val="001D1251"/>
    <w:rsid w:val="001D1718"/>
    <w:rsid w:val="001D2286"/>
    <w:rsid w:val="001D38FD"/>
    <w:rsid w:val="001D4071"/>
    <w:rsid w:val="001D45BB"/>
    <w:rsid w:val="001D46A9"/>
    <w:rsid w:val="001D46ED"/>
    <w:rsid w:val="001D5A43"/>
    <w:rsid w:val="001D5DEF"/>
    <w:rsid w:val="001D5DFC"/>
    <w:rsid w:val="001D628D"/>
    <w:rsid w:val="001D6590"/>
    <w:rsid w:val="001D7004"/>
    <w:rsid w:val="001D7F90"/>
    <w:rsid w:val="001D7FB6"/>
    <w:rsid w:val="001E1A81"/>
    <w:rsid w:val="001E1B15"/>
    <w:rsid w:val="001E21C3"/>
    <w:rsid w:val="001E2B85"/>
    <w:rsid w:val="001E2C2F"/>
    <w:rsid w:val="001E41D4"/>
    <w:rsid w:val="001E4860"/>
    <w:rsid w:val="001E4990"/>
    <w:rsid w:val="001E4EF4"/>
    <w:rsid w:val="001E57D6"/>
    <w:rsid w:val="001E58E7"/>
    <w:rsid w:val="001E6397"/>
    <w:rsid w:val="001E6796"/>
    <w:rsid w:val="001E6E6B"/>
    <w:rsid w:val="001E797D"/>
    <w:rsid w:val="001E7E64"/>
    <w:rsid w:val="001F1E4B"/>
    <w:rsid w:val="001F23AE"/>
    <w:rsid w:val="001F2753"/>
    <w:rsid w:val="001F2792"/>
    <w:rsid w:val="001F2BF3"/>
    <w:rsid w:val="001F328A"/>
    <w:rsid w:val="001F3307"/>
    <w:rsid w:val="001F366F"/>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6D8"/>
    <w:rsid w:val="00202FB6"/>
    <w:rsid w:val="0020310E"/>
    <w:rsid w:val="00203C57"/>
    <w:rsid w:val="00204038"/>
    <w:rsid w:val="00204430"/>
    <w:rsid w:val="00205236"/>
    <w:rsid w:val="002065C8"/>
    <w:rsid w:val="00206C6E"/>
    <w:rsid w:val="00206F12"/>
    <w:rsid w:val="002070B4"/>
    <w:rsid w:val="0020726C"/>
    <w:rsid w:val="0020757D"/>
    <w:rsid w:val="00207E4E"/>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548F"/>
    <w:rsid w:val="0021615A"/>
    <w:rsid w:val="00216665"/>
    <w:rsid w:val="00216A65"/>
    <w:rsid w:val="00217226"/>
    <w:rsid w:val="0021760D"/>
    <w:rsid w:val="0022030A"/>
    <w:rsid w:val="00220747"/>
    <w:rsid w:val="0022185F"/>
    <w:rsid w:val="00222A91"/>
    <w:rsid w:val="00224641"/>
    <w:rsid w:val="002257DB"/>
    <w:rsid w:val="00225A02"/>
    <w:rsid w:val="00225E67"/>
    <w:rsid w:val="00226024"/>
    <w:rsid w:val="002270A8"/>
    <w:rsid w:val="00227815"/>
    <w:rsid w:val="0022781C"/>
    <w:rsid w:val="00227DE4"/>
    <w:rsid w:val="00227F8B"/>
    <w:rsid w:val="002302DD"/>
    <w:rsid w:val="00230501"/>
    <w:rsid w:val="0023060F"/>
    <w:rsid w:val="00232283"/>
    <w:rsid w:val="0023339C"/>
    <w:rsid w:val="00233482"/>
    <w:rsid w:val="00235361"/>
    <w:rsid w:val="0023583F"/>
    <w:rsid w:val="00235BDF"/>
    <w:rsid w:val="00235C51"/>
    <w:rsid w:val="0023662B"/>
    <w:rsid w:val="002367EA"/>
    <w:rsid w:val="002368A6"/>
    <w:rsid w:val="00236975"/>
    <w:rsid w:val="00236C3A"/>
    <w:rsid w:val="00237363"/>
    <w:rsid w:val="002375C4"/>
    <w:rsid w:val="00237794"/>
    <w:rsid w:val="00240768"/>
    <w:rsid w:val="0024092B"/>
    <w:rsid w:val="00240C3C"/>
    <w:rsid w:val="00240C64"/>
    <w:rsid w:val="00240EEE"/>
    <w:rsid w:val="0024215D"/>
    <w:rsid w:val="002421C2"/>
    <w:rsid w:val="00242688"/>
    <w:rsid w:val="00242DD9"/>
    <w:rsid w:val="00242E8A"/>
    <w:rsid w:val="00242E90"/>
    <w:rsid w:val="00242F76"/>
    <w:rsid w:val="00243A9E"/>
    <w:rsid w:val="00245716"/>
    <w:rsid w:val="002458FE"/>
    <w:rsid w:val="0024608E"/>
    <w:rsid w:val="002469E0"/>
    <w:rsid w:val="00246D74"/>
    <w:rsid w:val="002474D4"/>
    <w:rsid w:val="0025094E"/>
    <w:rsid w:val="002509D4"/>
    <w:rsid w:val="00251360"/>
    <w:rsid w:val="00251529"/>
    <w:rsid w:val="00251767"/>
    <w:rsid w:val="00251CC6"/>
    <w:rsid w:val="0025203A"/>
    <w:rsid w:val="0025208E"/>
    <w:rsid w:val="002521B6"/>
    <w:rsid w:val="00252676"/>
    <w:rsid w:val="00252C0D"/>
    <w:rsid w:val="0025333E"/>
    <w:rsid w:val="00253410"/>
    <w:rsid w:val="00253816"/>
    <w:rsid w:val="00253DA7"/>
    <w:rsid w:val="00253DEB"/>
    <w:rsid w:val="002544DD"/>
    <w:rsid w:val="00254D71"/>
    <w:rsid w:val="00254E8B"/>
    <w:rsid w:val="00254FE7"/>
    <w:rsid w:val="00255E4F"/>
    <w:rsid w:val="0025702F"/>
    <w:rsid w:val="002574E5"/>
    <w:rsid w:val="00257BE0"/>
    <w:rsid w:val="00260045"/>
    <w:rsid w:val="00260586"/>
    <w:rsid w:val="00260899"/>
    <w:rsid w:val="002609C8"/>
    <w:rsid w:val="00260B98"/>
    <w:rsid w:val="00260BDB"/>
    <w:rsid w:val="00262BB9"/>
    <w:rsid w:val="0026353D"/>
    <w:rsid w:val="0026374B"/>
    <w:rsid w:val="002637AE"/>
    <w:rsid w:val="00265F38"/>
    <w:rsid w:val="0027060F"/>
    <w:rsid w:val="002709BC"/>
    <w:rsid w:val="00270E11"/>
    <w:rsid w:val="00270F6C"/>
    <w:rsid w:val="00272C29"/>
    <w:rsid w:val="00272F57"/>
    <w:rsid w:val="002732ED"/>
    <w:rsid w:val="002737BE"/>
    <w:rsid w:val="0027420A"/>
    <w:rsid w:val="002746EA"/>
    <w:rsid w:val="002748A3"/>
    <w:rsid w:val="00274C8B"/>
    <w:rsid w:val="00275513"/>
    <w:rsid w:val="0027595C"/>
    <w:rsid w:val="00275EBF"/>
    <w:rsid w:val="00276038"/>
    <w:rsid w:val="0027762F"/>
    <w:rsid w:val="00280A22"/>
    <w:rsid w:val="00280B86"/>
    <w:rsid w:val="00280E89"/>
    <w:rsid w:val="00281374"/>
    <w:rsid w:val="002816A4"/>
    <w:rsid w:val="002821DF"/>
    <w:rsid w:val="00282233"/>
    <w:rsid w:val="002839BC"/>
    <w:rsid w:val="002844BC"/>
    <w:rsid w:val="00284AAC"/>
    <w:rsid w:val="00284E38"/>
    <w:rsid w:val="00285271"/>
    <w:rsid w:val="002853F0"/>
    <w:rsid w:val="00285564"/>
    <w:rsid w:val="0028598B"/>
    <w:rsid w:val="0028739F"/>
    <w:rsid w:val="00287D38"/>
    <w:rsid w:val="002901AE"/>
    <w:rsid w:val="002902C7"/>
    <w:rsid w:val="00290E2E"/>
    <w:rsid w:val="00290EF1"/>
    <w:rsid w:val="0029140E"/>
    <w:rsid w:val="002916A8"/>
    <w:rsid w:val="00291D38"/>
    <w:rsid w:val="002920EA"/>
    <w:rsid w:val="00292ACD"/>
    <w:rsid w:val="00292F21"/>
    <w:rsid w:val="0029338F"/>
    <w:rsid w:val="00293BF1"/>
    <w:rsid w:val="00293F4D"/>
    <w:rsid w:val="0029464C"/>
    <w:rsid w:val="002947F1"/>
    <w:rsid w:val="002948D2"/>
    <w:rsid w:val="00294C1E"/>
    <w:rsid w:val="00295133"/>
    <w:rsid w:val="00295853"/>
    <w:rsid w:val="00295900"/>
    <w:rsid w:val="00295952"/>
    <w:rsid w:val="002966EE"/>
    <w:rsid w:val="002967C1"/>
    <w:rsid w:val="00297837"/>
    <w:rsid w:val="002978E5"/>
    <w:rsid w:val="002A06C0"/>
    <w:rsid w:val="002A12BF"/>
    <w:rsid w:val="002A186A"/>
    <w:rsid w:val="002A189B"/>
    <w:rsid w:val="002A27A1"/>
    <w:rsid w:val="002A33F8"/>
    <w:rsid w:val="002A3C57"/>
    <w:rsid w:val="002A402E"/>
    <w:rsid w:val="002A443B"/>
    <w:rsid w:val="002A4441"/>
    <w:rsid w:val="002A44D8"/>
    <w:rsid w:val="002A55E7"/>
    <w:rsid w:val="002A5DBD"/>
    <w:rsid w:val="002A66A7"/>
    <w:rsid w:val="002A6D58"/>
    <w:rsid w:val="002A7401"/>
    <w:rsid w:val="002A750F"/>
    <w:rsid w:val="002B17CF"/>
    <w:rsid w:val="002B18CA"/>
    <w:rsid w:val="002B2AFA"/>
    <w:rsid w:val="002B2D12"/>
    <w:rsid w:val="002B300E"/>
    <w:rsid w:val="002B31FF"/>
    <w:rsid w:val="002B3B3C"/>
    <w:rsid w:val="002B3E42"/>
    <w:rsid w:val="002B4122"/>
    <w:rsid w:val="002B4772"/>
    <w:rsid w:val="002B4803"/>
    <w:rsid w:val="002B4CAE"/>
    <w:rsid w:val="002B5F82"/>
    <w:rsid w:val="002B601F"/>
    <w:rsid w:val="002B65DD"/>
    <w:rsid w:val="002B6E30"/>
    <w:rsid w:val="002B712C"/>
    <w:rsid w:val="002B7167"/>
    <w:rsid w:val="002B7B07"/>
    <w:rsid w:val="002B7B37"/>
    <w:rsid w:val="002C0BEE"/>
    <w:rsid w:val="002C0C65"/>
    <w:rsid w:val="002C0DD9"/>
    <w:rsid w:val="002C184A"/>
    <w:rsid w:val="002C1C23"/>
    <w:rsid w:val="002C1F1C"/>
    <w:rsid w:val="002C2012"/>
    <w:rsid w:val="002C23B9"/>
    <w:rsid w:val="002C3008"/>
    <w:rsid w:val="002C3195"/>
    <w:rsid w:val="002C3F1E"/>
    <w:rsid w:val="002C4FEC"/>
    <w:rsid w:val="002C5A88"/>
    <w:rsid w:val="002C6026"/>
    <w:rsid w:val="002C60DE"/>
    <w:rsid w:val="002C6142"/>
    <w:rsid w:val="002C61B5"/>
    <w:rsid w:val="002C66B3"/>
    <w:rsid w:val="002C6862"/>
    <w:rsid w:val="002C6B21"/>
    <w:rsid w:val="002C722E"/>
    <w:rsid w:val="002C7711"/>
    <w:rsid w:val="002C7757"/>
    <w:rsid w:val="002C78E4"/>
    <w:rsid w:val="002C7C53"/>
    <w:rsid w:val="002C7E20"/>
    <w:rsid w:val="002D033E"/>
    <w:rsid w:val="002D0804"/>
    <w:rsid w:val="002D0ECB"/>
    <w:rsid w:val="002D22D0"/>
    <w:rsid w:val="002D24B6"/>
    <w:rsid w:val="002D2A2E"/>
    <w:rsid w:val="002D2AB4"/>
    <w:rsid w:val="002D32F3"/>
    <w:rsid w:val="002D3C1D"/>
    <w:rsid w:val="002D3F94"/>
    <w:rsid w:val="002D4F3E"/>
    <w:rsid w:val="002D50A3"/>
    <w:rsid w:val="002D531E"/>
    <w:rsid w:val="002D5A9E"/>
    <w:rsid w:val="002D5E37"/>
    <w:rsid w:val="002D6099"/>
    <w:rsid w:val="002D6947"/>
    <w:rsid w:val="002D6C32"/>
    <w:rsid w:val="002D6FE3"/>
    <w:rsid w:val="002D73BA"/>
    <w:rsid w:val="002D73FC"/>
    <w:rsid w:val="002D7BBC"/>
    <w:rsid w:val="002E0200"/>
    <w:rsid w:val="002E03BE"/>
    <w:rsid w:val="002E1BE1"/>
    <w:rsid w:val="002E1E6E"/>
    <w:rsid w:val="002E21D4"/>
    <w:rsid w:val="002E225D"/>
    <w:rsid w:val="002E2283"/>
    <w:rsid w:val="002E2462"/>
    <w:rsid w:val="002E300E"/>
    <w:rsid w:val="002E38A8"/>
    <w:rsid w:val="002E3D0C"/>
    <w:rsid w:val="002E532C"/>
    <w:rsid w:val="002E55B1"/>
    <w:rsid w:val="002E5C35"/>
    <w:rsid w:val="002E5C6C"/>
    <w:rsid w:val="002E5DB8"/>
    <w:rsid w:val="002E6238"/>
    <w:rsid w:val="002E7312"/>
    <w:rsid w:val="002E7EFF"/>
    <w:rsid w:val="002F0062"/>
    <w:rsid w:val="002F048D"/>
    <w:rsid w:val="002F0843"/>
    <w:rsid w:val="002F0906"/>
    <w:rsid w:val="002F0A7D"/>
    <w:rsid w:val="002F0FD1"/>
    <w:rsid w:val="002F10A4"/>
    <w:rsid w:val="002F11E9"/>
    <w:rsid w:val="002F1715"/>
    <w:rsid w:val="002F1FD2"/>
    <w:rsid w:val="002F264A"/>
    <w:rsid w:val="002F2DC5"/>
    <w:rsid w:val="002F5618"/>
    <w:rsid w:val="002F5D45"/>
    <w:rsid w:val="002F701E"/>
    <w:rsid w:val="002F7C00"/>
    <w:rsid w:val="00300252"/>
    <w:rsid w:val="0030106D"/>
    <w:rsid w:val="00301555"/>
    <w:rsid w:val="00301CF3"/>
    <w:rsid w:val="0030279E"/>
    <w:rsid w:val="00302A8D"/>
    <w:rsid w:val="00303C5D"/>
    <w:rsid w:val="00303FA6"/>
    <w:rsid w:val="003045C4"/>
    <w:rsid w:val="00305837"/>
    <w:rsid w:val="003059C3"/>
    <w:rsid w:val="00305F34"/>
    <w:rsid w:val="00306045"/>
    <w:rsid w:val="00306167"/>
    <w:rsid w:val="00306381"/>
    <w:rsid w:val="0030681E"/>
    <w:rsid w:val="00307E90"/>
    <w:rsid w:val="003103A1"/>
    <w:rsid w:val="00310A3F"/>
    <w:rsid w:val="00310A81"/>
    <w:rsid w:val="00310EE1"/>
    <w:rsid w:val="003115BB"/>
    <w:rsid w:val="00311CCB"/>
    <w:rsid w:val="0031222A"/>
    <w:rsid w:val="003125D0"/>
    <w:rsid w:val="00313568"/>
    <w:rsid w:val="003138F2"/>
    <w:rsid w:val="00313AA9"/>
    <w:rsid w:val="00313E93"/>
    <w:rsid w:val="00313FD9"/>
    <w:rsid w:val="003143D5"/>
    <w:rsid w:val="0031490F"/>
    <w:rsid w:val="0031497C"/>
    <w:rsid w:val="0031514D"/>
    <w:rsid w:val="0031555D"/>
    <w:rsid w:val="0031771C"/>
    <w:rsid w:val="0031798A"/>
    <w:rsid w:val="003200A9"/>
    <w:rsid w:val="003200E5"/>
    <w:rsid w:val="00320BF4"/>
    <w:rsid w:val="00320DD5"/>
    <w:rsid w:val="00320FAA"/>
    <w:rsid w:val="003212DC"/>
    <w:rsid w:val="00321E23"/>
    <w:rsid w:val="00323980"/>
    <w:rsid w:val="00324700"/>
    <w:rsid w:val="00324B97"/>
    <w:rsid w:val="00325540"/>
    <w:rsid w:val="00325548"/>
    <w:rsid w:val="00325704"/>
    <w:rsid w:val="00325A8E"/>
    <w:rsid w:val="00325D33"/>
    <w:rsid w:val="00325FEB"/>
    <w:rsid w:val="003262DD"/>
    <w:rsid w:val="00327660"/>
    <w:rsid w:val="00330855"/>
    <w:rsid w:val="003308B5"/>
    <w:rsid w:val="003320C1"/>
    <w:rsid w:val="0033213F"/>
    <w:rsid w:val="00332A09"/>
    <w:rsid w:val="00333BA7"/>
    <w:rsid w:val="00333D0E"/>
    <w:rsid w:val="0033470A"/>
    <w:rsid w:val="003352F8"/>
    <w:rsid w:val="003359DA"/>
    <w:rsid w:val="003362F3"/>
    <w:rsid w:val="0033653B"/>
    <w:rsid w:val="003377A0"/>
    <w:rsid w:val="00337C2F"/>
    <w:rsid w:val="00337FCB"/>
    <w:rsid w:val="00337FFD"/>
    <w:rsid w:val="003405A1"/>
    <w:rsid w:val="00341426"/>
    <w:rsid w:val="00342D87"/>
    <w:rsid w:val="003436E2"/>
    <w:rsid w:val="00343933"/>
    <w:rsid w:val="00343B37"/>
    <w:rsid w:val="00343B45"/>
    <w:rsid w:val="00344489"/>
    <w:rsid w:val="00344E19"/>
    <w:rsid w:val="00345634"/>
    <w:rsid w:val="0034569A"/>
    <w:rsid w:val="003458D9"/>
    <w:rsid w:val="0034607D"/>
    <w:rsid w:val="003471F7"/>
    <w:rsid w:val="00347934"/>
    <w:rsid w:val="00347D54"/>
    <w:rsid w:val="00350384"/>
    <w:rsid w:val="00350E1B"/>
    <w:rsid w:val="00351AA9"/>
    <w:rsid w:val="00352215"/>
    <w:rsid w:val="0035324F"/>
    <w:rsid w:val="00354140"/>
    <w:rsid w:val="003549CE"/>
    <w:rsid w:val="00355136"/>
    <w:rsid w:val="00355A81"/>
    <w:rsid w:val="00355C8F"/>
    <w:rsid w:val="00356109"/>
    <w:rsid w:val="003566AC"/>
    <w:rsid w:val="0035680E"/>
    <w:rsid w:val="0035729E"/>
    <w:rsid w:val="00357414"/>
    <w:rsid w:val="003574FF"/>
    <w:rsid w:val="0036104A"/>
    <w:rsid w:val="0036178D"/>
    <w:rsid w:val="00362061"/>
    <w:rsid w:val="0036218C"/>
    <w:rsid w:val="0036242F"/>
    <w:rsid w:val="00362DC6"/>
    <w:rsid w:val="00362DD9"/>
    <w:rsid w:val="00362F67"/>
    <w:rsid w:val="00363567"/>
    <w:rsid w:val="003636A6"/>
    <w:rsid w:val="00363766"/>
    <w:rsid w:val="0036398D"/>
    <w:rsid w:val="00363BAE"/>
    <w:rsid w:val="00364174"/>
    <w:rsid w:val="00364715"/>
    <w:rsid w:val="00364B5B"/>
    <w:rsid w:val="003651D3"/>
    <w:rsid w:val="00365775"/>
    <w:rsid w:val="00365F0B"/>
    <w:rsid w:val="00366254"/>
    <w:rsid w:val="003667D1"/>
    <w:rsid w:val="003671BB"/>
    <w:rsid w:val="00367ADF"/>
    <w:rsid w:val="0037040D"/>
    <w:rsid w:val="00370ABE"/>
    <w:rsid w:val="0037116B"/>
    <w:rsid w:val="00371721"/>
    <w:rsid w:val="00371DEA"/>
    <w:rsid w:val="00372096"/>
    <w:rsid w:val="00373470"/>
    <w:rsid w:val="00373622"/>
    <w:rsid w:val="00374396"/>
    <w:rsid w:val="003746A3"/>
    <w:rsid w:val="003746FC"/>
    <w:rsid w:val="003749EB"/>
    <w:rsid w:val="00375B99"/>
    <w:rsid w:val="00376237"/>
    <w:rsid w:val="00376339"/>
    <w:rsid w:val="003767C2"/>
    <w:rsid w:val="0037793C"/>
    <w:rsid w:val="00380A90"/>
    <w:rsid w:val="003810E3"/>
    <w:rsid w:val="003810E7"/>
    <w:rsid w:val="0038151F"/>
    <w:rsid w:val="00381ED3"/>
    <w:rsid w:val="003829FD"/>
    <w:rsid w:val="0038375D"/>
    <w:rsid w:val="00384687"/>
    <w:rsid w:val="00384C58"/>
    <w:rsid w:val="00384EC9"/>
    <w:rsid w:val="00385348"/>
    <w:rsid w:val="00385F41"/>
    <w:rsid w:val="00386071"/>
    <w:rsid w:val="003874D7"/>
    <w:rsid w:val="003874E8"/>
    <w:rsid w:val="003875D3"/>
    <w:rsid w:val="003902F8"/>
    <w:rsid w:val="00390800"/>
    <w:rsid w:val="00391A77"/>
    <w:rsid w:val="0039293B"/>
    <w:rsid w:val="00392CBD"/>
    <w:rsid w:val="003931C3"/>
    <w:rsid w:val="00393B7A"/>
    <w:rsid w:val="00393E69"/>
    <w:rsid w:val="003945AB"/>
    <w:rsid w:val="003950BB"/>
    <w:rsid w:val="003951BE"/>
    <w:rsid w:val="003972CD"/>
    <w:rsid w:val="00397CE7"/>
    <w:rsid w:val="00397E97"/>
    <w:rsid w:val="003A0DC0"/>
    <w:rsid w:val="003A124E"/>
    <w:rsid w:val="003A1296"/>
    <w:rsid w:val="003A17FE"/>
    <w:rsid w:val="003A21FE"/>
    <w:rsid w:val="003A2595"/>
    <w:rsid w:val="003A3AE8"/>
    <w:rsid w:val="003A485E"/>
    <w:rsid w:val="003A5B15"/>
    <w:rsid w:val="003A613A"/>
    <w:rsid w:val="003A64CE"/>
    <w:rsid w:val="003A77EB"/>
    <w:rsid w:val="003B0608"/>
    <w:rsid w:val="003B06B6"/>
    <w:rsid w:val="003B07D3"/>
    <w:rsid w:val="003B222E"/>
    <w:rsid w:val="003B2751"/>
    <w:rsid w:val="003B2B3F"/>
    <w:rsid w:val="003B3000"/>
    <w:rsid w:val="003B3542"/>
    <w:rsid w:val="003B3B1C"/>
    <w:rsid w:val="003B445F"/>
    <w:rsid w:val="003B4A9D"/>
    <w:rsid w:val="003B5D20"/>
    <w:rsid w:val="003B5D4F"/>
    <w:rsid w:val="003B67DC"/>
    <w:rsid w:val="003B72BA"/>
    <w:rsid w:val="003C0693"/>
    <w:rsid w:val="003C0EE1"/>
    <w:rsid w:val="003C121B"/>
    <w:rsid w:val="003C126F"/>
    <w:rsid w:val="003C1A49"/>
    <w:rsid w:val="003C1E73"/>
    <w:rsid w:val="003C290B"/>
    <w:rsid w:val="003C2E4E"/>
    <w:rsid w:val="003C305A"/>
    <w:rsid w:val="003C3358"/>
    <w:rsid w:val="003C3CBD"/>
    <w:rsid w:val="003C4158"/>
    <w:rsid w:val="003C42AA"/>
    <w:rsid w:val="003C4690"/>
    <w:rsid w:val="003C4F27"/>
    <w:rsid w:val="003C5576"/>
    <w:rsid w:val="003C5D53"/>
    <w:rsid w:val="003C66B9"/>
    <w:rsid w:val="003C746D"/>
    <w:rsid w:val="003D014A"/>
    <w:rsid w:val="003D04CF"/>
    <w:rsid w:val="003D0A66"/>
    <w:rsid w:val="003D223C"/>
    <w:rsid w:val="003D26E2"/>
    <w:rsid w:val="003D2AF1"/>
    <w:rsid w:val="003D2BC4"/>
    <w:rsid w:val="003D2CFB"/>
    <w:rsid w:val="003D2E40"/>
    <w:rsid w:val="003D2FBB"/>
    <w:rsid w:val="003D3280"/>
    <w:rsid w:val="003D3321"/>
    <w:rsid w:val="003D35CE"/>
    <w:rsid w:val="003D3778"/>
    <w:rsid w:val="003D3F98"/>
    <w:rsid w:val="003D40BF"/>
    <w:rsid w:val="003D4108"/>
    <w:rsid w:val="003D446C"/>
    <w:rsid w:val="003D50AF"/>
    <w:rsid w:val="003D536E"/>
    <w:rsid w:val="003D5BF4"/>
    <w:rsid w:val="003D5CEA"/>
    <w:rsid w:val="003D7541"/>
    <w:rsid w:val="003D7D8E"/>
    <w:rsid w:val="003D7F07"/>
    <w:rsid w:val="003E03C3"/>
    <w:rsid w:val="003E0458"/>
    <w:rsid w:val="003E0CCF"/>
    <w:rsid w:val="003E1098"/>
    <w:rsid w:val="003E20E8"/>
    <w:rsid w:val="003E21C9"/>
    <w:rsid w:val="003E2E05"/>
    <w:rsid w:val="003E35F3"/>
    <w:rsid w:val="003E399C"/>
    <w:rsid w:val="003E3FDE"/>
    <w:rsid w:val="003E4390"/>
    <w:rsid w:val="003E4B4B"/>
    <w:rsid w:val="003E5F85"/>
    <w:rsid w:val="003E60B5"/>
    <w:rsid w:val="003E704B"/>
    <w:rsid w:val="003E765D"/>
    <w:rsid w:val="003F0BCB"/>
    <w:rsid w:val="003F1549"/>
    <w:rsid w:val="003F2E23"/>
    <w:rsid w:val="003F3124"/>
    <w:rsid w:val="003F35D9"/>
    <w:rsid w:val="003F3B57"/>
    <w:rsid w:val="003F4A49"/>
    <w:rsid w:val="003F5027"/>
    <w:rsid w:val="003F5501"/>
    <w:rsid w:val="003F638B"/>
    <w:rsid w:val="003F63AC"/>
    <w:rsid w:val="003F6478"/>
    <w:rsid w:val="003F6EB9"/>
    <w:rsid w:val="003F721A"/>
    <w:rsid w:val="003F73CA"/>
    <w:rsid w:val="003F7433"/>
    <w:rsid w:val="003F7564"/>
    <w:rsid w:val="003F7E9A"/>
    <w:rsid w:val="0040012C"/>
    <w:rsid w:val="00400436"/>
    <w:rsid w:val="00400683"/>
    <w:rsid w:val="00400C02"/>
    <w:rsid w:val="00401F99"/>
    <w:rsid w:val="00402023"/>
    <w:rsid w:val="004042C8"/>
    <w:rsid w:val="00404439"/>
    <w:rsid w:val="00404509"/>
    <w:rsid w:val="00404AFC"/>
    <w:rsid w:val="00405033"/>
    <w:rsid w:val="00405432"/>
    <w:rsid w:val="00405BB6"/>
    <w:rsid w:val="00405EFB"/>
    <w:rsid w:val="00406110"/>
    <w:rsid w:val="0040687D"/>
    <w:rsid w:val="00406D54"/>
    <w:rsid w:val="00407134"/>
    <w:rsid w:val="0040794B"/>
    <w:rsid w:val="00407B6B"/>
    <w:rsid w:val="0041033D"/>
    <w:rsid w:val="00410CF4"/>
    <w:rsid w:val="00411605"/>
    <w:rsid w:val="0041267F"/>
    <w:rsid w:val="0041292B"/>
    <w:rsid w:val="00413090"/>
    <w:rsid w:val="00413166"/>
    <w:rsid w:val="0041327A"/>
    <w:rsid w:val="00413B5E"/>
    <w:rsid w:val="00414C0E"/>
    <w:rsid w:val="0041521B"/>
    <w:rsid w:val="00415223"/>
    <w:rsid w:val="00415486"/>
    <w:rsid w:val="00415F05"/>
    <w:rsid w:val="0041652C"/>
    <w:rsid w:val="00416AB3"/>
    <w:rsid w:val="004172FB"/>
    <w:rsid w:val="00417E84"/>
    <w:rsid w:val="00420632"/>
    <w:rsid w:val="00421008"/>
    <w:rsid w:val="004214A0"/>
    <w:rsid w:val="004219F2"/>
    <w:rsid w:val="00421A64"/>
    <w:rsid w:val="00422690"/>
    <w:rsid w:val="00422B9D"/>
    <w:rsid w:val="00422BB1"/>
    <w:rsid w:val="00423C80"/>
    <w:rsid w:val="00423F6D"/>
    <w:rsid w:val="004255D5"/>
    <w:rsid w:val="0042680D"/>
    <w:rsid w:val="00426E75"/>
    <w:rsid w:val="0042735B"/>
    <w:rsid w:val="00427CEB"/>
    <w:rsid w:val="0043137E"/>
    <w:rsid w:val="00431418"/>
    <w:rsid w:val="0043250C"/>
    <w:rsid w:val="00432A85"/>
    <w:rsid w:val="00432F28"/>
    <w:rsid w:val="004335F1"/>
    <w:rsid w:val="00433C57"/>
    <w:rsid w:val="00433CDD"/>
    <w:rsid w:val="00433DDD"/>
    <w:rsid w:val="004342A8"/>
    <w:rsid w:val="00434583"/>
    <w:rsid w:val="004347E1"/>
    <w:rsid w:val="0043520C"/>
    <w:rsid w:val="00435273"/>
    <w:rsid w:val="0043550E"/>
    <w:rsid w:val="00435D92"/>
    <w:rsid w:val="00436D54"/>
    <w:rsid w:val="00436FCD"/>
    <w:rsid w:val="00437D7F"/>
    <w:rsid w:val="00437E90"/>
    <w:rsid w:val="004403A0"/>
    <w:rsid w:val="00440579"/>
    <w:rsid w:val="00440617"/>
    <w:rsid w:val="0044095B"/>
    <w:rsid w:val="0044140C"/>
    <w:rsid w:val="00441CCB"/>
    <w:rsid w:val="0044228F"/>
    <w:rsid w:val="00442BF2"/>
    <w:rsid w:val="00442D05"/>
    <w:rsid w:val="004431DD"/>
    <w:rsid w:val="00443309"/>
    <w:rsid w:val="004447F7"/>
    <w:rsid w:val="004449BA"/>
    <w:rsid w:val="00444ABF"/>
    <w:rsid w:val="00444DBF"/>
    <w:rsid w:val="00445F11"/>
    <w:rsid w:val="004467FE"/>
    <w:rsid w:val="00446867"/>
    <w:rsid w:val="00446DCE"/>
    <w:rsid w:val="00446E4F"/>
    <w:rsid w:val="00446F2A"/>
    <w:rsid w:val="004470C0"/>
    <w:rsid w:val="00447EB8"/>
    <w:rsid w:val="00450CE9"/>
    <w:rsid w:val="00450E45"/>
    <w:rsid w:val="00450F7D"/>
    <w:rsid w:val="00451349"/>
    <w:rsid w:val="0045147F"/>
    <w:rsid w:val="00451570"/>
    <w:rsid w:val="004516C5"/>
    <w:rsid w:val="0045199E"/>
    <w:rsid w:val="00451C7A"/>
    <w:rsid w:val="00451CBD"/>
    <w:rsid w:val="00451DC9"/>
    <w:rsid w:val="004533D1"/>
    <w:rsid w:val="0045370A"/>
    <w:rsid w:val="00453C71"/>
    <w:rsid w:val="004540B4"/>
    <w:rsid w:val="00454140"/>
    <w:rsid w:val="0045422E"/>
    <w:rsid w:val="00454351"/>
    <w:rsid w:val="00455E0D"/>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84F"/>
    <w:rsid w:val="004642D6"/>
    <w:rsid w:val="00464B0D"/>
    <w:rsid w:val="00464FE7"/>
    <w:rsid w:val="00465057"/>
    <w:rsid w:val="00465243"/>
    <w:rsid w:val="0046539B"/>
    <w:rsid w:val="00465678"/>
    <w:rsid w:val="004663B0"/>
    <w:rsid w:val="00466BBF"/>
    <w:rsid w:val="00467171"/>
    <w:rsid w:val="0046739A"/>
    <w:rsid w:val="004673BD"/>
    <w:rsid w:val="004679C3"/>
    <w:rsid w:val="00467AF2"/>
    <w:rsid w:val="00467BEA"/>
    <w:rsid w:val="00467CC9"/>
    <w:rsid w:val="00467DF7"/>
    <w:rsid w:val="004702F8"/>
    <w:rsid w:val="0047047E"/>
    <w:rsid w:val="00471132"/>
    <w:rsid w:val="004712FC"/>
    <w:rsid w:val="00472087"/>
    <w:rsid w:val="00472449"/>
    <w:rsid w:val="004734E0"/>
    <w:rsid w:val="00474374"/>
    <w:rsid w:val="00474AA6"/>
    <w:rsid w:val="00474D0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F89"/>
    <w:rsid w:val="004801DF"/>
    <w:rsid w:val="00480556"/>
    <w:rsid w:val="00480A99"/>
    <w:rsid w:val="00480B92"/>
    <w:rsid w:val="00480EA5"/>
    <w:rsid w:val="004814B5"/>
    <w:rsid w:val="004821BD"/>
    <w:rsid w:val="004821F0"/>
    <w:rsid w:val="00482C65"/>
    <w:rsid w:val="0048331F"/>
    <w:rsid w:val="00483BC8"/>
    <w:rsid w:val="004840A0"/>
    <w:rsid w:val="0048410B"/>
    <w:rsid w:val="004858AB"/>
    <w:rsid w:val="00486CD7"/>
    <w:rsid w:val="00486D8B"/>
    <w:rsid w:val="00486E15"/>
    <w:rsid w:val="00487119"/>
    <w:rsid w:val="004872A6"/>
    <w:rsid w:val="004874CF"/>
    <w:rsid w:val="00490D01"/>
    <w:rsid w:val="00490FBF"/>
    <w:rsid w:val="0049192F"/>
    <w:rsid w:val="0049330E"/>
    <w:rsid w:val="004933F1"/>
    <w:rsid w:val="0049357F"/>
    <w:rsid w:val="0049374B"/>
    <w:rsid w:val="0049393C"/>
    <w:rsid w:val="00494219"/>
    <w:rsid w:val="00494225"/>
    <w:rsid w:val="00494836"/>
    <w:rsid w:val="00494858"/>
    <w:rsid w:val="004949F3"/>
    <w:rsid w:val="0049514E"/>
    <w:rsid w:val="00495A09"/>
    <w:rsid w:val="00495DE3"/>
    <w:rsid w:val="0049605D"/>
    <w:rsid w:val="004966D6"/>
    <w:rsid w:val="00496A6A"/>
    <w:rsid w:val="004976BC"/>
    <w:rsid w:val="004976D6"/>
    <w:rsid w:val="004A08CB"/>
    <w:rsid w:val="004A0FCF"/>
    <w:rsid w:val="004A117C"/>
    <w:rsid w:val="004A142F"/>
    <w:rsid w:val="004A14DB"/>
    <w:rsid w:val="004A1815"/>
    <w:rsid w:val="004A20D2"/>
    <w:rsid w:val="004A23ED"/>
    <w:rsid w:val="004A308D"/>
    <w:rsid w:val="004A3BDC"/>
    <w:rsid w:val="004A485F"/>
    <w:rsid w:val="004A490B"/>
    <w:rsid w:val="004A4FFD"/>
    <w:rsid w:val="004A5FDA"/>
    <w:rsid w:val="004A60C4"/>
    <w:rsid w:val="004A646A"/>
    <w:rsid w:val="004A696C"/>
    <w:rsid w:val="004A6F44"/>
    <w:rsid w:val="004B0B02"/>
    <w:rsid w:val="004B0FEF"/>
    <w:rsid w:val="004B1471"/>
    <w:rsid w:val="004B238F"/>
    <w:rsid w:val="004B2548"/>
    <w:rsid w:val="004B2863"/>
    <w:rsid w:val="004B2DD4"/>
    <w:rsid w:val="004B3085"/>
    <w:rsid w:val="004B33BD"/>
    <w:rsid w:val="004B399E"/>
    <w:rsid w:val="004B3AA2"/>
    <w:rsid w:val="004B464A"/>
    <w:rsid w:val="004B4866"/>
    <w:rsid w:val="004B49DD"/>
    <w:rsid w:val="004B4C2D"/>
    <w:rsid w:val="004B4D22"/>
    <w:rsid w:val="004B4FE3"/>
    <w:rsid w:val="004B6329"/>
    <w:rsid w:val="004B6E00"/>
    <w:rsid w:val="004B739D"/>
    <w:rsid w:val="004B7859"/>
    <w:rsid w:val="004B7A39"/>
    <w:rsid w:val="004C08B2"/>
    <w:rsid w:val="004C0FCD"/>
    <w:rsid w:val="004C1823"/>
    <w:rsid w:val="004C2153"/>
    <w:rsid w:val="004C219E"/>
    <w:rsid w:val="004C2402"/>
    <w:rsid w:val="004C25DF"/>
    <w:rsid w:val="004C2BE2"/>
    <w:rsid w:val="004C2D31"/>
    <w:rsid w:val="004C2FAB"/>
    <w:rsid w:val="004C37E2"/>
    <w:rsid w:val="004C412E"/>
    <w:rsid w:val="004C46F4"/>
    <w:rsid w:val="004C486F"/>
    <w:rsid w:val="004C4D9B"/>
    <w:rsid w:val="004C54DB"/>
    <w:rsid w:val="004C558D"/>
    <w:rsid w:val="004C59AE"/>
    <w:rsid w:val="004C5D5D"/>
    <w:rsid w:val="004C6C77"/>
    <w:rsid w:val="004C6D7C"/>
    <w:rsid w:val="004C7982"/>
    <w:rsid w:val="004D0103"/>
    <w:rsid w:val="004D011E"/>
    <w:rsid w:val="004D1167"/>
    <w:rsid w:val="004D1419"/>
    <w:rsid w:val="004D167C"/>
    <w:rsid w:val="004D32E3"/>
    <w:rsid w:val="004D345B"/>
    <w:rsid w:val="004D4285"/>
    <w:rsid w:val="004D4DD7"/>
    <w:rsid w:val="004D5CA4"/>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10"/>
    <w:rsid w:val="004E573F"/>
    <w:rsid w:val="004E7210"/>
    <w:rsid w:val="004E732A"/>
    <w:rsid w:val="004E7B2D"/>
    <w:rsid w:val="004E7B4A"/>
    <w:rsid w:val="004E7C39"/>
    <w:rsid w:val="004F0460"/>
    <w:rsid w:val="004F09B6"/>
    <w:rsid w:val="004F14F1"/>
    <w:rsid w:val="004F1A14"/>
    <w:rsid w:val="004F1E66"/>
    <w:rsid w:val="004F203F"/>
    <w:rsid w:val="004F2328"/>
    <w:rsid w:val="004F2655"/>
    <w:rsid w:val="004F3A5C"/>
    <w:rsid w:val="004F3F21"/>
    <w:rsid w:val="004F3F64"/>
    <w:rsid w:val="004F5194"/>
    <w:rsid w:val="004F546E"/>
    <w:rsid w:val="004F551C"/>
    <w:rsid w:val="004F59CE"/>
    <w:rsid w:val="004F6037"/>
    <w:rsid w:val="004F7E62"/>
    <w:rsid w:val="005001F2"/>
    <w:rsid w:val="005008C4"/>
    <w:rsid w:val="00500935"/>
    <w:rsid w:val="00500E11"/>
    <w:rsid w:val="00500F4E"/>
    <w:rsid w:val="00501C3D"/>
    <w:rsid w:val="0050201F"/>
    <w:rsid w:val="00502610"/>
    <w:rsid w:val="00502875"/>
    <w:rsid w:val="00502C3A"/>
    <w:rsid w:val="005039E8"/>
    <w:rsid w:val="00503B09"/>
    <w:rsid w:val="00504CE9"/>
    <w:rsid w:val="00505250"/>
    <w:rsid w:val="005052A6"/>
    <w:rsid w:val="00505387"/>
    <w:rsid w:val="00505D06"/>
    <w:rsid w:val="0050619A"/>
    <w:rsid w:val="005061D4"/>
    <w:rsid w:val="005062F5"/>
    <w:rsid w:val="00506511"/>
    <w:rsid w:val="00506B64"/>
    <w:rsid w:val="00506E3B"/>
    <w:rsid w:val="00507025"/>
    <w:rsid w:val="005070DB"/>
    <w:rsid w:val="00507AFF"/>
    <w:rsid w:val="005104C1"/>
    <w:rsid w:val="00511583"/>
    <w:rsid w:val="00511CCD"/>
    <w:rsid w:val="005120AA"/>
    <w:rsid w:val="005132A7"/>
    <w:rsid w:val="00513429"/>
    <w:rsid w:val="00513D43"/>
    <w:rsid w:val="00513D8B"/>
    <w:rsid w:val="00515494"/>
    <w:rsid w:val="005155EB"/>
    <w:rsid w:val="005157BC"/>
    <w:rsid w:val="00515BAE"/>
    <w:rsid w:val="00515BFF"/>
    <w:rsid w:val="00516268"/>
    <w:rsid w:val="00516C7B"/>
    <w:rsid w:val="00517DF6"/>
    <w:rsid w:val="0052040F"/>
    <w:rsid w:val="00520B02"/>
    <w:rsid w:val="00521425"/>
    <w:rsid w:val="00521847"/>
    <w:rsid w:val="00522B82"/>
    <w:rsid w:val="00522EDC"/>
    <w:rsid w:val="00522FF4"/>
    <w:rsid w:val="005232BB"/>
    <w:rsid w:val="0052339C"/>
    <w:rsid w:val="00523624"/>
    <w:rsid w:val="00523634"/>
    <w:rsid w:val="00523687"/>
    <w:rsid w:val="005237F2"/>
    <w:rsid w:val="00523EDC"/>
    <w:rsid w:val="00524859"/>
    <w:rsid w:val="00524EAF"/>
    <w:rsid w:val="00524EEC"/>
    <w:rsid w:val="0052501E"/>
    <w:rsid w:val="0052509E"/>
    <w:rsid w:val="0052593D"/>
    <w:rsid w:val="00525BA2"/>
    <w:rsid w:val="00526378"/>
    <w:rsid w:val="0052637F"/>
    <w:rsid w:val="005272E8"/>
    <w:rsid w:val="00527DED"/>
    <w:rsid w:val="00527FD2"/>
    <w:rsid w:val="00530AFF"/>
    <w:rsid w:val="00530EFB"/>
    <w:rsid w:val="00530F59"/>
    <w:rsid w:val="00531272"/>
    <w:rsid w:val="005313A3"/>
    <w:rsid w:val="00531ABD"/>
    <w:rsid w:val="00531F67"/>
    <w:rsid w:val="00532EDD"/>
    <w:rsid w:val="00533563"/>
    <w:rsid w:val="00533571"/>
    <w:rsid w:val="005337C7"/>
    <w:rsid w:val="0053384B"/>
    <w:rsid w:val="00534C84"/>
    <w:rsid w:val="0053555F"/>
    <w:rsid w:val="005358FB"/>
    <w:rsid w:val="00535EB6"/>
    <w:rsid w:val="005362E6"/>
    <w:rsid w:val="00536E5A"/>
    <w:rsid w:val="0054011A"/>
    <w:rsid w:val="00540634"/>
    <w:rsid w:val="00540A9B"/>
    <w:rsid w:val="00540DC1"/>
    <w:rsid w:val="00540F1D"/>
    <w:rsid w:val="00541BEF"/>
    <w:rsid w:val="00541D30"/>
    <w:rsid w:val="0054448E"/>
    <w:rsid w:val="00544BF3"/>
    <w:rsid w:val="00544D11"/>
    <w:rsid w:val="00545210"/>
    <w:rsid w:val="0054743B"/>
    <w:rsid w:val="00547522"/>
    <w:rsid w:val="00547933"/>
    <w:rsid w:val="00547B6F"/>
    <w:rsid w:val="00547FD3"/>
    <w:rsid w:val="00550DDA"/>
    <w:rsid w:val="00551052"/>
    <w:rsid w:val="005513C0"/>
    <w:rsid w:val="005514F1"/>
    <w:rsid w:val="00552C02"/>
    <w:rsid w:val="00553B2E"/>
    <w:rsid w:val="00553F1D"/>
    <w:rsid w:val="00554817"/>
    <w:rsid w:val="005549F0"/>
    <w:rsid w:val="00554A38"/>
    <w:rsid w:val="005552F6"/>
    <w:rsid w:val="0055790B"/>
    <w:rsid w:val="00557AE8"/>
    <w:rsid w:val="00557F94"/>
    <w:rsid w:val="005604FD"/>
    <w:rsid w:val="00560667"/>
    <w:rsid w:val="00560915"/>
    <w:rsid w:val="00560B6F"/>
    <w:rsid w:val="00561350"/>
    <w:rsid w:val="00561467"/>
    <w:rsid w:val="00561515"/>
    <w:rsid w:val="00561BD2"/>
    <w:rsid w:val="0056268D"/>
    <w:rsid w:val="0056284B"/>
    <w:rsid w:val="00562C84"/>
    <w:rsid w:val="00562CDC"/>
    <w:rsid w:val="00563F3E"/>
    <w:rsid w:val="0056481C"/>
    <w:rsid w:val="005649D1"/>
    <w:rsid w:val="005649F9"/>
    <w:rsid w:val="00564D23"/>
    <w:rsid w:val="00564F57"/>
    <w:rsid w:val="005650E4"/>
    <w:rsid w:val="005657F2"/>
    <w:rsid w:val="00565A17"/>
    <w:rsid w:val="00565E75"/>
    <w:rsid w:val="00566D2B"/>
    <w:rsid w:val="00567274"/>
    <w:rsid w:val="00567325"/>
    <w:rsid w:val="00567DF5"/>
    <w:rsid w:val="00567E04"/>
    <w:rsid w:val="005707F6"/>
    <w:rsid w:val="00570D33"/>
    <w:rsid w:val="00570F74"/>
    <w:rsid w:val="005712B2"/>
    <w:rsid w:val="005717C1"/>
    <w:rsid w:val="005719E3"/>
    <w:rsid w:val="005728BF"/>
    <w:rsid w:val="005728EC"/>
    <w:rsid w:val="00573546"/>
    <w:rsid w:val="005737E6"/>
    <w:rsid w:val="00573C3C"/>
    <w:rsid w:val="00574864"/>
    <w:rsid w:val="00574B95"/>
    <w:rsid w:val="005750A4"/>
    <w:rsid w:val="00575507"/>
    <w:rsid w:val="005758FA"/>
    <w:rsid w:val="0057603A"/>
    <w:rsid w:val="0057615C"/>
    <w:rsid w:val="0057634B"/>
    <w:rsid w:val="0057682C"/>
    <w:rsid w:val="005768C5"/>
    <w:rsid w:val="00577165"/>
    <w:rsid w:val="005775F2"/>
    <w:rsid w:val="005779AE"/>
    <w:rsid w:val="00577DC6"/>
    <w:rsid w:val="0058014C"/>
    <w:rsid w:val="00580443"/>
    <w:rsid w:val="00580604"/>
    <w:rsid w:val="00581080"/>
    <w:rsid w:val="005810A3"/>
    <w:rsid w:val="00581BBA"/>
    <w:rsid w:val="00582020"/>
    <w:rsid w:val="0058369A"/>
    <w:rsid w:val="00583967"/>
    <w:rsid w:val="00583ED6"/>
    <w:rsid w:val="005846C3"/>
    <w:rsid w:val="00584FDD"/>
    <w:rsid w:val="005850DA"/>
    <w:rsid w:val="005856CF"/>
    <w:rsid w:val="0058575A"/>
    <w:rsid w:val="00585CA2"/>
    <w:rsid w:val="00585CFA"/>
    <w:rsid w:val="00585F4E"/>
    <w:rsid w:val="005860CD"/>
    <w:rsid w:val="005863A3"/>
    <w:rsid w:val="00586D20"/>
    <w:rsid w:val="0058768B"/>
    <w:rsid w:val="00587932"/>
    <w:rsid w:val="00590297"/>
    <w:rsid w:val="005904DB"/>
    <w:rsid w:val="00590BA7"/>
    <w:rsid w:val="0059116A"/>
    <w:rsid w:val="005914CB"/>
    <w:rsid w:val="00591C8A"/>
    <w:rsid w:val="005922D6"/>
    <w:rsid w:val="005926D4"/>
    <w:rsid w:val="00592D04"/>
    <w:rsid w:val="00592EF5"/>
    <w:rsid w:val="005932A5"/>
    <w:rsid w:val="0059342A"/>
    <w:rsid w:val="00593D14"/>
    <w:rsid w:val="00593DC6"/>
    <w:rsid w:val="005946E7"/>
    <w:rsid w:val="005948E2"/>
    <w:rsid w:val="0059556C"/>
    <w:rsid w:val="0059573A"/>
    <w:rsid w:val="0059586C"/>
    <w:rsid w:val="00596207"/>
    <w:rsid w:val="00596F2F"/>
    <w:rsid w:val="00596FB3"/>
    <w:rsid w:val="00597422"/>
    <w:rsid w:val="005A06B2"/>
    <w:rsid w:val="005A09A9"/>
    <w:rsid w:val="005A0C1F"/>
    <w:rsid w:val="005A0DEF"/>
    <w:rsid w:val="005A1159"/>
    <w:rsid w:val="005A2192"/>
    <w:rsid w:val="005A29C4"/>
    <w:rsid w:val="005A2C13"/>
    <w:rsid w:val="005A318F"/>
    <w:rsid w:val="005A3190"/>
    <w:rsid w:val="005A3E41"/>
    <w:rsid w:val="005A4827"/>
    <w:rsid w:val="005A4A9A"/>
    <w:rsid w:val="005A4F9A"/>
    <w:rsid w:val="005A54E7"/>
    <w:rsid w:val="005A5668"/>
    <w:rsid w:val="005A61AA"/>
    <w:rsid w:val="005A6977"/>
    <w:rsid w:val="005A76A3"/>
    <w:rsid w:val="005A7ACD"/>
    <w:rsid w:val="005A7D74"/>
    <w:rsid w:val="005B0A50"/>
    <w:rsid w:val="005B1048"/>
    <w:rsid w:val="005B11D5"/>
    <w:rsid w:val="005B124B"/>
    <w:rsid w:val="005B3E64"/>
    <w:rsid w:val="005B4B87"/>
    <w:rsid w:val="005B4BA7"/>
    <w:rsid w:val="005B4DB6"/>
    <w:rsid w:val="005B57EA"/>
    <w:rsid w:val="005B5D35"/>
    <w:rsid w:val="005B5D43"/>
    <w:rsid w:val="005B5E68"/>
    <w:rsid w:val="005B6106"/>
    <w:rsid w:val="005B69FC"/>
    <w:rsid w:val="005B6DB4"/>
    <w:rsid w:val="005B7154"/>
    <w:rsid w:val="005B751F"/>
    <w:rsid w:val="005B7B32"/>
    <w:rsid w:val="005B7C13"/>
    <w:rsid w:val="005C0753"/>
    <w:rsid w:val="005C1736"/>
    <w:rsid w:val="005C1B9F"/>
    <w:rsid w:val="005C1BA7"/>
    <w:rsid w:val="005C1E9B"/>
    <w:rsid w:val="005C2498"/>
    <w:rsid w:val="005C28A6"/>
    <w:rsid w:val="005C2F0A"/>
    <w:rsid w:val="005C3259"/>
    <w:rsid w:val="005C39B0"/>
    <w:rsid w:val="005C3C06"/>
    <w:rsid w:val="005C3D19"/>
    <w:rsid w:val="005C44B8"/>
    <w:rsid w:val="005C4873"/>
    <w:rsid w:val="005C51FD"/>
    <w:rsid w:val="005C5312"/>
    <w:rsid w:val="005C5528"/>
    <w:rsid w:val="005C5E77"/>
    <w:rsid w:val="005C6314"/>
    <w:rsid w:val="005C68FD"/>
    <w:rsid w:val="005C6BA3"/>
    <w:rsid w:val="005C78EE"/>
    <w:rsid w:val="005D014C"/>
    <w:rsid w:val="005D0EC9"/>
    <w:rsid w:val="005D1010"/>
    <w:rsid w:val="005D1FFB"/>
    <w:rsid w:val="005D2054"/>
    <w:rsid w:val="005D21CA"/>
    <w:rsid w:val="005D29DD"/>
    <w:rsid w:val="005D31D6"/>
    <w:rsid w:val="005D37A0"/>
    <w:rsid w:val="005D3AD5"/>
    <w:rsid w:val="005D3C79"/>
    <w:rsid w:val="005D48A1"/>
    <w:rsid w:val="005D4F1A"/>
    <w:rsid w:val="005D5161"/>
    <w:rsid w:val="005D54E9"/>
    <w:rsid w:val="005D583D"/>
    <w:rsid w:val="005D58D8"/>
    <w:rsid w:val="005D5C68"/>
    <w:rsid w:val="005D6824"/>
    <w:rsid w:val="005D6B3A"/>
    <w:rsid w:val="005D6DB8"/>
    <w:rsid w:val="005D6E91"/>
    <w:rsid w:val="005D7180"/>
    <w:rsid w:val="005D725C"/>
    <w:rsid w:val="005D7848"/>
    <w:rsid w:val="005D7935"/>
    <w:rsid w:val="005E1565"/>
    <w:rsid w:val="005E1BD5"/>
    <w:rsid w:val="005E29F2"/>
    <w:rsid w:val="005E3C3F"/>
    <w:rsid w:val="005E3FF7"/>
    <w:rsid w:val="005E424B"/>
    <w:rsid w:val="005E424F"/>
    <w:rsid w:val="005E5263"/>
    <w:rsid w:val="005E55EB"/>
    <w:rsid w:val="005E59CA"/>
    <w:rsid w:val="005E64B3"/>
    <w:rsid w:val="005E64D1"/>
    <w:rsid w:val="005E67B9"/>
    <w:rsid w:val="005E6C9E"/>
    <w:rsid w:val="005E72B3"/>
    <w:rsid w:val="005E7322"/>
    <w:rsid w:val="005E75C4"/>
    <w:rsid w:val="005F020E"/>
    <w:rsid w:val="005F111B"/>
    <w:rsid w:val="005F1FA1"/>
    <w:rsid w:val="005F2145"/>
    <w:rsid w:val="005F219D"/>
    <w:rsid w:val="005F35FD"/>
    <w:rsid w:val="005F4060"/>
    <w:rsid w:val="005F425E"/>
    <w:rsid w:val="005F42DF"/>
    <w:rsid w:val="005F49F0"/>
    <w:rsid w:val="005F6199"/>
    <w:rsid w:val="005F6A2E"/>
    <w:rsid w:val="005F7F14"/>
    <w:rsid w:val="006000B9"/>
    <w:rsid w:val="006004B6"/>
    <w:rsid w:val="006008A0"/>
    <w:rsid w:val="00600988"/>
    <w:rsid w:val="00600D1C"/>
    <w:rsid w:val="006010F8"/>
    <w:rsid w:val="006015DA"/>
    <w:rsid w:val="006018A6"/>
    <w:rsid w:val="00601CFA"/>
    <w:rsid w:val="00601E17"/>
    <w:rsid w:val="00601E58"/>
    <w:rsid w:val="006020C4"/>
    <w:rsid w:val="00602EE3"/>
    <w:rsid w:val="00603DA9"/>
    <w:rsid w:val="006042DB"/>
    <w:rsid w:val="00604358"/>
    <w:rsid w:val="00604638"/>
    <w:rsid w:val="00604EA9"/>
    <w:rsid w:val="006059D6"/>
    <w:rsid w:val="00605F59"/>
    <w:rsid w:val="006065B8"/>
    <w:rsid w:val="00606A6E"/>
    <w:rsid w:val="00606B34"/>
    <w:rsid w:val="00606BD9"/>
    <w:rsid w:val="006077C5"/>
    <w:rsid w:val="00607BA2"/>
    <w:rsid w:val="00607FC6"/>
    <w:rsid w:val="0061043A"/>
    <w:rsid w:val="00610773"/>
    <w:rsid w:val="00611539"/>
    <w:rsid w:val="006115D8"/>
    <w:rsid w:val="00612671"/>
    <w:rsid w:val="00612846"/>
    <w:rsid w:val="0061297B"/>
    <w:rsid w:val="00612BB7"/>
    <w:rsid w:val="00612C88"/>
    <w:rsid w:val="00612CE4"/>
    <w:rsid w:val="00612DDC"/>
    <w:rsid w:val="0061345B"/>
    <w:rsid w:val="00613704"/>
    <w:rsid w:val="00613A73"/>
    <w:rsid w:val="00613DD8"/>
    <w:rsid w:val="006147A9"/>
    <w:rsid w:val="006149AC"/>
    <w:rsid w:val="00614B76"/>
    <w:rsid w:val="00615164"/>
    <w:rsid w:val="00615520"/>
    <w:rsid w:val="0061614C"/>
    <w:rsid w:val="00617000"/>
    <w:rsid w:val="00617AE2"/>
    <w:rsid w:val="0062108F"/>
    <w:rsid w:val="00621C82"/>
    <w:rsid w:val="00621D1B"/>
    <w:rsid w:val="00621D85"/>
    <w:rsid w:val="0062212C"/>
    <w:rsid w:val="00622A46"/>
    <w:rsid w:val="00622CA4"/>
    <w:rsid w:val="00622F12"/>
    <w:rsid w:val="00623329"/>
    <w:rsid w:val="00624B04"/>
    <w:rsid w:val="0062524D"/>
    <w:rsid w:val="00625D2F"/>
    <w:rsid w:val="00625D60"/>
    <w:rsid w:val="006260CE"/>
    <w:rsid w:val="0062718C"/>
    <w:rsid w:val="006304D3"/>
    <w:rsid w:val="00630F4D"/>
    <w:rsid w:val="0063100B"/>
    <w:rsid w:val="0063139E"/>
    <w:rsid w:val="00631E51"/>
    <w:rsid w:val="00633768"/>
    <w:rsid w:val="00633D24"/>
    <w:rsid w:val="00633F86"/>
    <w:rsid w:val="006358CD"/>
    <w:rsid w:val="00635CDA"/>
    <w:rsid w:val="00636D52"/>
    <w:rsid w:val="006372A9"/>
    <w:rsid w:val="006372C8"/>
    <w:rsid w:val="00637F42"/>
    <w:rsid w:val="006407BB"/>
    <w:rsid w:val="00642C7A"/>
    <w:rsid w:val="00642C8D"/>
    <w:rsid w:val="00642D04"/>
    <w:rsid w:val="0064327B"/>
    <w:rsid w:val="006435BC"/>
    <w:rsid w:val="00643678"/>
    <w:rsid w:val="006442B0"/>
    <w:rsid w:val="00644CE2"/>
    <w:rsid w:val="00645A8C"/>
    <w:rsid w:val="00646116"/>
    <w:rsid w:val="0064617F"/>
    <w:rsid w:val="00647207"/>
    <w:rsid w:val="006474E5"/>
    <w:rsid w:val="0064770A"/>
    <w:rsid w:val="00647802"/>
    <w:rsid w:val="00647E81"/>
    <w:rsid w:val="00647F5E"/>
    <w:rsid w:val="0065022C"/>
    <w:rsid w:val="00650FC9"/>
    <w:rsid w:val="006510E4"/>
    <w:rsid w:val="00651DE3"/>
    <w:rsid w:val="00651EC2"/>
    <w:rsid w:val="006525D7"/>
    <w:rsid w:val="0065286C"/>
    <w:rsid w:val="00652871"/>
    <w:rsid w:val="00652F03"/>
    <w:rsid w:val="00652F35"/>
    <w:rsid w:val="00653312"/>
    <w:rsid w:val="006545B1"/>
    <w:rsid w:val="00654D74"/>
    <w:rsid w:val="00655C3F"/>
    <w:rsid w:val="00656746"/>
    <w:rsid w:val="006568B0"/>
    <w:rsid w:val="0065735A"/>
    <w:rsid w:val="00657663"/>
    <w:rsid w:val="00657671"/>
    <w:rsid w:val="00657950"/>
    <w:rsid w:val="00657A15"/>
    <w:rsid w:val="00657B8B"/>
    <w:rsid w:val="00657C25"/>
    <w:rsid w:val="0066003C"/>
    <w:rsid w:val="00660126"/>
    <w:rsid w:val="00661412"/>
    <w:rsid w:val="00661C99"/>
    <w:rsid w:val="00661D88"/>
    <w:rsid w:val="0066207D"/>
    <w:rsid w:val="00662962"/>
    <w:rsid w:val="00662E4A"/>
    <w:rsid w:val="0066336D"/>
    <w:rsid w:val="00664BCD"/>
    <w:rsid w:val="006652CF"/>
    <w:rsid w:val="00665903"/>
    <w:rsid w:val="00665BBD"/>
    <w:rsid w:val="00666492"/>
    <w:rsid w:val="00666A0B"/>
    <w:rsid w:val="00666A77"/>
    <w:rsid w:val="00667154"/>
    <w:rsid w:val="0066759C"/>
    <w:rsid w:val="00667611"/>
    <w:rsid w:val="0066787C"/>
    <w:rsid w:val="0066793A"/>
    <w:rsid w:val="00667B31"/>
    <w:rsid w:val="00667E4D"/>
    <w:rsid w:val="00667FE1"/>
    <w:rsid w:val="006700A4"/>
    <w:rsid w:val="006702CD"/>
    <w:rsid w:val="006713B1"/>
    <w:rsid w:val="006715EB"/>
    <w:rsid w:val="00671895"/>
    <w:rsid w:val="00672894"/>
    <w:rsid w:val="00672FC7"/>
    <w:rsid w:val="006738AA"/>
    <w:rsid w:val="00673BCA"/>
    <w:rsid w:val="006743A1"/>
    <w:rsid w:val="0067449A"/>
    <w:rsid w:val="0067488B"/>
    <w:rsid w:val="00676F5F"/>
    <w:rsid w:val="006777DE"/>
    <w:rsid w:val="00677B1B"/>
    <w:rsid w:val="00680388"/>
    <w:rsid w:val="0068059C"/>
    <w:rsid w:val="00680769"/>
    <w:rsid w:val="00681352"/>
    <w:rsid w:val="00681E63"/>
    <w:rsid w:val="00682712"/>
    <w:rsid w:val="0068301C"/>
    <w:rsid w:val="006835B1"/>
    <w:rsid w:val="00683BA5"/>
    <w:rsid w:val="00683C57"/>
    <w:rsid w:val="00684302"/>
    <w:rsid w:val="006843E5"/>
    <w:rsid w:val="006843FB"/>
    <w:rsid w:val="00684EA4"/>
    <w:rsid w:val="0068553F"/>
    <w:rsid w:val="0068581E"/>
    <w:rsid w:val="00686406"/>
    <w:rsid w:val="00687694"/>
    <w:rsid w:val="00687ADA"/>
    <w:rsid w:val="00687D60"/>
    <w:rsid w:val="00691320"/>
    <w:rsid w:val="006919B9"/>
    <w:rsid w:val="0069262C"/>
    <w:rsid w:val="006936D5"/>
    <w:rsid w:val="00693E7E"/>
    <w:rsid w:val="00694111"/>
    <w:rsid w:val="00694CC5"/>
    <w:rsid w:val="00695AC0"/>
    <w:rsid w:val="00696035"/>
    <w:rsid w:val="006967F6"/>
    <w:rsid w:val="00696AE2"/>
    <w:rsid w:val="00697BF6"/>
    <w:rsid w:val="006A0048"/>
    <w:rsid w:val="006A107E"/>
    <w:rsid w:val="006A1861"/>
    <w:rsid w:val="006A1C51"/>
    <w:rsid w:val="006A1E38"/>
    <w:rsid w:val="006A1EFC"/>
    <w:rsid w:val="006A22E5"/>
    <w:rsid w:val="006A3003"/>
    <w:rsid w:val="006A323B"/>
    <w:rsid w:val="006A3B0C"/>
    <w:rsid w:val="006A41EC"/>
    <w:rsid w:val="006A5EE6"/>
    <w:rsid w:val="006A6216"/>
    <w:rsid w:val="006A64D9"/>
    <w:rsid w:val="006A66C5"/>
    <w:rsid w:val="006A71D6"/>
    <w:rsid w:val="006A79EE"/>
    <w:rsid w:val="006A7FB8"/>
    <w:rsid w:val="006B047A"/>
    <w:rsid w:val="006B1862"/>
    <w:rsid w:val="006B2194"/>
    <w:rsid w:val="006B2209"/>
    <w:rsid w:val="006B2330"/>
    <w:rsid w:val="006B267F"/>
    <w:rsid w:val="006B283E"/>
    <w:rsid w:val="006B3844"/>
    <w:rsid w:val="006B38C0"/>
    <w:rsid w:val="006B39E6"/>
    <w:rsid w:val="006B424C"/>
    <w:rsid w:val="006B44CC"/>
    <w:rsid w:val="006B455E"/>
    <w:rsid w:val="006B48CD"/>
    <w:rsid w:val="006B49E0"/>
    <w:rsid w:val="006B5788"/>
    <w:rsid w:val="006B587F"/>
    <w:rsid w:val="006B593E"/>
    <w:rsid w:val="006B5B38"/>
    <w:rsid w:val="006B6921"/>
    <w:rsid w:val="006B6F58"/>
    <w:rsid w:val="006B7AA9"/>
    <w:rsid w:val="006C0845"/>
    <w:rsid w:val="006C0C00"/>
    <w:rsid w:val="006C1399"/>
    <w:rsid w:val="006C1B50"/>
    <w:rsid w:val="006C1FE5"/>
    <w:rsid w:val="006C25B2"/>
    <w:rsid w:val="006C266C"/>
    <w:rsid w:val="006C267A"/>
    <w:rsid w:val="006C2AF6"/>
    <w:rsid w:val="006C2E0F"/>
    <w:rsid w:val="006C3820"/>
    <w:rsid w:val="006C3957"/>
    <w:rsid w:val="006C39FD"/>
    <w:rsid w:val="006C41B8"/>
    <w:rsid w:val="006C4CB0"/>
    <w:rsid w:val="006C4EFF"/>
    <w:rsid w:val="006C5339"/>
    <w:rsid w:val="006C5729"/>
    <w:rsid w:val="006C5CA8"/>
    <w:rsid w:val="006C70C7"/>
    <w:rsid w:val="006D0547"/>
    <w:rsid w:val="006D080E"/>
    <w:rsid w:val="006D0A0C"/>
    <w:rsid w:val="006D0B9B"/>
    <w:rsid w:val="006D0E78"/>
    <w:rsid w:val="006D114A"/>
    <w:rsid w:val="006D178C"/>
    <w:rsid w:val="006D2021"/>
    <w:rsid w:val="006D284F"/>
    <w:rsid w:val="006D2E32"/>
    <w:rsid w:val="006D3277"/>
    <w:rsid w:val="006D39C9"/>
    <w:rsid w:val="006D4418"/>
    <w:rsid w:val="006D4B50"/>
    <w:rsid w:val="006D520F"/>
    <w:rsid w:val="006D552B"/>
    <w:rsid w:val="006D5B30"/>
    <w:rsid w:val="006D62A7"/>
    <w:rsid w:val="006D66BA"/>
    <w:rsid w:val="006D6794"/>
    <w:rsid w:val="006D7998"/>
    <w:rsid w:val="006E00A8"/>
    <w:rsid w:val="006E03AF"/>
    <w:rsid w:val="006E0E02"/>
    <w:rsid w:val="006E12F6"/>
    <w:rsid w:val="006E1607"/>
    <w:rsid w:val="006E1C33"/>
    <w:rsid w:val="006E243F"/>
    <w:rsid w:val="006E2D49"/>
    <w:rsid w:val="006E2EA8"/>
    <w:rsid w:val="006E4788"/>
    <w:rsid w:val="006E47E9"/>
    <w:rsid w:val="006E48AD"/>
    <w:rsid w:val="006E5499"/>
    <w:rsid w:val="006E5E54"/>
    <w:rsid w:val="006E71D0"/>
    <w:rsid w:val="006E7FDE"/>
    <w:rsid w:val="006F0197"/>
    <w:rsid w:val="006F09CC"/>
    <w:rsid w:val="006F0A1B"/>
    <w:rsid w:val="006F0ADB"/>
    <w:rsid w:val="006F0C98"/>
    <w:rsid w:val="006F1897"/>
    <w:rsid w:val="006F19A2"/>
    <w:rsid w:val="006F208C"/>
    <w:rsid w:val="006F225D"/>
    <w:rsid w:val="006F3890"/>
    <w:rsid w:val="006F3C3D"/>
    <w:rsid w:val="006F3D40"/>
    <w:rsid w:val="006F45A0"/>
    <w:rsid w:val="006F4652"/>
    <w:rsid w:val="006F4853"/>
    <w:rsid w:val="006F4B9F"/>
    <w:rsid w:val="006F5452"/>
    <w:rsid w:val="006F56AD"/>
    <w:rsid w:val="006F56C8"/>
    <w:rsid w:val="006F5854"/>
    <w:rsid w:val="006F5897"/>
    <w:rsid w:val="006F6227"/>
    <w:rsid w:val="006F64F5"/>
    <w:rsid w:val="006F692D"/>
    <w:rsid w:val="007003A6"/>
    <w:rsid w:val="0070081B"/>
    <w:rsid w:val="00700919"/>
    <w:rsid w:val="0070151C"/>
    <w:rsid w:val="007016CE"/>
    <w:rsid w:val="00701CC6"/>
    <w:rsid w:val="007021EF"/>
    <w:rsid w:val="00702382"/>
    <w:rsid w:val="0070248E"/>
    <w:rsid w:val="00702F61"/>
    <w:rsid w:val="0070392D"/>
    <w:rsid w:val="00704575"/>
    <w:rsid w:val="00705591"/>
    <w:rsid w:val="0070581B"/>
    <w:rsid w:val="00705E17"/>
    <w:rsid w:val="00706BB4"/>
    <w:rsid w:val="00707212"/>
    <w:rsid w:val="00707BB4"/>
    <w:rsid w:val="00710207"/>
    <w:rsid w:val="0071031A"/>
    <w:rsid w:val="007105C0"/>
    <w:rsid w:val="00710617"/>
    <w:rsid w:val="007110C7"/>
    <w:rsid w:val="007113A2"/>
    <w:rsid w:val="007113DD"/>
    <w:rsid w:val="007113F9"/>
    <w:rsid w:val="00711478"/>
    <w:rsid w:val="00711C73"/>
    <w:rsid w:val="00712612"/>
    <w:rsid w:val="0071281A"/>
    <w:rsid w:val="00712AF8"/>
    <w:rsid w:val="00713518"/>
    <w:rsid w:val="00713997"/>
    <w:rsid w:val="00713B1C"/>
    <w:rsid w:val="00713F84"/>
    <w:rsid w:val="00714160"/>
    <w:rsid w:val="007148CE"/>
    <w:rsid w:val="007168AE"/>
    <w:rsid w:val="00716DE4"/>
    <w:rsid w:val="00716EE5"/>
    <w:rsid w:val="00717E71"/>
    <w:rsid w:val="00717F4B"/>
    <w:rsid w:val="007209F5"/>
    <w:rsid w:val="00721394"/>
    <w:rsid w:val="00721565"/>
    <w:rsid w:val="0072156A"/>
    <w:rsid w:val="007218B5"/>
    <w:rsid w:val="007218BA"/>
    <w:rsid w:val="00721FE9"/>
    <w:rsid w:val="00722856"/>
    <w:rsid w:val="00723109"/>
    <w:rsid w:val="0072325D"/>
    <w:rsid w:val="0072360F"/>
    <w:rsid w:val="00723C9C"/>
    <w:rsid w:val="007243FF"/>
    <w:rsid w:val="0072541C"/>
    <w:rsid w:val="00725800"/>
    <w:rsid w:val="00725C01"/>
    <w:rsid w:val="0072731D"/>
    <w:rsid w:val="00727762"/>
    <w:rsid w:val="00730A10"/>
    <w:rsid w:val="00731233"/>
    <w:rsid w:val="00731981"/>
    <w:rsid w:val="00732041"/>
    <w:rsid w:val="007329FF"/>
    <w:rsid w:val="00733178"/>
    <w:rsid w:val="00733295"/>
    <w:rsid w:val="00733574"/>
    <w:rsid w:val="00733B6E"/>
    <w:rsid w:val="00733FBD"/>
    <w:rsid w:val="00734221"/>
    <w:rsid w:val="0073448A"/>
    <w:rsid w:val="00734495"/>
    <w:rsid w:val="00734970"/>
    <w:rsid w:val="00735B62"/>
    <w:rsid w:val="00735CE9"/>
    <w:rsid w:val="00735EAC"/>
    <w:rsid w:val="00735FA1"/>
    <w:rsid w:val="00736484"/>
    <w:rsid w:val="00736921"/>
    <w:rsid w:val="00737242"/>
    <w:rsid w:val="00737245"/>
    <w:rsid w:val="0073760D"/>
    <w:rsid w:val="00737937"/>
    <w:rsid w:val="007401A9"/>
    <w:rsid w:val="007417D9"/>
    <w:rsid w:val="00741E3C"/>
    <w:rsid w:val="007422B4"/>
    <w:rsid w:val="007423EF"/>
    <w:rsid w:val="00742DB9"/>
    <w:rsid w:val="0074320A"/>
    <w:rsid w:val="0074339E"/>
    <w:rsid w:val="00743E36"/>
    <w:rsid w:val="007440E1"/>
    <w:rsid w:val="00744899"/>
    <w:rsid w:val="00744A86"/>
    <w:rsid w:val="0074590A"/>
    <w:rsid w:val="007459A0"/>
    <w:rsid w:val="00746FC8"/>
    <w:rsid w:val="0074756F"/>
    <w:rsid w:val="00747AF0"/>
    <w:rsid w:val="00747CA9"/>
    <w:rsid w:val="007502B1"/>
    <w:rsid w:val="00750333"/>
    <w:rsid w:val="00750AA1"/>
    <w:rsid w:val="00750C3D"/>
    <w:rsid w:val="00751945"/>
    <w:rsid w:val="00751FAE"/>
    <w:rsid w:val="0075433A"/>
    <w:rsid w:val="00754473"/>
    <w:rsid w:val="00754C2F"/>
    <w:rsid w:val="00754DE6"/>
    <w:rsid w:val="0075503F"/>
    <w:rsid w:val="00755311"/>
    <w:rsid w:val="007558F2"/>
    <w:rsid w:val="00756C0E"/>
    <w:rsid w:val="00760491"/>
    <w:rsid w:val="007610C2"/>
    <w:rsid w:val="007615E7"/>
    <w:rsid w:val="00762B50"/>
    <w:rsid w:val="00763548"/>
    <w:rsid w:val="007639A7"/>
    <w:rsid w:val="00763B14"/>
    <w:rsid w:val="00763D9A"/>
    <w:rsid w:val="00763DA8"/>
    <w:rsid w:val="00764096"/>
    <w:rsid w:val="007647E3"/>
    <w:rsid w:val="007657C6"/>
    <w:rsid w:val="00765925"/>
    <w:rsid w:val="007659EA"/>
    <w:rsid w:val="00765F81"/>
    <w:rsid w:val="007673D9"/>
    <w:rsid w:val="00767C33"/>
    <w:rsid w:val="00767EED"/>
    <w:rsid w:val="00767FD5"/>
    <w:rsid w:val="007715C2"/>
    <w:rsid w:val="007717C7"/>
    <w:rsid w:val="00771A79"/>
    <w:rsid w:val="00771CA9"/>
    <w:rsid w:val="00772124"/>
    <w:rsid w:val="00772266"/>
    <w:rsid w:val="00772A00"/>
    <w:rsid w:val="00772AE3"/>
    <w:rsid w:val="00772BBC"/>
    <w:rsid w:val="00772D71"/>
    <w:rsid w:val="007733D7"/>
    <w:rsid w:val="00773402"/>
    <w:rsid w:val="00773452"/>
    <w:rsid w:val="00773628"/>
    <w:rsid w:val="00773691"/>
    <w:rsid w:val="00774664"/>
    <w:rsid w:val="00774880"/>
    <w:rsid w:val="007751D3"/>
    <w:rsid w:val="00775937"/>
    <w:rsid w:val="00775A9F"/>
    <w:rsid w:val="0077604C"/>
    <w:rsid w:val="007765A7"/>
    <w:rsid w:val="00776601"/>
    <w:rsid w:val="00776A73"/>
    <w:rsid w:val="00776C62"/>
    <w:rsid w:val="00777472"/>
    <w:rsid w:val="0077775D"/>
    <w:rsid w:val="00780368"/>
    <w:rsid w:val="007803B1"/>
    <w:rsid w:val="00781183"/>
    <w:rsid w:val="0078134B"/>
    <w:rsid w:val="00781354"/>
    <w:rsid w:val="007814E7"/>
    <w:rsid w:val="00781552"/>
    <w:rsid w:val="00781BAE"/>
    <w:rsid w:val="0078287E"/>
    <w:rsid w:val="00783032"/>
    <w:rsid w:val="0078329E"/>
    <w:rsid w:val="0078361B"/>
    <w:rsid w:val="007838A1"/>
    <w:rsid w:val="00783E70"/>
    <w:rsid w:val="00784439"/>
    <w:rsid w:val="007845DC"/>
    <w:rsid w:val="007846D6"/>
    <w:rsid w:val="00784D2E"/>
    <w:rsid w:val="00785AB4"/>
    <w:rsid w:val="007863F4"/>
    <w:rsid w:val="00787135"/>
    <w:rsid w:val="00787340"/>
    <w:rsid w:val="007875B4"/>
    <w:rsid w:val="00787903"/>
    <w:rsid w:val="00790272"/>
    <w:rsid w:val="007903D1"/>
    <w:rsid w:val="00790730"/>
    <w:rsid w:val="007908F7"/>
    <w:rsid w:val="00791422"/>
    <w:rsid w:val="00791477"/>
    <w:rsid w:val="00791FCB"/>
    <w:rsid w:val="00792262"/>
    <w:rsid w:val="00792AF0"/>
    <w:rsid w:val="00793704"/>
    <w:rsid w:val="00794533"/>
    <w:rsid w:val="00794909"/>
    <w:rsid w:val="007955E9"/>
    <w:rsid w:val="00795881"/>
    <w:rsid w:val="00795C83"/>
    <w:rsid w:val="00795D24"/>
    <w:rsid w:val="007962FD"/>
    <w:rsid w:val="007968A8"/>
    <w:rsid w:val="007972E7"/>
    <w:rsid w:val="00797E85"/>
    <w:rsid w:val="00797F5F"/>
    <w:rsid w:val="007A07D9"/>
    <w:rsid w:val="007A110A"/>
    <w:rsid w:val="007A15AC"/>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FD"/>
    <w:rsid w:val="007A7E16"/>
    <w:rsid w:val="007A7FA8"/>
    <w:rsid w:val="007B05A1"/>
    <w:rsid w:val="007B1B07"/>
    <w:rsid w:val="007B1BD8"/>
    <w:rsid w:val="007B2012"/>
    <w:rsid w:val="007B22CC"/>
    <w:rsid w:val="007B248B"/>
    <w:rsid w:val="007B28B8"/>
    <w:rsid w:val="007B38F0"/>
    <w:rsid w:val="007B41F9"/>
    <w:rsid w:val="007B42C9"/>
    <w:rsid w:val="007B4364"/>
    <w:rsid w:val="007B46CE"/>
    <w:rsid w:val="007B49C0"/>
    <w:rsid w:val="007B4D0E"/>
    <w:rsid w:val="007B586B"/>
    <w:rsid w:val="007B5F34"/>
    <w:rsid w:val="007B63EB"/>
    <w:rsid w:val="007B6687"/>
    <w:rsid w:val="007B7088"/>
    <w:rsid w:val="007B731D"/>
    <w:rsid w:val="007B757B"/>
    <w:rsid w:val="007B7A90"/>
    <w:rsid w:val="007C03D3"/>
    <w:rsid w:val="007C0873"/>
    <w:rsid w:val="007C3346"/>
    <w:rsid w:val="007C3FE4"/>
    <w:rsid w:val="007C4A4A"/>
    <w:rsid w:val="007C5658"/>
    <w:rsid w:val="007C576F"/>
    <w:rsid w:val="007C5B93"/>
    <w:rsid w:val="007C5EE7"/>
    <w:rsid w:val="007C6241"/>
    <w:rsid w:val="007C6D1C"/>
    <w:rsid w:val="007C711B"/>
    <w:rsid w:val="007C7D16"/>
    <w:rsid w:val="007C7F37"/>
    <w:rsid w:val="007D001C"/>
    <w:rsid w:val="007D03A9"/>
    <w:rsid w:val="007D0ED7"/>
    <w:rsid w:val="007D0EDA"/>
    <w:rsid w:val="007D1E64"/>
    <w:rsid w:val="007D286A"/>
    <w:rsid w:val="007D29A0"/>
    <w:rsid w:val="007D29EA"/>
    <w:rsid w:val="007D354A"/>
    <w:rsid w:val="007D3852"/>
    <w:rsid w:val="007D3BE8"/>
    <w:rsid w:val="007D3D25"/>
    <w:rsid w:val="007D4990"/>
    <w:rsid w:val="007D57AD"/>
    <w:rsid w:val="007D5FE0"/>
    <w:rsid w:val="007D6651"/>
    <w:rsid w:val="007D6F36"/>
    <w:rsid w:val="007D7C53"/>
    <w:rsid w:val="007D7F8B"/>
    <w:rsid w:val="007E01D0"/>
    <w:rsid w:val="007E067F"/>
    <w:rsid w:val="007E07E0"/>
    <w:rsid w:val="007E0B58"/>
    <w:rsid w:val="007E1164"/>
    <w:rsid w:val="007E12B2"/>
    <w:rsid w:val="007E186F"/>
    <w:rsid w:val="007E2CC5"/>
    <w:rsid w:val="007E2FE2"/>
    <w:rsid w:val="007E3590"/>
    <w:rsid w:val="007E3B6E"/>
    <w:rsid w:val="007E3C9F"/>
    <w:rsid w:val="007E3D12"/>
    <w:rsid w:val="007E4061"/>
    <w:rsid w:val="007E41CC"/>
    <w:rsid w:val="007E4BC7"/>
    <w:rsid w:val="007E528D"/>
    <w:rsid w:val="007E542F"/>
    <w:rsid w:val="007E5AF8"/>
    <w:rsid w:val="007E5C97"/>
    <w:rsid w:val="007E61DB"/>
    <w:rsid w:val="007E64A2"/>
    <w:rsid w:val="007E6CA4"/>
    <w:rsid w:val="007E6EA5"/>
    <w:rsid w:val="007E6F08"/>
    <w:rsid w:val="007E76C1"/>
    <w:rsid w:val="007E78B2"/>
    <w:rsid w:val="007F0391"/>
    <w:rsid w:val="007F1313"/>
    <w:rsid w:val="007F17A9"/>
    <w:rsid w:val="007F1E82"/>
    <w:rsid w:val="007F2830"/>
    <w:rsid w:val="007F34D0"/>
    <w:rsid w:val="007F3742"/>
    <w:rsid w:val="007F3CA1"/>
    <w:rsid w:val="007F3EB7"/>
    <w:rsid w:val="007F4D2A"/>
    <w:rsid w:val="007F6245"/>
    <w:rsid w:val="007F6402"/>
    <w:rsid w:val="007F6B81"/>
    <w:rsid w:val="007F6BFD"/>
    <w:rsid w:val="007F71B3"/>
    <w:rsid w:val="007F766C"/>
    <w:rsid w:val="007F7866"/>
    <w:rsid w:val="007F7953"/>
    <w:rsid w:val="00800213"/>
    <w:rsid w:val="00800A1E"/>
    <w:rsid w:val="0080112A"/>
    <w:rsid w:val="008025A5"/>
    <w:rsid w:val="00802EF8"/>
    <w:rsid w:val="008035BD"/>
    <w:rsid w:val="00803761"/>
    <w:rsid w:val="00803819"/>
    <w:rsid w:val="00803881"/>
    <w:rsid w:val="008038D7"/>
    <w:rsid w:val="00803FBE"/>
    <w:rsid w:val="00804682"/>
    <w:rsid w:val="00804BB2"/>
    <w:rsid w:val="0080505A"/>
    <w:rsid w:val="0080586E"/>
    <w:rsid w:val="00806A48"/>
    <w:rsid w:val="00810204"/>
    <w:rsid w:val="008104C8"/>
    <w:rsid w:val="008106D9"/>
    <w:rsid w:val="00810F7D"/>
    <w:rsid w:val="00811929"/>
    <w:rsid w:val="0081200D"/>
    <w:rsid w:val="008125A6"/>
    <w:rsid w:val="00812AFF"/>
    <w:rsid w:val="0081382D"/>
    <w:rsid w:val="00813A6E"/>
    <w:rsid w:val="00814DDA"/>
    <w:rsid w:val="00815139"/>
    <w:rsid w:val="00815CF6"/>
    <w:rsid w:val="00816189"/>
    <w:rsid w:val="0081651F"/>
    <w:rsid w:val="008168D3"/>
    <w:rsid w:val="008171D8"/>
    <w:rsid w:val="008171FC"/>
    <w:rsid w:val="00817B91"/>
    <w:rsid w:val="00817D6E"/>
    <w:rsid w:val="00820476"/>
    <w:rsid w:val="00820961"/>
    <w:rsid w:val="00820CDC"/>
    <w:rsid w:val="00821352"/>
    <w:rsid w:val="00821A7D"/>
    <w:rsid w:val="00821CB7"/>
    <w:rsid w:val="00822C7C"/>
    <w:rsid w:val="008233E1"/>
    <w:rsid w:val="00826358"/>
    <w:rsid w:val="008264AD"/>
    <w:rsid w:val="00826A7A"/>
    <w:rsid w:val="00826AD7"/>
    <w:rsid w:val="00826F9A"/>
    <w:rsid w:val="00827C41"/>
    <w:rsid w:val="00830265"/>
    <w:rsid w:val="00830D03"/>
    <w:rsid w:val="008314F5"/>
    <w:rsid w:val="00831B6E"/>
    <w:rsid w:val="00832086"/>
    <w:rsid w:val="00832744"/>
    <w:rsid w:val="008328D1"/>
    <w:rsid w:val="00833073"/>
    <w:rsid w:val="00833B7F"/>
    <w:rsid w:val="008343EF"/>
    <w:rsid w:val="00834963"/>
    <w:rsid w:val="00834A2E"/>
    <w:rsid w:val="00834B5E"/>
    <w:rsid w:val="008353BA"/>
    <w:rsid w:val="008356E6"/>
    <w:rsid w:val="008360A7"/>
    <w:rsid w:val="0083687B"/>
    <w:rsid w:val="00836B08"/>
    <w:rsid w:val="008377D4"/>
    <w:rsid w:val="00837B56"/>
    <w:rsid w:val="00837DE6"/>
    <w:rsid w:val="00837E57"/>
    <w:rsid w:val="0084088E"/>
    <w:rsid w:val="00841352"/>
    <w:rsid w:val="00841516"/>
    <w:rsid w:val="00841B8D"/>
    <w:rsid w:val="00842B31"/>
    <w:rsid w:val="00842D5E"/>
    <w:rsid w:val="00842EBD"/>
    <w:rsid w:val="00843CF5"/>
    <w:rsid w:val="00844143"/>
    <w:rsid w:val="00844DE4"/>
    <w:rsid w:val="00844E99"/>
    <w:rsid w:val="008451C2"/>
    <w:rsid w:val="0084536F"/>
    <w:rsid w:val="00847827"/>
    <w:rsid w:val="00847D82"/>
    <w:rsid w:val="0085038C"/>
    <w:rsid w:val="008503E3"/>
    <w:rsid w:val="00850672"/>
    <w:rsid w:val="00851046"/>
    <w:rsid w:val="0085169A"/>
    <w:rsid w:val="00851793"/>
    <w:rsid w:val="0085182B"/>
    <w:rsid w:val="00851A8E"/>
    <w:rsid w:val="00851BC3"/>
    <w:rsid w:val="00851CBD"/>
    <w:rsid w:val="00852098"/>
    <w:rsid w:val="00852214"/>
    <w:rsid w:val="008528BC"/>
    <w:rsid w:val="00853195"/>
    <w:rsid w:val="00853854"/>
    <w:rsid w:val="00853948"/>
    <w:rsid w:val="00853CD1"/>
    <w:rsid w:val="008541A2"/>
    <w:rsid w:val="008544C8"/>
    <w:rsid w:val="008545EC"/>
    <w:rsid w:val="00854753"/>
    <w:rsid w:val="00857386"/>
    <w:rsid w:val="00857D43"/>
    <w:rsid w:val="00860701"/>
    <w:rsid w:val="0086088F"/>
    <w:rsid w:val="00860FFF"/>
    <w:rsid w:val="008617DA"/>
    <w:rsid w:val="008620A8"/>
    <w:rsid w:val="00862310"/>
    <w:rsid w:val="00862D53"/>
    <w:rsid w:val="00862FF0"/>
    <w:rsid w:val="00863016"/>
    <w:rsid w:val="00863349"/>
    <w:rsid w:val="00863A06"/>
    <w:rsid w:val="008640DF"/>
    <w:rsid w:val="0086432A"/>
    <w:rsid w:val="008647DD"/>
    <w:rsid w:val="00864E41"/>
    <w:rsid w:val="00864F85"/>
    <w:rsid w:val="008655B6"/>
    <w:rsid w:val="008661BC"/>
    <w:rsid w:val="00867584"/>
    <w:rsid w:val="008679D8"/>
    <w:rsid w:val="00867B1B"/>
    <w:rsid w:val="00867CDE"/>
    <w:rsid w:val="00871C89"/>
    <w:rsid w:val="00872359"/>
    <w:rsid w:val="008736BF"/>
    <w:rsid w:val="00873A15"/>
    <w:rsid w:val="00874502"/>
    <w:rsid w:val="00874600"/>
    <w:rsid w:val="00874BAE"/>
    <w:rsid w:val="00875002"/>
    <w:rsid w:val="00875218"/>
    <w:rsid w:val="00875665"/>
    <w:rsid w:val="00875A2E"/>
    <w:rsid w:val="00875C4E"/>
    <w:rsid w:val="00876398"/>
    <w:rsid w:val="008763C2"/>
    <w:rsid w:val="00876B4E"/>
    <w:rsid w:val="00876D69"/>
    <w:rsid w:val="00876EEB"/>
    <w:rsid w:val="0087736C"/>
    <w:rsid w:val="00880537"/>
    <w:rsid w:val="00880B1A"/>
    <w:rsid w:val="00880EFE"/>
    <w:rsid w:val="008810AA"/>
    <w:rsid w:val="008811A8"/>
    <w:rsid w:val="008811D5"/>
    <w:rsid w:val="00881391"/>
    <w:rsid w:val="00881589"/>
    <w:rsid w:val="00881AF0"/>
    <w:rsid w:val="00882BFA"/>
    <w:rsid w:val="008835CF"/>
    <w:rsid w:val="00883AA5"/>
    <w:rsid w:val="00884235"/>
    <w:rsid w:val="00884669"/>
    <w:rsid w:val="0088493D"/>
    <w:rsid w:val="00884F8E"/>
    <w:rsid w:val="008851E1"/>
    <w:rsid w:val="00885A09"/>
    <w:rsid w:val="00886CDB"/>
    <w:rsid w:val="00886E60"/>
    <w:rsid w:val="0088713A"/>
    <w:rsid w:val="008872A5"/>
    <w:rsid w:val="00890102"/>
    <w:rsid w:val="008917B8"/>
    <w:rsid w:val="00892378"/>
    <w:rsid w:val="008933D8"/>
    <w:rsid w:val="008944BE"/>
    <w:rsid w:val="008946A6"/>
    <w:rsid w:val="008947E0"/>
    <w:rsid w:val="00894A81"/>
    <w:rsid w:val="00894C9A"/>
    <w:rsid w:val="00894F86"/>
    <w:rsid w:val="00895E17"/>
    <w:rsid w:val="00896B50"/>
    <w:rsid w:val="008971D8"/>
    <w:rsid w:val="00897597"/>
    <w:rsid w:val="008A04AB"/>
    <w:rsid w:val="008A12D8"/>
    <w:rsid w:val="008A18CB"/>
    <w:rsid w:val="008A20C0"/>
    <w:rsid w:val="008A3584"/>
    <w:rsid w:val="008A4D10"/>
    <w:rsid w:val="008A4D35"/>
    <w:rsid w:val="008A5277"/>
    <w:rsid w:val="008A5CD2"/>
    <w:rsid w:val="008B06E0"/>
    <w:rsid w:val="008B07D9"/>
    <w:rsid w:val="008B0AB6"/>
    <w:rsid w:val="008B10D2"/>
    <w:rsid w:val="008B1A04"/>
    <w:rsid w:val="008B1F7F"/>
    <w:rsid w:val="008B28F6"/>
    <w:rsid w:val="008B29F9"/>
    <w:rsid w:val="008B35BB"/>
    <w:rsid w:val="008B375C"/>
    <w:rsid w:val="008B395C"/>
    <w:rsid w:val="008B3AFC"/>
    <w:rsid w:val="008B3C62"/>
    <w:rsid w:val="008B3D26"/>
    <w:rsid w:val="008B4FD1"/>
    <w:rsid w:val="008B5137"/>
    <w:rsid w:val="008B5EF6"/>
    <w:rsid w:val="008B62D3"/>
    <w:rsid w:val="008B665D"/>
    <w:rsid w:val="008B74DD"/>
    <w:rsid w:val="008B7555"/>
    <w:rsid w:val="008C057A"/>
    <w:rsid w:val="008C07EC"/>
    <w:rsid w:val="008C0E0B"/>
    <w:rsid w:val="008C13B8"/>
    <w:rsid w:val="008C14D4"/>
    <w:rsid w:val="008C152C"/>
    <w:rsid w:val="008C1881"/>
    <w:rsid w:val="008C2090"/>
    <w:rsid w:val="008C2229"/>
    <w:rsid w:val="008C2ED6"/>
    <w:rsid w:val="008C3354"/>
    <w:rsid w:val="008C3B4F"/>
    <w:rsid w:val="008C3D80"/>
    <w:rsid w:val="008C413D"/>
    <w:rsid w:val="008C434E"/>
    <w:rsid w:val="008C468A"/>
    <w:rsid w:val="008C52AC"/>
    <w:rsid w:val="008C61E0"/>
    <w:rsid w:val="008C643B"/>
    <w:rsid w:val="008C64AD"/>
    <w:rsid w:val="008C7230"/>
    <w:rsid w:val="008C7969"/>
    <w:rsid w:val="008D0871"/>
    <w:rsid w:val="008D0CE7"/>
    <w:rsid w:val="008D0E61"/>
    <w:rsid w:val="008D16AB"/>
    <w:rsid w:val="008D225A"/>
    <w:rsid w:val="008D2A99"/>
    <w:rsid w:val="008D2D53"/>
    <w:rsid w:val="008D2F2E"/>
    <w:rsid w:val="008D3272"/>
    <w:rsid w:val="008D3DBF"/>
    <w:rsid w:val="008D4D13"/>
    <w:rsid w:val="008D5672"/>
    <w:rsid w:val="008D59A3"/>
    <w:rsid w:val="008D5B46"/>
    <w:rsid w:val="008D6EAD"/>
    <w:rsid w:val="008D7F13"/>
    <w:rsid w:val="008D7F27"/>
    <w:rsid w:val="008D7F57"/>
    <w:rsid w:val="008E0B12"/>
    <w:rsid w:val="008E0B48"/>
    <w:rsid w:val="008E12CD"/>
    <w:rsid w:val="008E16AB"/>
    <w:rsid w:val="008E293D"/>
    <w:rsid w:val="008E46D2"/>
    <w:rsid w:val="008E5989"/>
    <w:rsid w:val="008E6D09"/>
    <w:rsid w:val="008E6D18"/>
    <w:rsid w:val="008E7006"/>
    <w:rsid w:val="008F07C3"/>
    <w:rsid w:val="008F0A97"/>
    <w:rsid w:val="008F0BAF"/>
    <w:rsid w:val="008F0CD6"/>
    <w:rsid w:val="008F1107"/>
    <w:rsid w:val="008F1254"/>
    <w:rsid w:val="008F16E6"/>
    <w:rsid w:val="008F1701"/>
    <w:rsid w:val="008F2806"/>
    <w:rsid w:val="008F3012"/>
    <w:rsid w:val="008F33ED"/>
    <w:rsid w:val="008F363D"/>
    <w:rsid w:val="008F3978"/>
    <w:rsid w:val="008F3983"/>
    <w:rsid w:val="008F3A64"/>
    <w:rsid w:val="008F3CC4"/>
    <w:rsid w:val="008F3F78"/>
    <w:rsid w:val="008F403F"/>
    <w:rsid w:val="008F4770"/>
    <w:rsid w:val="008F4BA8"/>
    <w:rsid w:val="008F4CD5"/>
    <w:rsid w:val="008F4CDE"/>
    <w:rsid w:val="008F4FA6"/>
    <w:rsid w:val="008F5950"/>
    <w:rsid w:val="008F5AB1"/>
    <w:rsid w:val="008F6068"/>
    <w:rsid w:val="008F61C9"/>
    <w:rsid w:val="008F64E4"/>
    <w:rsid w:val="008F699F"/>
    <w:rsid w:val="008F6B64"/>
    <w:rsid w:val="008F73FD"/>
    <w:rsid w:val="008F7833"/>
    <w:rsid w:val="00900C95"/>
    <w:rsid w:val="009027EA"/>
    <w:rsid w:val="009027F5"/>
    <w:rsid w:val="00902BFB"/>
    <w:rsid w:val="00903084"/>
    <w:rsid w:val="00903222"/>
    <w:rsid w:val="00905751"/>
    <w:rsid w:val="00905BA7"/>
    <w:rsid w:val="00906309"/>
    <w:rsid w:val="00906593"/>
    <w:rsid w:val="00906DC2"/>
    <w:rsid w:val="009074E2"/>
    <w:rsid w:val="0090786F"/>
    <w:rsid w:val="00907971"/>
    <w:rsid w:val="009079AE"/>
    <w:rsid w:val="0091035A"/>
    <w:rsid w:val="00910A6D"/>
    <w:rsid w:val="00910D2E"/>
    <w:rsid w:val="00911263"/>
    <w:rsid w:val="00911CA6"/>
    <w:rsid w:val="0091233A"/>
    <w:rsid w:val="00912360"/>
    <w:rsid w:val="009138EE"/>
    <w:rsid w:val="00913A48"/>
    <w:rsid w:val="00913A71"/>
    <w:rsid w:val="00914480"/>
    <w:rsid w:val="00914FB0"/>
    <w:rsid w:val="00915904"/>
    <w:rsid w:val="00915C67"/>
    <w:rsid w:val="00915F87"/>
    <w:rsid w:val="00917404"/>
    <w:rsid w:val="00917590"/>
    <w:rsid w:val="00920479"/>
    <w:rsid w:val="00920C1A"/>
    <w:rsid w:val="009223CB"/>
    <w:rsid w:val="0092261D"/>
    <w:rsid w:val="00922B17"/>
    <w:rsid w:val="00925092"/>
    <w:rsid w:val="0092523C"/>
    <w:rsid w:val="0092566C"/>
    <w:rsid w:val="009257D3"/>
    <w:rsid w:val="00926B1A"/>
    <w:rsid w:val="00927926"/>
    <w:rsid w:val="00930781"/>
    <w:rsid w:val="00930BBB"/>
    <w:rsid w:val="00930E63"/>
    <w:rsid w:val="00931333"/>
    <w:rsid w:val="00931377"/>
    <w:rsid w:val="009319BB"/>
    <w:rsid w:val="0093220B"/>
    <w:rsid w:val="0093254A"/>
    <w:rsid w:val="00932B6A"/>
    <w:rsid w:val="009335FB"/>
    <w:rsid w:val="00933EF7"/>
    <w:rsid w:val="00934242"/>
    <w:rsid w:val="00935227"/>
    <w:rsid w:val="00935843"/>
    <w:rsid w:val="00935B75"/>
    <w:rsid w:val="0093650C"/>
    <w:rsid w:val="00936DDA"/>
    <w:rsid w:val="00936EEC"/>
    <w:rsid w:val="009374D2"/>
    <w:rsid w:val="009375AC"/>
    <w:rsid w:val="00940364"/>
    <w:rsid w:val="00940C1A"/>
    <w:rsid w:val="00941090"/>
    <w:rsid w:val="0094126D"/>
    <w:rsid w:val="00941305"/>
    <w:rsid w:val="0094180E"/>
    <w:rsid w:val="00941C9A"/>
    <w:rsid w:val="00941F3A"/>
    <w:rsid w:val="00941F86"/>
    <w:rsid w:val="00941FD9"/>
    <w:rsid w:val="0094438B"/>
    <w:rsid w:val="00944400"/>
    <w:rsid w:val="00945989"/>
    <w:rsid w:val="00945D68"/>
    <w:rsid w:val="00945E3B"/>
    <w:rsid w:val="00946179"/>
    <w:rsid w:val="00946219"/>
    <w:rsid w:val="00946291"/>
    <w:rsid w:val="0094652D"/>
    <w:rsid w:val="009469AA"/>
    <w:rsid w:val="00946B0D"/>
    <w:rsid w:val="00946E5F"/>
    <w:rsid w:val="0094735F"/>
    <w:rsid w:val="00947468"/>
    <w:rsid w:val="009477C4"/>
    <w:rsid w:val="00950E49"/>
    <w:rsid w:val="00951563"/>
    <w:rsid w:val="009516DC"/>
    <w:rsid w:val="00952298"/>
    <w:rsid w:val="00952678"/>
    <w:rsid w:val="00952D78"/>
    <w:rsid w:val="00952F06"/>
    <w:rsid w:val="00953216"/>
    <w:rsid w:val="00953463"/>
    <w:rsid w:val="00953FBE"/>
    <w:rsid w:val="00954022"/>
    <w:rsid w:val="0095465F"/>
    <w:rsid w:val="00954701"/>
    <w:rsid w:val="009547D3"/>
    <w:rsid w:val="00954CDE"/>
    <w:rsid w:val="0095508B"/>
    <w:rsid w:val="00955189"/>
    <w:rsid w:val="00955551"/>
    <w:rsid w:val="00955933"/>
    <w:rsid w:val="00955B3C"/>
    <w:rsid w:val="00955BE4"/>
    <w:rsid w:val="00955BE5"/>
    <w:rsid w:val="0095676B"/>
    <w:rsid w:val="00956772"/>
    <w:rsid w:val="00956875"/>
    <w:rsid w:val="009573F9"/>
    <w:rsid w:val="00957436"/>
    <w:rsid w:val="00957ED9"/>
    <w:rsid w:val="00957EFE"/>
    <w:rsid w:val="009600AA"/>
    <w:rsid w:val="00960ACB"/>
    <w:rsid w:val="009610D3"/>
    <w:rsid w:val="00961C1A"/>
    <w:rsid w:val="009631FB"/>
    <w:rsid w:val="009634F8"/>
    <w:rsid w:val="009640D3"/>
    <w:rsid w:val="009644BB"/>
    <w:rsid w:val="00964C49"/>
    <w:rsid w:val="009656DC"/>
    <w:rsid w:val="0096587E"/>
    <w:rsid w:val="00965EE5"/>
    <w:rsid w:val="009667C3"/>
    <w:rsid w:val="00966AE7"/>
    <w:rsid w:val="00967164"/>
    <w:rsid w:val="00967631"/>
    <w:rsid w:val="00967796"/>
    <w:rsid w:val="00970D98"/>
    <w:rsid w:val="00971453"/>
    <w:rsid w:val="009714AA"/>
    <w:rsid w:val="00971DE3"/>
    <w:rsid w:val="00971F80"/>
    <w:rsid w:val="00972D39"/>
    <w:rsid w:val="009731D1"/>
    <w:rsid w:val="00973970"/>
    <w:rsid w:val="00974EB7"/>
    <w:rsid w:val="009755AA"/>
    <w:rsid w:val="009755C4"/>
    <w:rsid w:val="009769AD"/>
    <w:rsid w:val="00977223"/>
    <w:rsid w:val="00977514"/>
    <w:rsid w:val="0098073A"/>
    <w:rsid w:val="0098130C"/>
    <w:rsid w:val="00981655"/>
    <w:rsid w:val="0098269D"/>
    <w:rsid w:val="009827E4"/>
    <w:rsid w:val="00982E9B"/>
    <w:rsid w:val="00982EF5"/>
    <w:rsid w:val="0098311E"/>
    <w:rsid w:val="00984049"/>
    <w:rsid w:val="00984D28"/>
    <w:rsid w:val="009850E3"/>
    <w:rsid w:val="00985109"/>
    <w:rsid w:val="0098543D"/>
    <w:rsid w:val="00985735"/>
    <w:rsid w:val="00985F1B"/>
    <w:rsid w:val="00986F16"/>
    <w:rsid w:val="00986FA9"/>
    <w:rsid w:val="009875DC"/>
    <w:rsid w:val="00987C9A"/>
    <w:rsid w:val="00990E3C"/>
    <w:rsid w:val="009910F6"/>
    <w:rsid w:val="009933D4"/>
    <w:rsid w:val="00994204"/>
    <w:rsid w:val="009943E0"/>
    <w:rsid w:val="00994632"/>
    <w:rsid w:val="00995141"/>
    <w:rsid w:val="00995325"/>
    <w:rsid w:val="00995764"/>
    <w:rsid w:val="00995A1B"/>
    <w:rsid w:val="009960A8"/>
    <w:rsid w:val="00996A47"/>
    <w:rsid w:val="00996BF8"/>
    <w:rsid w:val="009973FE"/>
    <w:rsid w:val="00997551"/>
    <w:rsid w:val="009976A6"/>
    <w:rsid w:val="009A0EB3"/>
    <w:rsid w:val="009A16DB"/>
    <w:rsid w:val="009A2335"/>
    <w:rsid w:val="009A2C68"/>
    <w:rsid w:val="009A432A"/>
    <w:rsid w:val="009A4682"/>
    <w:rsid w:val="009A4A70"/>
    <w:rsid w:val="009A7312"/>
    <w:rsid w:val="009A7B96"/>
    <w:rsid w:val="009B002C"/>
    <w:rsid w:val="009B00FB"/>
    <w:rsid w:val="009B0431"/>
    <w:rsid w:val="009B0649"/>
    <w:rsid w:val="009B0DAB"/>
    <w:rsid w:val="009B0EC5"/>
    <w:rsid w:val="009B1767"/>
    <w:rsid w:val="009B19F0"/>
    <w:rsid w:val="009B1A8A"/>
    <w:rsid w:val="009B2329"/>
    <w:rsid w:val="009B2F4F"/>
    <w:rsid w:val="009B318F"/>
    <w:rsid w:val="009B4175"/>
    <w:rsid w:val="009B41AA"/>
    <w:rsid w:val="009B4371"/>
    <w:rsid w:val="009B503C"/>
    <w:rsid w:val="009B5427"/>
    <w:rsid w:val="009B591C"/>
    <w:rsid w:val="009B5D15"/>
    <w:rsid w:val="009B63C1"/>
    <w:rsid w:val="009B688F"/>
    <w:rsid w:val="009B7315"/>
    <w:rsid w:val="009C0267"/>
    <w:rsid w:val="009C1336"/>
    <w:rsid w:val="009C1E0A"/>
    <w:rsid w:val="009C1E30"/>
    <w:rsid w:val="009C21A1"/>
    <w:rsid w:val="009C2247"/>
    <w:rsid w:val="009C2AEE"/>
    <w:rsid w:val="009C2C71"/>
    <w:rsid w:val="009C2FC0"/>
    <w:rsid w:val="009C4540"/>
    <w:rsid w:val="009C48B4"/>
    <w:rsid w:val="009C4F54"/>
    <w:rsid w:val="009C50DD"/>
    <w:rsid w:val="009C5347"/>
    <w:rsid w:val="009C5529"/>
    <w:rsid w:val="009C58F7"/>
    <w:rsid w:val="009C5CE3"/>
    <w:rsid w:val="009C5EBB"/>
    <w:rsid w:val="009C5EE5"/>
    <w:rsid w:val="009C70AB"/>
    <w:rsid w:val="009C7518"/>
    <w:rsid w:val="009C7ABF"/>
    <w:rsid w:val="009D007B"/>
    <w:rsid w:val="009D0437"/>
    <w:rsid w:val="009D0D51"/>
    <w:rsid w:val="009D0ECD"/>
    <w:rsid w:val="009D10B1"/>
    <w:rsid w:val="009D1663"/>
    <w:rsid w:val="009D1A45"/>
    <w:rsid w:val="009D1BD2"/>
    <w:rsid w:val="009D2264"/>
    <w:rsid w:val="009D24BF"/>
    <w:rsid w:val="009D28BF"/>
    <w:rsid w:val="009D2E79"/>
    <w:rsid w:val="009D323C"/>
    <w:rsid w:val="009D338D"/>
    <w:rsid w:val="009D3A65"/>
    <w:rsid w:val="009D3C7C"/>
    <w:rsid w:val="009D42DA"/>
    <w:rsid w:val="009D436A"/>
    <w:rsid w:val="009D45A8"/>
    <w:rsid w:val="009D4D4B"/>
    <w:rsid w:val="009D525B"/>
    <w:rsid w:val="009D5CF5"/>
    <w:rsid w:val="009D5E35"/>
    <w:rsid w:val="009D5FDC"/>
    <w:rsid w:val="009D6599"/>
    <w:rsid w:val="009D6D88"/>
    <w:rsid w:val="009D75D5"/>
    <w:rsid w:val="009D75F9"/>
    <w:rsid w:val="009D772A"/>
    <w:rsid w:val="009D7D03"/>
    <w:rsid w:val="009E0076"/>
    <w:rsid w:val="009E0561"/>
    <w:rsid w:val="009E0BFB"/>
    <w:rsid w:val="009E0C41"/>
    <w:rsid w:val="009E0CEE"/>
    <w:rsid w:val="009E1532"/>
    <w:rsid w:val="009E1727"/>
    <w:rsid w:val="009E1D84"/>
    <w:rsid w:val="009E2029"/>
    <w:rsid w:val="009E2398"/>
    <w:rsid w:val="009E23AF"/>
    <w:rsid w:val="009E252A"/>
    <w:rsid w:val="009E291D"/>
    <w:rsid w:val="009E3638"/>
    <w:rsid w:val="009E3BCF"/>
    <w:rsid w:val="009E3C9D"/>
    <w:rsid w:val="009E4D40"/>
    <w:rsid w:val="009E5C31"/>
    <w:rsid w:val="009E5ECB"/>
    <w:rsid w:val="009E60B4"/>
    <w:rsid w:val="009E60DC"/>
    <w:rsid w:val="009E61A6"/>
    <w:rsid w:val="009E655A"/>
    <w:rsid w:val="009E6567"/>
    <w:rsid w:val="009E67F7"/>
    <w:rsid w:val="009E7855"/>
    <w:rsid w:val="009E7D82"/>
    <w:rsid w:val="009F0412"/>
    <w:rsid w:val="009F0B34"/>
    <w:rsid w:val="009F0E30"/>
    <w:rsid w:val="009F1D17"/>
    <w:rsid w:val="009F23EC"/>
    <w:rsid w:val="009F251C"/>
    <w:rsid w:val="009F2BFD"/>
    <w:rsid w:val="009F3104"/>
    <w:rsid w:val="009F38B1"/>
    <w:rsid w:val="009F3AA3"/>
    <w:rsid w:val="009F420F"/>
    <w:rsid w:val="009F48A7"/>
    <w:rsid w:val="009F49D5"/>
    <w:rsid w:val="009F4EEA"/>
    <w:rsid w:val="009F77EC"/>
    <w:rsid w:val="009F7B09"/>
    <w:rsid w:val="009F7B7E"/>
    <w:rsid w:val="009F7C03"/>
    <w:rsid w:val="009F7FAC"/>
    <w:rsid w:val="00A0040E"/>
    <w:rsid w:val="00A00CBF"/>
    <w:rsid w:val="00A00D7E"/>
    <w:rsid w:val="00A0165C"/>
    <w:rsid w:val="00A01C56"/>
    <w:rsid w:val="00A01C61"/>
    <w:rsid w:val="00A025E2"/>
    <w:rsid w:val="00A0296C"/>
    <w:rsid w:val="00A02E5C"/>
    <w:rsid w:val="00A02E67"/>
    <w:rsid w:val="00A03235"/>
    <w:rsid w:val="00A04684"/>
    <w:rsid w:val="00A049F1"/>
    <w:rsid w:val="00A054FE"/>
    <w:rsid w:val="00A063BF"/>
    <w:rsid w:val="00A06726"/>
    <w:rsid w:val="00A06A89"/>
    <w:rsid w:val="00A06B78"/>
    <w:rsid w:val="00A06C24"/>
    <w:rsid w:val="00A06DB5"/>
    <w:rsid w:val="00A06DC9"/>
    <w:rsid w:val="00A0724B"/>
    <w:rsid w:val="00A073CF"/>
    <w:rsid w:val="00A07EF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BE"/>
    <w:rsid w:val="00A142F0"/>
    <w:rsid w:val="00A156E9"/>
    <w:rsid w:val="00A159B6"/>
    <w:rsid w:val="00A15BB9"/>
    <w:rsid w:val="00A15D8C"/>
    <w:rsid w:val="00A15EC8"/>
    <w:rsid w:val="00A16301"/>
    <w:rsid w:val="00A16933"/>
    <w:rsid w:val="00A17C48"/>
    <w:rsid w:val="00A17F5F"/>
    <w:rsid w:val="00A20221"/>
    <w:rsid w:val="00A205B5"/>
    <w:rsid w:val="00A210F5"/>
    <w:rsid w:val="00A216EF"/>
    <w:rsid w:val="00A21D06"/>
    <w:rsid w:val="00A22387"/>
    <w:rsid w:val="00A234A2"/>
    <w:rsid w:val="00A2357E"/>
    <w:rsid w:val="00A23B63"/>
    <w:rsid w:val="00A243A1"/>
    <w:rsid w:val="00A24E08"/>
    <w:rsid w:val="00A2508A"/>
    <w:rsid w:val="00A25692"/>
    <w:rsid w:val="00A25A47"/>
    <w:rsid w:val="00A25A5D"/>
    <w:rsid w:val="00A262AC"/>
    <w:rsid w:val="00A26382"/>
    <w:rsid w:val="00A26546"/>
    <w:rsid w:val="00A26F11"/>
    <w:rsid w:val="00A30303"/>
    <w:rsid w:val="00A304B6"/>
    <w:rsid w:val="00A315A1"/>
    <w:rsid w:val="00A318A5"/>
    <w:rsid w:val="00A31EFC"/>
    <w:rsid w:val="00A326AC"/>
    <w:rsid w:val="00A33FBF"/>
    <w:rsid w:val="00A34266"/>
    <w:rsid w:val="00A34736"/>
    <w:rsid w:val="00A34B07"/>
    <w:rsid w:val="00A351C1"/>
    <w:rsid w:val="00A3597E"/>
    <w:rsid w:val="00A35D57"/>
    <w:rsid w:val="00A361FF"/>
    <w:rsid w:val="00A3705B"/>
    <w:rsid w:val="00A37336"/>
    <w:rsid w:val="00A37A42"/>
    <w:rsid w:val="00A37DF0"/>
    <w:rsid w:val="00A400A3"/>
    <w:rsid w:val="00A4090D"/>
    <w:rsid w:val="00A40AD1"/>
    <w:rsid w:val="00A40F2F"/>
    <w:rsid w:val="00A43F10"/>
    <w:rsid w:val="00A44B8E"/>
    <w:rsid w:val="00A44C34"/>
    <w:rsid w:val="00A4517D"/>
    <w:rsid w:val="00A4538C"/>
    <w:rsid w:val="00A45537"/>
    <w:rsid w:val="00A45732"/>
    <w:rsid w:val="00A45823"/>
    <w:rsid w:val="00A4583B"/>
    <w:rsid w:val="00A45872"/>
    <w:rsid w:val="00A45FB3"/>
    <w:rsid w:val="00A46672"/>
    <w:rsid w:val="00A466C4"/>
    <w:rsid w:val="00A469C1"/>
    <w:rsid w:val="00A47748"/>
    <w:rsid w:val="00A47938"/>
    <w:rsid w:val="00A47FB8"/>
    <w:rsid w:val="00A503EB"/>
    <w:rsid w:val="00A504D2"/>
    <w:rsid w:val="00A508DC"/>
    <w:rsid w:val="00A52556"/>
    <w:rsid w:val="00A52886"/>
    <w:rsid w:val="00A52D42"/>
    <w:rsid w:val="00A52EFD"/>
    <w:rsid w:val="00A5304E"/>
    <w:rsid w:val="00A53188"/>
    <w:rsid w:val="00A531C0"/>
    <w:rsid w:val="00A532A5"/>
    <w:rsid w:val="00A53BCF"/>
    <w:rsid w:val="00A53D13"/>
    <w:rsid w:val="00A54262"/>
    <w:rsid w:val="00A54E0D"/>
    <w:rsid w:val="00A54FD9"/>
    <w:rsid w:val="00A550C4"/>
    <w:rsid w:val="00A557B0"/>
    <w:rsid w:val="00A557CC"/>
    <w:rsid w:val="00A55D40"/>
    <w:rsid w:val="00A55FE8"/>
    <w:rsid w:val="00A6006F"/>
    <w:rsid w:val="00A60663"/>
    <w:rsid w:val="00A606DD"/>
    <w:rsid w:val="00A60967"/>
    <w:rsid w:val="00A60BFC"/>
    <w:rsid w:val="00A60FE4"/>
    <w:rsid w:val="00A61125"/>
    <w:rsid w:val="00A61FB5"/>
    <w:rsid w:val="00A62A2C"/>
    <w:rsid w:val="00A62AFB"/>
    <w:rsid w:val="00A62C20"/>
    <w:rsid w:val="00A6372E"/>
    <w:rsid w:val="00A643E7"/>
    <w:rsid w:val="00A64916"/>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07F9"/>
    <w:rsid w:val="00A70951"/>
    <w:rsid w:val="00A711E2"/>
    <w:rsid w:val="00A714B3"/>
    <w:rsid w:val="00A71E18"/>
    <w:rsid w:val="00A71F0E"/>
    <w:rsid w:val="00A7202E"/>
    <w:rsid w:val="00A7246B"/>
    <w:rsid w:val="00A72BE1"/>
    <w:rsid w:val="00A73203"/>
    <w:rsid w:val="00A7323D"/>
    <w:rsid w:val="00A738CB"/>
    <w:rsid w:val="00A73FD0"/>
    <w:rsid w:val="00A74157"/>
    <w:rsid w:val="00A7440B"/>
    <w:rsid w:val="00A746F8"/>
    <w:rsid w:val="00A74C76"/>
    <w:rsid w:val="00A751E4"/>
    <w:rsid w:val="00A75611"/>
    <w:rsid w:val="00A75C3F"/>
    <w:rsid w:val="00A76F30"/>
    <w:rsid w:val="00A7738C"/>
    <w:rsid w:val="00A77DAE"/>
    <w:rsid w:val="00A8059F"/>
    <w:rsid w:val="00A806CA"/>
    <w:rsid w:val="00A8112F"/>
    <w:rsid w:val="00A81CCF"/>
    <w:rsid w:val="00A82719"/>
    <w:rsid w:val="00A8300C"/>
    <w:rsid w:val="00A83313"/>
    <w:rsid w:val="00A83DF3"/>
    <w:rsid w:val="00A85C94"/>
    <w:rsid w:val="00A85CAE"/>
    <w:rsid w:val="00A85EA3"/>
    <w:rsid w:val="00A86D20"/>
    <w:rsid w:val="00A876CF"/>
    <w:rsid w:val="00A90049"/>
    <w:rsid w:val="00A90B0B"/>
    <w:rsid w:val="00A91562"/>
    <w:rsid w:val="00A91AD6"/>
    <w:rsid w:val="00A91B64"/>
    <w:rsid w:val="00A921A7"/>
    <w:rsid w:val="00A924FC"/>
    <w:rsid w:val="00A9252C"/>
    <w:rsid w:val="00A92AE5"/>
    <w:rsid w:val="00A92BC8"/>
    <w:rsid w:val="00A92FFB"/>
    <w:rsid w:val="00A9303B"/>
    <w:rsid w:val="00A934ED"/>
    <w:rsid w:val="00A93B3F"/>
    <w:rsid w:val="00A93B73"/>
    <w:rsid w:val="00A948F9"/>
    <w:rsid w:val="00A9507B"/>
    <w:rsid w:val="00A950D7"/>
    <w:rsid w:val="00A9561D"/>
    <w:rsid w:val="00A95F5A"/>
    <w:rsid w:val="00A963A5"/>
    <w:rsid w:val="00A966DB"/>
    <w:rsid w:val="00A96EF7"/>
    <w:rsid w:val="00A96F37"/>
    <w:rsid w:val="00A97165"/>
    <w:rsid w:val="00A9719C"/>
    <w:rsid w:val="00A9728F"/>
    <w:rsid w:val="00A97621"/>
    <w:rsid w:val="00A97A78"/>
    <w:rsid w:val="00A97D96"/>
    <w:rsid w:val="00AA0A1B"/>
    <w:rsid w:val="00AA0F1E"/>
    <w:rsid w:val="00AA1701"/>
    <w:rsid w:val="00AA2697"/>
    <w:rsid w:val="00AA27CE"/>
    <w:rsid w:val="00AA2878"/>
    <w:rsid w:val="00AA28E6"/>
    <w:rsid w:val="00AA2978"/>
    <w:rsid w:val="00AA3803"/>
    <w:rsid w:val="00AA3D5F"/>
    <w:rsid w:val="00AA3F6D"/>
    <w:rsid w:val="00AA45EE"/>
    <w:rsid w:val="00AA48D4"/>
    <w:rsid w:val="00AA50B5"/>
    <w:rsid w:val="00AA5413"/>
    <w:rsid w:val="00AA5735"/>
    <w:rsid w:val="00AA585E"/>
    <w:rsid w:val="00AA63B3"/>
    <w:rsid w:val="00AA6B91"/>
    <w:rsid w:val="00AA6BF4"/>
    <w:rsid w:val="00AA6EEA"/>
    <w:rsid w:val="00AA7457"/>
    <w:rsid w:val="00AA7CF7"/>
    <w:rsid w:val="00AB1C85"/>
    <w:rsid w:val="00AB1CFB"/>
    <w:rsid w:val="00AB2D84"/>
    <w:rsid w:val="00AB2DB3"/>
    <w:rsid w:val="00AB322C"/>
    <w:rsid w:val="00AB3306"/>
    <w:rsid w:val="00AB3915"/>
    <w:rsid w:val="00AB430F"/>
    <w:rsid w:val="00AB48C2"/>
    <w:rsid w:val="00AB4E91"/>
    <w:rsid w:val="00AB5661"/>
    <w:rsid w:val="00AB5874"/>
    <w:rsid w:val="00AB5937"/>
    <w:rsid w:val="00AB687D"/>
    <w:rsid w:val="00AB6896"/>
    <w:rsid w:val="00AB69EC"/>
    <w:rsid w:val="00AB6A82"/>
    <w:rsid w:val="00AB7B56"/>
    <w:rsid w:val="00AC042E"/>
    <w:rsid w:val="00AC088A"/>
    <w:rsid w:val="00AC0E64"/>
    <w:rsid w:val="00AC15F8"/>
    <w:rsid w:val="00AC18BE"/>
    <w:rsid w:val="00AC250D"/>
    <w:rsid w:val="00AC2773"/>
    <w:rsid w:val="00AC2A6E"/>
    <w:rsid w:val="00AC2BC4"/>
    <w:rsid w:val="00AC39B9"/>
    <w:rsid w:val="00AC3C6F"/>
    <w:rsid w:val="00AC431C"/>
    <w:rsid w:val="00AC474A"/>
    <w:rsid w:val="00AC51A8"/>
    <w:rsid w:val="00AC6869"/>
    <w:rsid w:val="00AC690D"/>
    <w:rsid w:val="00AC6D2D"/>
    <w:rsid w:val="00AC7313"/>
    <w:rsid w:val="00AC7C76"/>
    <w:rsid w:val="00AD025A"/>
    <w:rsid w:val="00AD0604"/>
    <w:rsid w:val="00AD0BB2"/>
    <w:rsid w:val="00AD0F19"/>
    <w:rsid w:val="00AD0FBB"/>
    <w:rsid w:val="00AD1B13"/>
    <w:rsid w:val="00AD1D98"/>
    <w:rsid w:val="00AD2968"/>
    <w:rsid w:val="00AD2985"/>
    <w:rsid w:val="00AD3A93"/>
    <w:rsid w:val="00AD4039"/>
    <w:rsid w:val="00AD4326"/>
    <w:rsid w:val="00AD4EEF"/>
    <w:rsid w:val="00AD4F77"/>
    <w:rsid w:val="00AD50FA"/>
    <w:rsid w:val="00AD521B"/>
    <w:rsid w:val="00AD556B"/>
    <w:rsid w:val="00AD6240"/>
    <w:rsid w:val="00AD65EE"/>
    <w:rsid w:val="00AD670A"/>
    <w:rsid w:val="00AD677A"/>
    <w:rsid w:val="00AD6E21"/>
    <w:rsid w:val="00AD71C9"/>
    <w:rsid w:val="00AD792A"/>
    <w:rsid w:val="00AD7BBE"/>
    <w:rsid w:val="00AD7E51"/>
    <w:rsid w:val="00AE07C4"/>
    <w:rsid w:val="00AE07E8"/>
    <w:rsid w:val="00AE1464"/>
    <w:rsid w:val="00AE1543"/>
    <w:rsid w:val="00AE19DD"/>
    <w:rsid w:val="00AE24B4"/>
    <w:rsid w:val="00AE30CF"/>
    <w:rsid w:val="00AE31FE"/>
    <w:rsid w:val="00AE3B67"/>
    <w:rsid w:val="00AE42FD"/>
    <w:rsid w:val="00AE4677"/>
    <w:rsid w:val="00AE481D"/>
    <w:rsid w:val="00AE48F5"/>
    <w:rsid w:val="00AE4A9D"/>
    <w:rsid w:val="00AE6180"/>
    <w:rsid w:val="00AE630C"/>
    <w:rsid w:val="00AE6711"/>
    <w:rsid w:val="00AE68F8"/>
    <w:rsid w:val="00AE7189"/>
    <w:rsid w:val="00AE796B"/>
    <w:rsid w:val="00AE7FA9"/>
    <w:rsid w:val="00AF0C1A"/>
    <w:rsid w:val="00AF184A"/>
    <w:rsid w:val="00AF19F1"/>
    <w:rsid w:val="00AF1D67"/>
    <w:rsid w:val="00AF2B0F"/>
    <w:rsid w:val="00AF368C"/>
    <w:rsid w:val="00AF37BD"/>
    <w:rsid w:val="00AF39C5"/>
    <w:rsid w:val="00AF3AE3"/>
    <w:rsid w:val="00AF3F44"/>
    <w:rsid w:val="00AF3F60"/>
    <w:rsid w:val="00AF3F68"/>
    <w:rsid w:val="00AF43FB"/>
    <w:rsid w:val="00AF4948"/>
    <w:rsid w:val="00AF4BE0"/>
    <w:rsid w:val="00AF51BC"/>
    <w:rsid w:val="00AF5310"/>
    <w:rsid w:val="00AF62F4"/>
    <w:rsid w:val="00AF644E"/>
    <w:rsid w:val="00AF6CCA"/>
    <w:rsid w:val="00AF7062"/>
    <w:rsid w:val="00AF71B7"/>
    <w:rsid w:val="00AF7C6E"/>
    <w:rsid w:val="00B00681"/>
    <w:rsid w:val="00B00B16"/>
    <w:rsid w:val="00B00E99"/>
    <w:rsid w:val="00B011C9"/>
    <w:rsid w:val="00B0255E"/>
    <w:rsid w:val="00B02DA4"/>
    <w:rsid w:val="00B02EB6"/>
    <w:rsid w:val="00B0310C"/>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ADA"/>
    <w:rsid w:val="00B07CD7"/>
    <w:rsid w:val="00B07CFC"/>
    <w:rsid w:val="00B07FAA"/>
    <w:rsid w:val="00B1003A"/>
    <w:rsid w:val="00B10CAD"/>
    <w:rsid w:val="00B11100"/>
    <w:rsid w:val="00B111A6"/>
    <w:rsid w:val="00B111DE"/>
    <w:rsid w:val="00B12830"/>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935"/>
    <w:rsid w:val="00B17B18"/>
    <w:rsid w:val="00B20100"/>
    <w:rsid w:val="00B206FC"/>
    <w:rsid w:val="00B20C1A"/>
    <w:rsid w:val="00B21029"/>
    <w:rsid w:val="00B21699"/>
    <w:rsid w:val="00B218A1"/>
    <w:rsid w:val="00B219A2"/>
    <w:rsid w:val="00B22653"/>
    <w:rsid w:val="00B22915"/>
    <w:rsid w:val="00B229E7"/>
    <w:rsid w:val="00B22A4B"/>
    <w:rsid w:val="00B235AB"/>
    <w:rsid w:val="00B23B1A"/>
    <w:rsid w:val="00B244E4"/>
    <w:rsid w:val="00B248A7"/>
    <w:rsid w:val="00B25201"/>
    <w:rsid w:val="00B25AF5"/>
    <w:rsid w:val="00B25B2B"/>
    <w:rsid w:val="00B26136"/>
    <w:rsid w:val="00B26F90"/>
    <w:rsid w:val="00B26FBE"/>
    <w:rsid w:val="00B274AC"/>
    <w:rsid w:val="00B27672"/>
    <w:rsid w:val="00B30014"/>
    <w:rsid w:val="00B306D8"/>
    <w:rsid w:val="00B30BA7"/>
    <w:rsid w:val="00B31C33"/>
    <w:rsid w:val="00B32079"/>
    <w:rsid w:val="00B3229F"/>
    <w:rsid w:val="00B3245C"/>
    <w:rsid w:val="00B32526"/>
    <w:rsid w:val="00B330FB"/>
    <w:rsid w:val="00B33559"/>
    <w:rsid w:val="00B33E01"/>
    <w:rsid w:val="00B33E07"/>
    <w:rsid w:val="00B34B2B"/>
    <w:rsid w:val="00B35361"/>
    <w:rsid w:val="00B3545A"/>
    <w:rsid w:val="00B3664A"/>
    <w:rsid w:val="00B3686C"/>
    <w:rsid w:val="00B3687E"/>
    <w:rsid w:val="00B36EB9"/>
    <w:rsid w:val="00B37A7F"/>
    <w:rsid w:val="00B37A84"/>
    <w:rsid w:val="00B37EB7"/>
    <w:rsid w:val="00B37F61"/>
    <w:rsid w:val="00B40A8F"/>
    <w:rsid w:val="00B40E33"/>
    <w:rsid w:val="00B41B9D"/>
    <w:rsid w:val="00B41C76"/>
    <w:rsid w:val="00B41D58"/>
    <w:rsid w:val="00B41F40"/>
    <w:rsid w:val="00B420FB"/>
    <w:rsid w:val="00B4229A"/>
    <w:rsid w:val="00B42897"/>
    <w:rsid w:val="00B42E2C"/>
    <w:rsid w:val="00B43443"/>
    <w:rsid w:val="00B4372A"/>
    <w:rsid w:val="00B438C7"/>
    <w:rsid w:val="00B43CCA"/>
    <w:rsid w:val="00B44191"/>
    <w:rsid w:val="00B445BB"/>
    <w:rsid w:val="00B44BBA"/>
    <w:rsid w:val="00B456AA"/>
    <w:rsid w:val="00B45741"/>
    <w:rsid w:val="00B45937"/>
    <w:rsid w:val="00B4719C"/>
    <w:rsid w:val="00B473F5"/>
    <w:rsid w:val="00B47EF6"/>
    <w:rsid w:val="00B50725"/>
    <w:rsid w:val="00B50AE4"/>
    <w:rsid w:val="00B5114D"/>
    <w:rsid w:val="00B51324"/>
    <w:rsid w:val="00B5156F"/>
    <w:rsid w:val="00B51989"/>
    <w:rsid w:val="00B51D69"/>
    <w:rsid w:val="00B51E04"/>
    <w:rsid w:val="00B5205D"/>
    <w:rsid w:val="00B52E1A"/>
    <w:rsid w:val="00B52EC6"/>
    <w:rsid w:val="00B52F1F"/>
    <w:rsid w:val="00B535AE"/>
    <w:rsid w:val="00B53D60"/>
    <w:rsid w:val="00B53D7C"/>
    <w:rsid w:val="00B54330"/>
    <w:rsid w:val="00B552A2"/>
    <w:rsid w:val="00B5538D"/>
    <w:rsid w:val="00B55C62"/>
    <w:rsid w:val="00B55E0F"/>
    <w:rsid w:val="00B56D9C"/>
    <w:rsid w:val="00B57204"/>
    <w:rsid w:val="00B573F9"/>
    <w:rsid w:val="00B578DC"/>
    <w:rsid w:val="00B60018"/>
    <w:rsid w:val="00B6076D"/>
    <w:rsid w:val="00B60AA6"/>
    <w:rsid w:val="00B6136F"/>
    <w:rsid w:val="00B61514"/>
    <w:rsid w:val="00B615E0"/>
    <w:rsid w:val="00B61688"/>
    <w:rsid w:val="00B61698"/>
    <w:rsid w:val="00B618D0"/>
    <w:rsid w:val="00B61BD8"/>
    <w:rsid w:val="00B61F75"/>
    <w:rsid w:val="00B620B6"/>
    <w:rsid w:val="00B621D5"/>
    <w:rsid w:val="00B6262A"/>
    <w:rsid w:val="00B62A63"/>
    <w:rsid w:val="00B64A02"/>
    <w:rsid w:val="00B64B9F"/>
    <w:rsid w:val="00B64C33"/>
    <w:rsid w:val="00B64F00"/>
    <w:rsid w:val="00B65363"/>
    <w:rsid w:val="00B6569F"/>
    <w:rsid w:val="00B659CB"/>
    <w:rsid w:val="00B65C58"/>
    <w:rsid w:val="00B65E1B"/>
    <w:rsid w:val="00B66399"/>
    <w:rsid w:val="00B665E6"/>
    <w:rsid w:val="00B66ED3"/>
    <w:rsid w:val="00B66F28"/>
    <w:rsid w:val="00B67ACE"/>
    <w:rsid w:val="00B67F47"/>
    <w:rsid w:val="00B70D49"/>
    <w:rsid w:val="00B72672"/>
    <w:rsid w:val="00B73146"/>
    <w:rsid w:val="00B732A5"/>
    <w:rsid w:val="00B7377F"/>
    <w:rsid w:val="00B7382E"/>
    <w:rsid w:val="00B73A75"/>
    <w:rsid w:val="00B73CEE"/>
    <w:rsid w:val="00B73E38"/>
    <w:rsid w:val="00B74C6E"/>
    <w:rsid w:val="00B74EC1"/>
    <w:rsid w:val="00B7550E"/>
    <w:rsid w:val="00B75692"/>
    <w:rsid w:val="00B75C53"/>
    <w:rsid w:val="00B75D4C"/>
    <w:rsid w:val="00B767B6"/>
    <w:rsid w:val="00B76A1D"/>
    <w:rsid w:val="00B77A21"/>
    <w:rsid w:val="00B77B97"/>
    <w:rsid w:val="00B77D2D"/>
    <w:rsid w:val="00B80222"/>
    <w:rsid w:val="00B80598"/>
    <w:rsid w:val="00B80607"/>
    <w:rsid w:val="00B814B5"/>
    <w:rsid w:val="00B81868"/>
    <w:rsid w:val="00B81D74"/>
    <w:rsid w:val="00B821D1"/>
    <w:rsid w:val="00B828BB"/>
    <w:rsid w:val="00B83282"/>
    <w:rsid w:val="00B8357F"/>
    <w:rsid w:val="00B83B95"/>
    <w:rsid w:val="00B83CE5"/>
    <w:rsid w:val="00B842AA"/>
    <w:rsid w:val="00B848CE"/>
    <w:rsid w:val="00B848D0"/>
    <w:rsid w:val="00B84ABD"/>
    <w:rsid w:val="00B84CBF"/>
    <w:rsid w:val="00B84E69"/>
    <w:rsid w:val="00B85646"/>
    <w:rsid w:val="00B85806"/>
    <w:rsid w:val="00B86248"/>
    <w:rsid w:val="00B86AE0"/>
    <w:rsid w:val="00B86DD4"/>
    <w:rsid w:val="00B87A3E"/>
    <w:rsid w:val="00B9075D"/>
    <w:rsid w:val="00B90F83"/>
    <w:rsid w:val="00B9191C"/>
    <w:rsid w:val="00B91D17"/>
    <w:rsid w:val="00B9247D"/>
    <w:rsid w:val="00B92857"/>
    <w:rsid w:val="00B933A4"/>
    <w:rsid w:val="00B93BE3"/>
    <w:rsid w:val="00B94196"/>
    <w:rsid w:val="00B94285"/>
    <w:rsid w:val="00B946D7"/>
    <w:rsid w:val="00B94A45"/>
    <w:rsid w:val="00B950AC"/>
    <w:rsid w:val="00B95D5E"/>
    <w:rsid w:val="00B95E6B"/>
    <w:rsid w:val="00B96B53"/>
    <w:rsid w:val="00BA03D1"/>
    <w:rsid w:val="00BA079B"/>
    <w:rsid w:val="00BA0D8F"/>
    <w:rsid w:val="00BA0FC9"/>
    <w:rsid w:val="00BA16B8"/>
    <w:rsid w:val="00BA18C4"/>
    <w:rsid w:val="00BA1E29"/>
    <w:rsid w:val="00BA2389"/>
    <w:rsid w:val="00BA23D9"/>
    <w:rsid w:val="00BA3F71"/>
    <w:rsid w:val="00BA4169"/>
    <w:rsid w:val="00BA4839"/>
    <w:rsid w:val="00BA69D2"/>
    <w:rsid w:val="00BA7130"/>
    <w:rsid w:val="00BB0277"/>
    <w:rsid w:val="00BB0450"/>
    <w:rsid w:val="00BB04FF"/>
    <w:rsid w:val="00BB262F"/>
    <w:rsid w:val="00BB2753"/>
    <w:rsid w:val="00BB2C07"/>
    <w:rsid w:val="00BB2D2C"/>
    <w:rsid w:val="00BB35D9"/>
    <w:rsid w:val="00BB380A"/>
    <w:rsid w:val="00BB3BCD"/>
    <w:rsid w:val="00BB3E5B"/>
    <w:rsid w:val="00BB3F3D"/>
    <w:rsid w:val="00BB480E"/>
    <w:rsid w:val="00BB49F3"/>
    <w:rsid w:val="00BB55B1"/>
    <w:rsid w:val="00BB6259"/>
    <w:rsid w:val="00BB64FF"/>
    <w:rsid w:val="00BB66D1"/>
    <w:rsid w:val="00BB6FB5"/>
    <w:rsid w:val="00BB7130"/>
    <w:rsid w:val="00BB7135"/>
    <w:rsid w:val="00BB765E"/>
    <w:rsid w:val="00BC11E3"/>
    <w:rsid w:val="00BC151A"/>
    <w:rsid w:val="00BC1732"/>
    <w:rsid w:val="00BC18E8"/>
    <w:rsid w:val="00BC1B9F"/>
    <w:rsid w:val="00BC1E5D"/>
    <w:rsid w:val="00BC265A"/>
    <w:rsid w:val="00BC281D"/>
    <w:rsid w:val="00BC29AC"/>
    <w:rsid w:val="00BC2B72"/>
    <w:rsid w:val="00BC2EF1"/>
    <w:rsid w:val="00BC3670"/>
    <w:rsid w:val="00BC373C"/>
    <w:rsid w:val="00BC374D"/>
    <w:rsid w:val="00BC385F"/>
    <w:rsid w:val="00BC392B"/>
    <w:rsid w:val="00BC3A3F"/>
    <w:rsid w:val="00BC3BE4"/>
    <w:rsid w:val="00BC47A2"/>
    <w:rsid w:val="00BC4E3C"/>
    <w:rsid w:val="00BC5EAE"/>
    <w:rsid w:val="00BC641B"/>
    <w:rsid w:val="00BC6631"/>
    <w:rsid w:val="00BC749C"/>
    <w:rsid w:val="00BD001A"/>
    <w:rsid w:val="00BD0AAF"/>
    <w:rsid w:val="00BD0C79"/>
    <w:rsid w:val="00BD0E6E"/>
    <w:rsid w:val="00BD14D2"/>
    <w:rsid w:val="00BD14FB"/>
    <w:rsid w:val="00BD1EA7"/>
    <w:rsid w:val="00BD324C"/>
    <w:rsid w:val="00BD33C7"/>
    <w:rsid w:val="00BD368B"/>
    <w:rsid w:val="00BD3880"/>
    <w:rsid w:val="00BD3DF9"/>
    <w:rsid w:val="00BD47B8"/>
    <w:rsid w:val="00BD4B54"/>
    <w:rsid w:val="00BD5087"/>
    <w:rsid w:val="00BD5858"/>
    <w:rsid w:val="00BD5EA7"/>
    <w:rsid w:val="00BD5F53"/>
    <w:rsid w:val="00BD60C6"/>
    <w:rsid w:val="00BD60F9"/>
    <w:rsid w:val="00BD6451"/>
    <w:rsid w:val="00BD698F"/>
    <w:rsid w:val="00BD705A"/>
    <w:rsid w:val="00BD70AA"/>
    <w:rsid w:val="00BD74F7"/>
    <w:rsid w:val="00BD7AA4"/>
    <w:rsid w:val="00BD7BA6"/>
    <w:rsid w:val="00BE062C"/>
    <w:rsid w:val="00BE094A"/>
    <w:rsid w:val="00BE09C0"/>
    <w:rsid w:val="00BE0A63"/>
    <w:rsid w:val="00BE0CBF"/>
    <w:rsid w:val="00BE1912"/>
    <w:rsid w:val="00BE1DF8"/>
    <w:rsid w:val="00BE24C7"/>
    <w:rsid w:val="00BE28B0"/>
    <w:rsid w:val="00BE2D8B"/>
    <w:rsid w:val="00BE36AD"/>
    <w:rsid w:val="00BE49D5"/>
    <w:rsid w:val="00BE49E7"/>
    <w:rsid w:val="00BE52AA"/>
    <w:rsid w:val="00BE571A"/>
    <w:rsid w:val="00BE5757"/>
    <w:rsid w:val="00BE577D"/>
    <w:rsid w:val="00BE5782"/>
    <w:rsid w:val="00BE65C6"/>
    <w:rsid w:val="00BE664E"/>
    <w:rsid w:val="00BE6D19"/>
    <w:rsid w:val="00BE6E6B"/>
    <w:rsid w:val="00BE7696"/>
    <w:rsid w:val="00BE7F64"/>
    <w:rsid w:val="00BF0738"/>
    <w:rsid w:val="00BF0810"/>
    <w:rsid w:val="00BF0E14"/>
    <w:rsid w:val="00BF1207"/>
    <w:rsid w:val="00BF1737"/>
    <w:rsid w:val="00BF23E5"/>
    <w:rsid w:val="00BF2594"/>
    <w:rsid w:val="00BF2623"/>
    <w:rsid w:val="00BF2CD9"/>
    <w:rsid w:val="00BF30FD"/>
    <w:rsid w:val="00BF349D"/>
    <w:rsid w:val="00BF3601"/>
    <w:rsid w:val="00BF411E"/>
    <w:rsid w:val="00BF4221"/>
    <w:rsid w:val="00BF470F"/>
    <w:rsid w:val="00BF47BF"/>
    <w:rsid w:val="00BF6117"/>
    <w:rsid w:val="00BF65FC"/>
    <w:rsid w:val="00BF6874"/>
    <w:rsid w:val="00BF7F28"/>
    <w:rsid w:val="00C00D01"/>
    <w:rsid w:val="00C01272"/>
    <w:rsid w:val="00C01C5A"/>
    <w:rsid w:val="00C01F56"/>
    <w:rsid w:val="00C02ED7"/>
    <w:rsid w:val="00C03409"/>
    <w:rsid w:val="00C03A8A"/>
    <w:rsid w:val="00C03A9C"/>
    <w:rsid w:val="00C03D49"/>
    <w:rsid w:val="00C03FEF"/>
    <w:rsid w:val="00C0425E"/>
    <w:rsid w:val="00C05339"/>
    <w:rsid w:val="00C05EF0"/>
    <w:rsid w:val="00C05FCA"/>
    <w:rsid w:val="00C0672C"/>
    <w:rsid w:val="00C0730A"/>
    <w:rsid w:val="00C07F65"/>
    <w:rsid w:val="00C101F0"/>
    <w:rsid w:val="00C11060"/>
    <w:rsid w:val="00C12BE1"/>
    <w:rsid w:val="00C12BF9"/>
    <w:rsid w:val="00C13302"/>
    <w:rsid w:val="00C13397"/>
    <w:rsid w:val="00C13BD4"/>
    <w:rsid w:val="00C13D5A"/>
    <w:rsid w:val="00C14046"/>
    <w:rsid w:val="00C1414F"/>
    <w:rsid w:val="00C14C63"/>
    <w:rsid w:val="00C1557E"/>
    <w:rsid w:val="00C1664B"/>
    <w:rsid w:val="00C17609"/>
    <w:rsid w:val="00C176B8"/>
    <w:rsid w:val="00C17BBB"/>
    <w:rsid w:val="00C2050D"/>
    <w:rsid w:val="00C206A1"/>
    <w:rsid w:val="00C20845"/>
    <w:rsid w:val="00C2094E"/>
    <w:rsid w:val="00C20BE0"/>
    <w:rsid w:val="00C20C0A"/>
    <w:rsid w:val="00C2146E"/>
    <w:rsid w:val="00C221D5"/>
    <w:rsid w:val="00C22EDB"/>
    <w:rsid w:val="00C256CC"/>
    <w:rsid w:val="00C259AE"/>
    <w:rsid w:val="00C2602C"/>
    <w:rsid w:val="00C2604A"/>
    <w:rsid w:val="00C2605E"/>
    <w:rsid w:val="00C268B0"/>
    <w:rsid w:val="00C27186"/>
    <w:rsid w:val="00C27413"/>
    <w:rsid w:val="00C2764C"/>
    <w:rsid w:val="00C309F9"/>
    <w:rsid w:val="00C30AB5"/>
    <w:rsid w:val="00C30F03"/>
    <w:rsid w:val="00C3172D"/>
    <w:rsid w:val="00C31767"/>
    <w:rsid w:val="00C31970"/>
    <w:rsid w:val="00C322F4"/>
    <w:rsid w:val="00C32F2F"/>
    <w:rsid w:val="00C3389B"/>
    <w:rsid w:val="00C3398A"/>
    <w:rsid w:val="00C339DF"/>
    <w:rsid w:val="00C33A5F"/>
    <w:rsid w:val="00C33DCD"/>
    <w:rsid w:val="00C343EF"/>
    <w:rsid w:val="00C34AF4"/>
    <w:rsid w:val="00C34C46"/>
    <w:rsid w:val="00C355DA"/>
    <w:rsid w:val="00C35BE0"/>
    <w:rsid w:val="00C3616A"/>
    <w:rsid w:val="00C37087"/>
    <w:rsid w:val="00C37B4A"/>
    <w:rsid w:val="00C4019B"/>
    <w:rsid w:val="00C401F6"/>
    <w:rsid w:val="00C40642"/>
    <w:rsid w:val="00C40A64"/>
    <w:rsid w:val="00C40C0A"/>
    <w:rsid w:val="00C41645"/>
    <w:rsid w:val="00C416A3"/>
    <w:rsid w:val="00C433FB"/>
    <w:rsid w:val="00C43BC2"/>
    <w:rsid w:val="00C43E32"/>
    <w:rsid w:val="00C44391"/>
    <w:rsid w:val="00C4464C"/>
    <w:rsid w:val="00C4497F"/>
    <w:rsid w:val="00C44B33"/>
    <w:rsid w:val="00C44B39"/>
    <w:rsid w:val="00C44D73"/>
    <w:rsid w:val="00C450B1"/>
    <w:rsid w:val="00C4571B"/>
    <w:rsid w:val="00C4595C"/>
    <w:rsid w:val="00C45B91"/>
    <w:rsid w:val="00C460F6"/>
    <w:rsid w:val="00C4662D"/>
    <w:rsid w:val="00C46838"/>
    <w:rsid w:val="00C46E03"/>
    <w:rsid w:val="00C471A1"/>
    <w:rsid w:val="00C4761E"/>
    <w:rsid w:val="00C47F42"/>
    <w:rsid w:val="00C47FA2"/>
    <w:rsid w:val="00C50FB4"/>
    <w:rsid w:val="00C5119C"/>
    <w:rsid w:val="00C5147E"/>
    <w:rsid w:val="00C51B82"/>
    <w:rsid w:val="00C529ED"/>
    <w:rsid w:val="00C53163"/>
    <w:rsid w:val="00C53395"/>
    <w:rsid w:val="00C53396"/>
    <w:rsid w:val="00C539A3"/>
    <w:rsid w:val="00C54E95"/>
    <w:rsid w:val="00C5539B"/>
    <w:rsid w:val="00C55507"/>
    <w:rsid w:val="00C55567"/>
    <w:rsid w:val="00C5578C"/>
    <w:rsid w:val="00C560AB"/>
    <w:rsid w:val="00C56F23"/>
    <w:rsid w:val="00C5741F"/>
    <w:rsid w:val="00C60110"/>
    <w:rsid w:val="00C601FC"/>
    <w:rsid w:val="00C6027E"/>
    <w:rsid w:val="00C6054B"/>
    <w:rsid w:val="00C608E1"/>
    <w:rsid w:val="00C611DA"/>
    <w:rsid w:val="00C619E7"/>
    <w:rsid w:val="00C62295"/>
    <w:rsid w:val="00C6360A"/>
    <w:rsid w:val="00C63653"/>
    <w:rsid w:val="00C6465B"/>
    <w:rsid w:val="00C64846"/>
    <w:rsid w:val="00C64D5A"/>
    <w:rsid w:val="00C650AF"/>
    <w:rsid w:val="00C6551F"/>
    <w:rsid w:val="00C668C8"/>
    <w:rsid w:val="00C66D07"/>
    <w:rsid w:val="00C67937"/>
    <w:rsid w:val="00C67DD3"/>
    <w:rsid w:val="00C67FD8"/>
    <w:rsid w:val="00C702D5"/>
    <w:rsid w:val="00C721F0"/>
    <w:rsid w:val="00C72C5E"/>
    <w:rsid w:val="00C73B77"/>
    <w:rsid w:val="00C73C52"/>
    <w:rsid w:val="00C73C67"/>
    <w:rsid w:val="00C7448F"/>
    <w:rsid w:val="00C7454E"/>
    <w:rsid w:val="00C75160"/>
    <w:rsid w:val="00C754E5"/>
    <w:rsid w:val="00C75728"/>
    <w:rsid w:val="00C75D6E"/>
    <w:rsid w:val="00C75ED8"/>
    <w:rsid w:val="00C760D9"/>
    <w:rsid w:val="00C77779"/>
    <w:rsid w:val="00C80C3A"/>
    <w:rsid w:val="00C823A6"/>
    <w:rsid w:val="00C82499"/>
    <w:rsid w:val="00C82DCF"/>
    <w:rsid w:val="00C837DB"/>
    <w:rsid w:val="00C83870"/>
    <w:rsid w:val="00C839F0"/>
    <w:rsid w:val="00C847C0"/>
    <w:rsid w:val="00C85610"/>
    <w:rsid w:val="00C85878"/>
    <w:rsid w:val="00C85931"/>
    <w:rsid w:val="00C85CFF"/>
    <w:rsid w:val="00C8687F"/>
    <w:rsid w:val="00C873A6"/>
    <w:rsid w:val="00C90E69"/>
    <w:rsid w:val="00C9102B"/>
    <w:rsid w:val="00C9152C"/>
    <w:rsid w:val="00C918BB"/>
    <w:rsid w:val="00C91BB2"/>
    <w:rsid w:val="00C91BB9"/>
    <w:rsid w:val="00C91E6A"/>
    <w:rsid w:val="00C928B4"/>
    <w:rsid w:val="00C931AA"/>
    <w:rsid w:val="00C93894"/>
    <w:rsid w:val="00C9454D"/>
    <w:rsid w:val="00C9468F"/>
    <w:rsid w:val="00C949C4"/>
    <w:rsid w:val="00C95716"/>
    <w:rsid w:val="00C95B40"/>
    <w:rsid w:val="00C960E3"/>
    <w:rsid w:val="00C96542"/>
    <w:rsid w:val="00C96D04"/>
    <w:rsid w:val="00C96D15"/>
    <w:rsid w:val="00C96FFA"/>
    <w:rsid w:val="00C974B7"/>
    <w:rsid w:val="00C9771E"/>
    <w:rsid w:val="00C977C8"/>
    <w:rsid w:val="00C979DC"/>
    <w:rsid w:val="00C97E32"/>
    <w:rsid w:val="00C97F4A"/>
    <w:rsid w:val="00CA03D1"/>
    <w:rsid w:val="00CA0B13"/>
    <w:rsid w:val="00CA0BA0"/>
    <w:rsid w:val="00CA1224"/>
    <w:rsid w:val="00CA128A"/>
    <w:rsid w:val="00CA138C"/>
    <w:rsid w:val="00CA17FF"/>
    <w:rsid w:val="00CA18FD"/>
    <w:rsid w:val="00CA2312"/>
    <w:rsid w:val="00CA34D3"/>
    <w:rsid w:val="00CA4130"/>
    <w:rsid w:val="00CA41BB"/>
    <w:rsid w:val="00CA4316"/>
    <w:rsid w:val="00CA5F04"/>
    <w:rsid w:val="00CA662F"/>
    <w:rsid w:val="00CA6897"/>
    <w:rsid w:val="00CA71AE"/>
    <w:rsid w:val="00CA7565"/>
    <w:rsid w:val="00CB073E"/>
    <w:rsid w:val="00CB1441"/>
    <w:rsid w:val="00CB1F6C"/>
    <w:rsid w:val="00CB221E"/>
    <w:rsid w:val="00CB231B"/>
    <w:rsid w:val="00CB2AD5"/>
    <w:rsid w:val="00CB2BD4"/>
    <w:rsid w:val="00CB4489"/>
    <w:rsid w:val="00CB44F9"/>
    <w:rsid w:val="00CB4F65"/>
    <w:rsid w:val="00CB517A"/>
    <w:rsid w:val="00CB5343"/>
    <w:rsid w:val="00CB53EE"/>
    <w:rsid w:val="00CB56E7"/>
    <w:rsid w:val="00CB5731"/>
    <w:rsid w:val="00CB6322"/>
    <w:rsid w:val="00CB6339"/>
    <w:rsid w:val="00CB6659"/>
    <w:rsid w:val="00CB6B52"/>
    <w:rsid w:val="00CB70B0"/>
    <w:rsid w:val="00CB74DC"/>
    <w:rsid w:val="00CB7700"/>
    <w:rsid w:val="00CB775E"/>
    <w:rsid w:val="00CB7A78"/>
    <w:rsid w:val="00CC07BF"/>
    <w:rsid w:val="00CC1C00"/>
    <w:rsid w:val="00CC27EC"/>
    <w:rsid w:val="00CC35F3"/>
    <w:rsid w:val="00CC3BD8"/>
    <w:rsid w:val="00CC42C3"/>
    <w:rsid w:val="00CC4F2D"/>
    <w:rsid w:val="00CC5144"/>
    <w:rsid w:val="00CC55AC"/>
    <w:rsid w:val="00CC5751"/>
    <w:rsid w:val="00CC6EF6"/>
    <w:rsid w:val="00CD024F"/>
    <w:rsid w:val="00CD0453"/>
    <w:rsid w:val="00CD2003"/>
    <w:rsid w:val="00CD22EA"/>
    <w:rsid w:val="00CD23E6"/>
    <w:rsid w:val="00CD2C72"/>
    <w:rsid w:val="00CD3877"/>
    <w:rsid w:val="00CD3FAD"/>
    <w:rsid w:val="00CD46B5"/>
    <w:rsid w:val="00CD583F"/>
    <w:rsid w:val="00CD5917"/>
    <w:rsid w:val="00CD5C8D"/>
    <w:rsid w:val="00CD616D"/>
    <w:rsid w:val="00CD6324"/>
    <w:rsid w:val="00CD6CB2"/>
    <w:rsid w:val="00CD706F"/>
    <w:rsid w:val="00CD70D0"/>
    <w:rsid w:val="00CD70D6"/>
    <w:rsid w:val="00CD738A"/>
    <w:rsid w:val="00CD76BC"/>
    <w:rsid w:val="00CD7E67"/>
    <w:rsid w:val="00CE01F4"/>
    <w:rsid w:val="00CE0403"/>
    <w:rsid w:val="00CE08BB"/>
    <w:rsid w:val="00CE14B5"/>
    <w:rsid w:val="00CE1623"/>
    <w:rsid w:val="00CE169D"/>
    <w:rsid w:val="00CE1EBD"/>
    <w:rsid w:val="00CE2BFC"/>
    <w:rsid w:val="00CE2FF7"/>
    <w:rsid w:val="00CE3167"/>
    <w:rsid w:val="00CE358A"/>
    <w:rsid w:val="00CE3D54"/>
    <w:rsid w:val="00CE3D8F"/>
    <w:rsid w:val="00CE5589"/>
    <w:rsid w:val="00CE55A0"/>
    <w:rsid w:val="00CE575C"/>
    <w:rsid w:val="00CE5F94"/>
    <w:rsid w:val="00CE654A"/>
    <w:rsid w:val="00CE6928"/>
    <w:rsid w:val="00CE6B28"/>
    <w:rsid w:val="00CE6FCE"/>
    <w:rsid w:val="00CE7110"/>
    <w:rsid w:val="00CE7548"/>
    <w:rsid w:val="00CF0BB7"/>
    <w:rsid w:val="00CF11A6"/>
    <w:rsid w:val="00CF24C8"/>
    <w:rsid w:val="00CF2A06"/>
    <w:rsid w:val="00CF3409"/>
    <w:rsid w:val="00CF34E6"/>
    <w:rsid w:val="00CF3DEC"/>
    <w:rsid w:val="00CF4212"/>
    <w:rsid w:val="00CF4435"/>
    <w:rsid w:val="00CF45D4"/>
    <w:rsid w:val="00CF4D7F"/>
    <w:rsid w:val="00CF5459"/>
    <w:rsid w:val="00CF546E"/>
    <w:rsid w:val="00CF57B2"/>
    <w:rsid w:val="00CF5BFA"/>
    <w:rsid w:val="00CF5C7A"/>
    <w:rsid w:val="00CF5DAC"/>
    <w:rsid w:val="00CF61EB"/>
    <w:rsid w:val="00CF6BA7"/>
    <w:rsid w:val="00CF78AB"/>
    <w:rsid w:val="00CF78C0"/>
    <w:rsid w:val="00D00EF9"/>
    <w:rsid w:val="00D01937"/>
    <w:rsid w:val="00D020C1"/>
    <w:rsid w:val="00D021B3"/>
    <w:rsid w:val="00D02DBF"/>
    <w:rsid w:val="00D03E25"/>
    <w:rsid w:val="00D04ACA"/>
    <w:rsid w:val="00D05360"/>
    <w:rsid w:val="00D0595D"/>
    <w:rsid w:val="00D059A6"/>
    <w:rsid w:val="00D06733"/>
    <w:rsid w:val="00D06A50"/>
    <w:rsid w:val="00D06EBD"/>
    <w:rsid w:val="00D07123"/>
    <w:rsid w:val="00D075D0"/>
    <w:rsid w:val="00D07A3C"/>
    <w:rsid w:val="00D07BDE"/>
    <w:rsid w:val="00D1009F"/>
    <w:rsid w:val="00D10386"/>
    <w:rsid w:val="00D1201B"/>
    <w:rsid w:val="00D12872"/>
    <w:rsid w:val="00D12CAA"/>
    <w:rsid w:val="00D13B3F"/>
    <w:rsid w:val="00D13D77"/>
    <w:rsid w:val="00D1411B"/>
    <w:rsid w:val="00D14BEB"/>
    <w:rsid w:val="00D14BFD"/>
    <w:rsid w:val="00D14D52"/>
    <w:rsid w:val="00D15CE5"/>
    <w:rsid w:val="00D1758D"/>
    <w:rsid w:val="00D179DD"/>
    <w:rsid w:val="00D17AE7"/>
    <w:rsid w:val="00D17BC8"/>
    <w:rsid w:val="00D214D0"/>
    <w:rsid w:val="00D216E7"/>
    <w:rsid w:val="00D219AC"/>
    <w:rsid w:val="00D2281A"/>
    <w:rsid w:val="00D230C6"/>
    <w:rsid w:val="00D23AB0"/>
    <w:rsid w:val="00D24F94"/>
    <w:rsid w:val="00D2528C"/>
    <w:rsid w:val="00D25548"/>
    <w:rsid w:val="00D255E5"/>
    <w:rsid w:val="00D258F2"/>
    <w:rsid w:val="00D25E1E"/>
    <w:rsid w:val="00D25F27"/>
    <w:rsid w:val="00D26175"/>
    <w:rsid w:val="00D26B54"/>
    <w:rsid w:val="00D26DA2"/>
    <w:rsid w:val="00D2769D"/>
    <w:rsid w:val="00D2782D"/>
    <w:rsid w:val="00D279D3"/>
    <w:rsid w:val="00D27DF3"/>
    <w:rsid w:val="00D3004C"/>
    <w:rsid w:val="00D300D2"/>
    <w:rsid w:val="00D30422"/>
    <w:rsid w:val="00D3110B"/>
    <w:rsid w:val="00D31562"/>
    <w:rsid w:val="00D32261"/>
    <w:rsid w:val="00D323A8"/>
    <w:rsid w:val="00D326D3"/>
    <w:rsid w:val="00D33472"/>
    <w:rsid w:val="00D3377D"/>
    <w:rsid w:val="00D33971"/>
    <w:rsid w:val="00D33E77"/>
    <w:rsid w:val="00D343FF"/>
    <w:rsid w:val="00D348FA"/>
    <w:rsid w:val="00D3491C"/>
    <w:rsid w:val="00D34DEE"/>
    <w:rsid w:val="00D353DF"/>
    <w:rsid w:val="00D35F2E"/>
    <w:rsid w:val="00D35FD2"/>
    <w:rsid w:val="00D36C0F"/>
    <w:rsid w:val="00D374D2"/>
    <w:rsid w:val="00D37C5C"/>
    <w:rsid w:val="00D40225"/>
    <w:rsid w:val="00D40293"/>
    <w:rsid w:val="00D4045B"/>
    <w:rsid w:val="00D40830"/>
    <w:rsid w:val="00D40C7C"/>
    <w:rsid w:val="00D40EE6"/>
    <w:rsid w:val="00D4127D"/>
    <w:rsid w:val="00D413B9"/>
    <w:rsid w:val="00D4155A"/>
    <w:rsid w:val="00D416AE"/>
    <w:rsid w:val="00D4193F"/>
    <w:rsid w:val="00D41CEE"/>
    <w:rsid w:val="00D422C2"/>
    <w:rsid w:val="00D42B88"/>
    <w:rsid w:val="00D42C9A"/>
    <w:rsid w:val="00D42F20"/>
    <w:rsid w:val="00D430F0"/>
    <w:rsid w:val="00D44421"/>
    <w:rsid w:val="00D44A32"/>
    <w:rsid w:val="00D459F6"/>
    <w:rsid w:val="00D45C8F"/>
    <w:rsid w:val="00D45D05"/>
    <w:rsid w:val="00D45F63"/>
    <w:rsid w:val="00D460D5"/>
    <w:rsid w:val="00D468E7"/>
    <w:rsid w:val="00D468FD"/>
    <w:rsid w:val="00D479FC"/>
    <w:rsid w:val="00D47F76"/>
    <w:rsid w:val="00D502F7"/>
    <w:rsid w:val="00D513A7"/>
    <w:rsid w:val="00D5156D"/>
    <w:rsid w:val="00D51F70"/>
    <w:rsid w:val="00D52273"/>
    <w:rsid w:val="00D528C8"/>
    <w:rsid w:val="00D52ABA"/>
    <w:rsid w:val="00D53529"/>
    <w:rsid w:val="00D5366F"/>
    <w:rsid w:val="00D538CB"/>
    <w:rsid w:val="00D53AD5"/>
    <w:rsid w:val="00D546DC"/>
    <w:rsid w:val="00D54EBB"/>
    <w:rsid w:val="00D55D5F"/>
    <w:rsid w:val="00D562BD"/>
    <w:rsid w:val="00D563F8"/>
    <w:rsid w:val="00D56517"/>
    <w:rsid w:val="00D56B95"/>
    <w:rsid w:val="00D57243"/>
    <w:rsid w:val="00D573CE"/>
    <w:rsid w:val="00D57993"/>
    <w:rsid w:val="00D57BD8"/>
    <w:rsid w:val="00D60217"/>
    <w:rsid w:val="00D60F55"/>
    <w:rsid w:val="00D61773"/>
    <w:rsid w:val="00D625D3"/>
    <w:rsid w:val="00D62726"/>
    <w:rsid w:val="00D627AF"/>
    <w:rsid w:val="00D62E3A"/>
    <w:rsid w:val="00D63012"/>
    <w:rsid w:val="00D6346D"/>
    <w:rsid w:val="00D63493"/>
    <w:rsid w:val="00D63616"/>
    <w:rsid w:val="00D64020"/>
    <w:rsid w:val="00D64072"/>
    <w:rsid w:val="00D641A6"/>
    <w:rsid w:val="00D646E2"/>
    <w:rsid w:val="00D64922"/>
    <w:rsid w:val="00D659C9"/>
    <w:rsid w:val="00D664E6"/>
    <w:rsid w:val="00D669FE"/>
    <w:rsid w:val="00D6720B"/>
    <w:rsid w:val="00D677D4"/>
    <w:rsid w:val="00D678E2"/>
    <w:rsid w:val="00D67A89"/>
    <w:rsid w:val="00D67F38"/>
    <w:rsid w:val="00D67FDA"/>
    <w:rsid w:val="00D70592"/>
    <w:rsid w:val="00D7116F"/>
    <w:rsid w:val="00D71A43"/>
    <w:rsid w:val="00D71C56"/>
    <w:rsid w:val="00D71F10"/>
    <w:rsid w:val="00D73611"/>
    <w:rsid w:val="00D73AEA"/>
    <w:rsid w:val="00D73B16"/>
    <w:rsid w:val="00D73D12"/>
    <w:rsid w:val="00D750AF"/>
    <w:rsid w:val="00D752DC"/>
    <w:rsid w:val="00D7561C"/>
    <w:rsid w:val="00D75AD9"/>
    <w:rsid w:val="00D75BDB"/>
    <w:rsid w:val="00D76725"/>
    <w:rsid w:val="00D76F0D"/>
    <w:rsid w:val="00D77227"/>
    <w:rsid w:val="00D774B7"/>
    <w:rsid w:val="00D7758D"/>
    <w:rsid w:val="00D779AE"/>
    <w:rsid w:val="00D80375"/>
    <w:rsid w:val="00D80EDD"/>
    <w:rsid w:val="00D8121B"/>
    <w:rsid w:val="00D814F3"/>
    <w:rsid w:val="00D8209B"/>
    <w:rsid w:val="00D822EB"/>
    <w:rsid w:val="00D826AB"/>
    <w:rsid w:val="00D8370C"/>
    <w:rsid w:val="00D838C0"/>
    <w:rsid w:val="00D83C19"/>
    <w:rsid w:val="00D852C6"/>
    <w:rsid w:val="00D852E2"/>
    <w:rsid w:val="00D8543C"/>
    <w:rsid w:val="00D8595C"/>
    <w:rsid w:val="00D869AB"/>
    <w:rsid w:val="00D86D0C"/>
    <w:rsid w:val="00D86DD8"/>
    <w:rsid w:val="00D8742B"/>
    <w:rsid w:val="00D905A3"/>
    <w:rsid w:val="00D90CE6"/>
    <w:rsid w:val="00D914BA"/>
    <w:rsid w:val="00D91642"/>
    <w:rsid w:val="00D917FB"/>
    <w:rsid w:val="00D92610"/>
    <w:rsid w:val="00D92A1F"/>
    <w:rsid w:val="00D9305B"/>
    <w:rsid w:val="00D933AC"/>
    <w:rsid w:val="00D93C31"/>
    <w:rsid w:val="00D93E05"/>
    <w:rsid w:val="00D9417F"/>
    <w:rsid w:val="00D95731"/>
    <w:rsid w:val="00D958C0"/>
    <w:rsid w:val="00D95B49"/>
    <w:rsid w:val="00D96F2A"/>
    <w:rsid w:val="00D970E5"/>
    <w:rsid w:val="00D9783B"/>
    <w:rsid w:val="00D97B2B"/>
    <w:rsid w:val="00D97E3E"/>
    <w:rsid w:val="00D97E5A"/>
    <w:rsid w:val="00DA0260"/>
    <w:rsid w:val="00DA0907"/>
    <w:rsid w:val="00DA11DC"/>
    <w:rsid w:val="00DA181E"/>
    <w:rsid w:val="00DA1D1C"/>
    <w:rsid w:val="00DA2367"/>
    <w:rsid w:val="00DA2A38"/>
    <w:rsid w:val="00DA33C2"/>
    <w:rsid w:val="00DA34DF"/>
    <w:rsid w:val="00DA40EB"/>
    <w:rsid w:val="00DA4544"/>
    <w:rsid w:val="00DA48BC"/>
    <w:rsid w:val="00DA4D60"/>
    <w:rsid w:val="00DA4E41"/>
    <w:rsid w:val="00DA4F49"/>
    <w:rsid w:val="00DA55E5"/>
    <w:rsid w:val="00DA56C7"/>
    <w:rsid w:val="00DA574A"/>
    <w:rsid w:val="00DA58CD"/>
    <w:rsid w:val="00DA5CAC"/>
    <w:rsid w:val="00DA5DF8"/>
    <w:rsid w:val="00DA6334"/>
    <w:rsid w:val="00DA639F"/>
    <w:rsid w:val="00DA6FF2"/>
    <w:rsid w:val="00DA743A"/>
    <w:rsid w:val="00DA7676"/>
    <w:rsid w:val="00DA77A3"/>
    <w:rsid w:val="00DB01C0"/>
    <w:rsid w:val="00DB0CC8"/>
    <w:rsid w:val="00DB1203"/>
    <w:rsid w:val="00DB255B"/>
    <w:rsid w:val="00DB30DF"/>
    <w:rsid w:val="00DB333E"/>
    <w:rsid w:val="00DB37CE"/>
    <w:rsid w:val="00DB5085"/>
    <w:rsid w:val="00DB5675"/>
    <w:rsid w:val="00DB5D1B"/>
    <w:rsid w:val="00DB7428"/>
    <w:rsid w:val="00DB76F1"/>
    <w:rsid w:val="00DB7D6E"/>
    <w:rsid w:val="00DC0405"/>
    <w:rsid w:val="00DC06DC"/>
    <w:rsid w:val="00DC1C44"/>
    <w:rsid w:val="00DC2113"/>
    <w:rsid w:val="00DC23E2"/>
    <w:rsid w:val="00DC30CA"/>
    <w:rsid w:val="00DC3950"/>
    <w:rsid w:val="00DC3ACD"/>
    <w:rsid w:val="00DC400B"/>
    <w:rsid w:val="00DC4246"/>
    <w:rsid w:val="00DC43CE"/>
    <w:rsid w:val="00DC4D6B"/>
    <w:rsid w:val="00DC4EF3"/>
    <w:rsid w:val="00DC5A55"/>
    <w:rsid w:val="00DC60AB"/>
    <w:rsid w:val="00DC655D"/>
    <w:rsid w:val="00DC7B62"/>
    <w:rsid w:val="00DCBA3E"/>
    <w:rsid w:val="00DD1686"/>
    <w:rsid w:val="00DD17D3"/>
    <w:rsid w:val="00DD189F"/>
    <w:rsid w:val="00DD1BC0"/>
    <w:rsid w:val="00DD216F"/>
    <w:rsid w:val="00DD2770"/>
    <w:rsid w:val="00DD2C49"/>
    <w:rsid w:val="00DD2D68"/>
    <w:rsid w:val="00DD323C"/>
    <w:rsid w:val="00DD3814"/>
    <w:rsid w:val="00DD38DA"/>
    <w:rsid w:val="00DD3951"/>
    <w:rsid w:val="00DD43F0"/>
    <w:rsid w:val="00DD44C5"/>
    <w:rsid w:val="00DD53CE"/>
    <w:rsid w:val="00DD5413"/>
    <w:rsid w:val="00DD575A"/>
    <w:rsid w:val="00DD5CE2"/>
    <w:rsid w:val="00DD6819"/>
    <w:rsid w:val="00DD6C9B"/>
    <w:rsid w:val="00DD7313"/>
    <w:rsid w:val="00DD733A"/>
    <w:rsid w:val="00DD7698"/>
    <w:rsid w:val="00DE0261"/>
    <w:rsid w:val="00DE09A1"/>
    <w:rsid w:val="00DE14E1"/>
    <w:rsid w:val="00DE1FFD"/>
    <w:rsid w:val="00DE2097"/>
    <w:rsid w:val="00DE22FA"/>
    <w:rsid w:val="00DE33BF"/>
    <w:rsid w:val="00DE3875"/>
    <w:rsid w:val="00DE3B05"/>
    <w:rsid w:val="00DE3C74"/>
    <w:rsid w:val="00DE4404"/>
    <w:rsid w:val="00DE49DC"/>
    <w:rsid w:val="00DE4B29"/>
    <w:rsid w:val="00DE5920"/>
    <w:rsid w:val="00DE5AC0"/>
    <w:rsid w:val="00DE5B6E"/>
    <w:rsid w:val="00DE6154"/>
    <w:rsid w:val="00DE6FC1"/>
    <w:rsid w:val="00DE748C"/>
    <w:rsid w:val="00DE74AE"/>
    <w:rsid w:val="00DE77AD"/>
    <w:rsid w:val="00DE78B1"/>
    <w:rsid w:val="00DE7964"/>
    <w:rsid w:val="00DE7997"/>
    <w:rsid w:val="00DE7AC9"/>
    <w:rsid w:val="00DE7B41"/>
    <w:rsid w:val="00DF0401"/>
    <w:rsid w:val="00DF04A4"/>
    <w:rsid w:val="00DF09B5"/>
    <w:rsid w:val="00DF0D0C"/>
    <w:rsid w:val="00DF0D2E"/>
    <w:rsid w:val="00DF17D5"/>
    <w:rsid w:val="00DF3B8D"/>
    <w:rsid w:val="00DF41F0"/>
    <w:rsid w:val="00DF4328"/>
    <w:rsid w:val="00DF5107"/>
    <w:rsid w:val="00DF56B1"/>
    <w:rsid w:val="00DF5A56"/>
    <w:rsid w:val="00DF5F32"/>
    <w:rsid w:val="00DF6082"/>
    <w:rsid w:val="00DF6F1E"/>
    <w:rsid w:val="00DF7289"/>
    <w:rsid w:val="00E0027B"/>
    <w:rsid w:val="00E00484"/>
    <w:rsid w:val="00E00756"/>
    <w:rsid w:val="00E00F07"/>
    <w:rsid w:val="00E010D4"/>
    <w:rsid w:val="00E01244"/>
    <w:rsid w:val="00E0128E"/>
    <w:rsid w:val="00E01534"/>
    <w:rsid w:val="00E01567"/>
    <w:rsid w:val="00E01BCE"/>
    <w:rsid w:val="00E020FF"/>
    <w:rsid w:val="00E0320A"/>
    <w:rsid w:val="00E0368E"/>
    <w:rsid w:val="00E03830"/>
    <w:rsid w:val="00E045F4"/>
    <w:rsid w:val="00E04726"/>
    <w:rsid w:val="00E05234"/>
    <w:rsid w:val="00E0586E"/>
    <w:rsid w:val="00E0630C"/>
    <w:rsid w:val="00E06D93"/>
    <w:rsid w:val="00E06FDD"/>
    <w:rsid w:val="00E073D7"/>
    <w:rsid w:val="00E07F32"/>
    <w:rsid w:val="00E101D0"/>
    <w:rsid w:val="00E109C2"/>
    <w:rsid w:val="00E10A04"/>
    <w:rsid w:val="00E10F43"/>
    <w:rsid w:val="00E10F97"/>
    <w:rsid w:val="00E1168F"/>
    <w:rsid w:val="00E12AF0"/>
    <w:rsid w:val="00E13EB0"/>
    <w:rsid w:val="00E13F2A"/>
    <w:rsid w:val="00E1460B"/>
    <w:rsid w:val="00E1462E"/>
    <w:rsid w:val="00E14EA0"/>
    <w:rsid w:val="00E1500F"/>
    <w:rsid w:val="00E151ED"/>
    <w:rsid w:val="00E151EF"/>
    <w:rsid w:val="00E155A7"/>
    <w:rsid w:val="00E15ACD"/>
    <w:rsid w:val="00E15AEE"/>
    <w:rsid w:val="00E1638F"/>
    <w:rsid w:val="00E164A3"/>
    <w:rsid w:val="00E16A02"/>
    <w:rsid w:val="00E16FB9"/>
    <w:rsid w:val="00E174A8"/>
    <w:rsid w:val="00E17AAA"/>
    <w:rsid w:val="00E17C03"/>
    <w:rsid w:val="00E17D0F"/>
    <w:rsid w:val="00E17E33"/>
    <w:rsid w:val="00E20582"/>
    <w:rsid w:val="00E20A74"/>
    <w:rsid w:val="00E211D6"/>
    <w:rsid w:val="00E22188"/>
    <w:rsid w:val="00E23831"/>
    <w:rsid w:val="00E24579"/>
    <w:rsid w:val="00E24692"/>
    <w:rsid w:val="00E247F3"/>
    <w:rsid w:val="00E2521C"/>
    <w:rsid w:val="00E25C76"/>
    <w:rsid w:val="00E277DE"/>
    <w:rsid w:val="00E27DF0"/>
    <w:rsid w:val="00E30774"/>
    <w:rsid w:val="00E30790"/>
    <w:rsid w:val="00E30BF3"/>
    <w:rsid w:val="00E30F85"/>
    <w:rsid w:val="00E310C0"/>
    <w:rsid w:val="00E316D0"/>
    <w:rsid w:val="00E31EBD"/>
    <w:rsid w:val="00E3233B"/>
    <w:rsid w:val="00E32590"/>
    <w:rsid w:val="00E3277D"/>
    <w:rsid w:val="00E33057"/>
    <w:rsid w:val="00E331CF"/>
    <w:rsid w:val="00E33227"/>
    <w:rsid w:val="00E33E7F"/>
    <w:rsid w:val="00E34EB0"/>
    <w:rsid w:val="00E3509F"/>
    <w:rsid w:val="00E35443"/>
    <w:rsid w:val="00E35585"/>
    <w:rsid w:val="00E35646"/>
    <w:rsid w:val="00E35A01"/>
    <w:rsid w:val="00E35B0D"/>
    <w:rsid w:val="00E35C99"/>
    <w:rsid w:val="00E36071"/>
    <w:rsid w:val="00E360C7"/>
    <w:rsid w:val="00E361BB"/>
    <w:rsid w:val="00E36333"/>
    <w:rsid w:val="00E36A0C"/>
    <w:rsid w:val="00E37DFC"/>
    <w:rsid w:val="00E37F57"/>
    <w:rsid w:val="00E403B9"/>
    <w:rsid w:val="00E404BE"/>
    <w:rsid w:val="00E404EA"/>
    <w:rsid w:val="00E40F1F"/>
    <w:rsid w:val="00E411AB"/>
    <w:rsid w:val="00E41AE0"/>
    <w:rsid w:val="00E42F0D"/>
    <w:rsid w:val="00E42F5D"/>
    <w:rsid w:val="00E432AB"/>
    <w:rsid w:val="00E43C03"/>
    <w:rsid w:val="00E43C53"/>
    <w:rsid w:val="00E43FCB"/>
    <w:rsid w:val="00E44143"/>
    <w:rsid w:val="00E44C52"/>
    <w:rsid w:val="00E4623D"/>
    <w:rsid w:val="00E468DF"/>
    <w:rsid w:val="00E47D39"/>
    <w:rsid w:val="00E50E2C"/>
    <w:rsid w:val="00E51004"/>
    <w:rsid w:val="00E51B7D"/>
    <w:rsid w:val="00E51EDC"/>
    <w:rsid w:val="00E52337"/>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6274"/>
    <w:rsid w:val="00E56E18"/>
    <w:rsid w:val="00E57240"/>
    <w:rsid w:val="00E574A1"/>
    <w:rsid w:val="00E57504"/>
    <w:rsid w:val="00E57600"/>
    <w:rsid w:val="00E5782D"/>
    <w:rsid w:val="00E57B71"/>
    <w:rsid w:val="00E60323"/>
    <w:rsid w:val="00E6083C"/>
    <w:rsid w:val="00E61012"/>
    <w:rsid w:val="00E61F98"/>
    <w:rsid w:val="00E6213F"/>
    <w:rsid w:val="00E630DC"/>
    <w:rsid w:val="00E63113"/>
    <w:rsid w:val="00E63770"/>
    <w:rsid w:val="00E64417"/>
    <w:rsid w:val="00E6494F"/>
    <w:rsid w:val="00E64FE1"/>
    <w:rsid w:val="00E65626"/>
    <w:rsid w:val="00E657B2"/>
    <w:rsid w:val="00E65B92"/>
    <w:rsid w:val="00E65C36"/>
    <w:rsid w:val="00E65DAE"/>
    <w:rsid w:val="00E662B6"/>
    <w:rsid w:val="00E66436"/>
    <w:rsid w:val="00E664A9"/>
    <w:rsid w:val="00E66EED"/>
    <w:rsid w:val="00E670E6"/>
    <w:rsid w:val="00E6775B"/>
    <w:rsid w:val="00E70610"/>
    <w:rsid w:val="00E70E38"/>
    <w:rsid w:val="00E70FE8"/>
    <w:rsid w:val="00E716EA"/>
    <w:rsid w:val="00E718BC"/>
    <w:rsid w:val="00E721C7"/>
    <w:rsid w:val="00E72718"/>
    <w:rsid w:val="00E74753"/>
    <w:rsid w:val="00E74780"/>
    <w:rsid w:val="00E749BF"/>
    <w:rsid w:val="00E74FD9"/>
    <w:rsid w:val="00E75727"/>
    <w:rsid w:val="00E75EBB"/>
    <w:rsid w:val="00E76924"/>
    <w:rsid w:val="00E76EF6"/>
    <w:rsid w:val="00E77F50"/>
    <w:rsid w:val="00E8021E"/>
    <w:rsid w:val="00E804EF"/>
    <w:rsid w:val="00E810E9"/>
    <w:rsid w:val="00E81240"/>
    <w:rsid w:val="00E828F9"/>
    <w:rsid w:val="00E82BAE"/>
    <w:rsid w:val="00E8347F"/>
    <w:rsid w:val="00E83A34"/>
    <w:rsid w:val="00E83B51"/>
    <w:rsid w:val="00E83EB2"/>
    <w:rsid w:val="00E84470"/>
    <w:rsid w:val="00E84702"/>
    <w:rsid w:val="00E84B13"/>
    <w:rsid w:val="00E84CE8"/>
    <w:rsid w:val="00E85A30"/>
    <w:rsid w:val="00E8606B"/>
    <w:rsid w:val="00E86352"/>
    <w:rsid w:val="00E86955"/>
    <w:rsid w:val="00E87962"/>
    <w:rsid w:val="00E87AB9"/>
    <w:rsid w:val="00E87D40"/>
    <w:rsid w:val="00E91289"/>
    <w:rsid w:val="00E918A4"/>
    <w:rsid w:val="00E920DE"/>
    <w:rsid w:val="00E92622"/>
    <w:rsid w:val="00E92639"/>
    <w:rsid w:val="00E9279E"/>
    <w:rsid w:val="00E92820"/>
    <w:rsid w:val="00E92927"/>
    <w:rsid w:val="00E92D1F"/>
    <w:rsid w:val="00E94225"/>
    <w:rsid w:val="00E956DE"/>
    <w:rsid w:val="00E95747"/>
    <w:rsid w:val="00E960F0"/>
    <w:rsid w:val="00E96C5F"/>
    <w:rsid w:val="00E96E0B"/>
    <w:rsid w:val="00E96E6A"/>
    <w:rsid w:val="00E97026"/>
    <w:rsid w:val="00E97141"/>
    <w:rsid w:val="00E97B44"/>
    <w:rsid w:val="00E97D46"/>
    <w:rsid w:val="00EA019F"/>
    <w:rsid w:val="00EA01DD"/>
    <w:rsid w:val="00EA02BE"/>
    <w:rsid w:val="00EA098E"/>
    <w:rsid w:val="00EA1406"/>
    <w:rsid w:val="00EA1F94"/>
    <w:rsid w:val="00EA23F5"/>
    <w:rsid w:val="00EA27B1"/>
    <w:rsid w:val="00EA29E1"/>
    <w:rsid w:val="00EA2B8A"/>
    <w:rsid w:val="00EA3222"/>
    <w:rsid w:val="00EA36FB"/>
    <w:rsid w:val="00EA374B"/>
    <w:rsid w:val="00EA3FA9"/>
    <w:rsid w:val="00EA432B"/>
    <w:rsid w:val="00EA4CA4"/>
    <w:rsid w:val="00EA4EE9"/>
    <w:rsid w:val="00EA5461"/>
    <w:rsid w:val="00EA5472"/>
    <w:rsid w:val="00EA56CB"/>
    <w:rsid w:val="00EA56DE"/>
    <w:rsid w:val="00EA56E8"/>
    <w:rsid w:val="00EA5D21"/>
    <w:rsid w:val="00EA6773"/>
    <w:rsid w:val="00EA6E76"/>
    <w:rsid w:val="00EA74FE"/>
    <w:rsid w:val="00EA7803"/>
    <w:rsid w:val="00EA7CAC"/>
    <w:rsid w:val="00EA7E1D"/>
    <w:rsid w:val="00EB02D6"/>
    <w:rsid w:val="00EB0639"/>
    <w:rsid w:val="00EB072C"/>
    <w:rsid w:val="00EB1684"/>
    <w:rsid w:val="00EB19C9"/>
    <w:rsid w:val="00EB1EAF"/>
    <w:rsid w:val="00EB238D"/>
    <w:rsid w:val="00EB352A"/>
    <w:rsid w:val="00EB3770"/>
    <w:rsid w:val="00EB3D04"/>
    <w:rsid w:val="00EB3DD5"/>
    <w:rsid w:val="00EB4432"/>
    <w:rsid w:val="00EB44C7"/>
    <w:rsid w:val="00EB453D"/>
    <w:rsid w:val="00EB4C77"/>
    <w:rsid w:val="00EB4DB4"/>
    <w:rsid w:val="00EB54FE"/>
    <w:rsid w:val="00EB5C7D"/>
    <w:rsid w:val="00EB617D"/>
    <w:rsid w:val="00EB6986"/>
    <w:rsid w:val="00EB69BC"/>
    <w:rsid w:val="00EB6A41"/>
    <w:rsid w:val="00EB776C"/>
    <w:rsid w:val="00EC0458"/>
    <w:rsid w:val="00EC05F5"/>
    <w:rsid w:val="00EC0834"/>
    <w:rsid w:val="00EC0D7C"/>
    <w:rsid w:val="00EC1780"/>
    <w:rsid w:val="00EC195E"/>
    <w:rsid w:val="00EC1B2A"/>
    <w:rsid w:val="00EC1B61"/>
    <w:rsid w:val="00EC2830"/>
    <w:rsid w:val="00EC3241"/>
    <w:rsid w:val="00EC343E"/>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C7B15"/>
    <w:rsid w:val="00ED1180"/>
    <w:rsid w:val="00ED14AD"/>
    <w:rsid w:val="00ED15CF"/>
    <w:rsid w:val="00ED160E"/>
    <w:rsid w:val="00ED2CA0"/>
    <w:rsid w:val="00ED3645"/>
    <w:rsid w:val="00ED3AC1"/>
    <w:rsid w:val="00ED41B8"/>
    <w:rsid w:val="00ED4841"/>
    <w:rsid w:val="00ED4CC1"/>
    <w:rsid w:val="00ED5D4E"/>
    <w:rsid w:val="00ED6446"/>
    <w:rsid w:val="00ED69EF"/>
    <w:rsid w:val="00EE0838"/>
    <w:rsid w:val="00EE124F"/>
    <w:rsid w:val="00EE15AF"/>
    <w:rsid w:val="00EE21A5"/>
    <w:rsid w:val="00EE2900"/>
    <w:rsid w:val="00EE2BA0"/>
    <w:rsid w:val="00EE37DA"/>
    <w:rsid w:val="00EE4322"/>
    <w:rsid w:val="00EE47B8"/>
    <w:rsid w:val="00EE4855"/>
    <w:rsid w:val="00EE4C99"/>
    <w:rsid w:val="00EE4CEE"/>
    <w:rsid w:val="00EE4D2A"/>
    <w:rsid w:val="00EE4D4A"/>
    <w:rsid w:val="00EE51CB"/>
    <w:rsid w:val="00EE63E0"/>
    <w:rsid w:val="00EE6561"/>
    <w:rsid w:val="00EE785D"/>
    <w:rsid w:val="00EE7ACE"/>
    <w:rsid w:val="00EE7E62"/>
    <w:rsid w:val="00EE7F8E"/>
    <w:rsid w:val="00EF0833"/>
    <w:rsid w:val="00EF0859"/>
    <w:rsid w:val="00EF0E13"/>
    <w:rsid w:val="00EF0F7C"/>
    <w:rsid w:val="00EF14ED"/>
    <w:rsid w:val="00EF1DFF"/>
    <w:rsid w:val="00EF1E7D"/>
    <w:rsid w:val="00EF2065"/>
    <w:rsid w:val="00EF234F"/>
    <w:rsid w:val="00EF23D1"/>
    <w:rsid w:val="00EF2C31"/>
    <w:rsid w:val="00EF2E09"/>
    <w:rsid w:val="00EF329A"/>
    <w:rsid w:val="00EF32B9"/>
    <w:rsid w:val="00EF366F"/>
    <w:rsid w:val="00EF384C"/>
    <w:rsid w:val="00EF3A8B"/>
    <w:rsid w:val="00EF3BCD"/>
    <w:rsid w:val="00EF3FDA"/>
    <w:rsid w:val="00EF4949"/>
    <w:rsid w:val="00EF51F7"/>
    <w:rsid w:val="00EF5728"/>
    <w:rsid w:val="00EF5F3D"/>
    <w:rsid w:val="00EF62F6"/>
    <w:rsid w:val="00EF6FC5"/>
    <w:rsid w:val="00EF7D52"/>
    <w:rsid w:val="00F0007E"/>
    <w:rsid w:val="00F006C0"/>
    <w:rsid w:val="00F01871"/>
    <w:rsid w:val="00F02EE9"/>
    <w:rsid w:val="00F033CE"/>
    <w:rsid w:val="00F03805"/>
    <w:rsid w:val="00F03B3D"/>
    <w:rsid w:val="00F03F5A"/>
    <w:rsid w:val="00F03F89"/>
    <w:rsid w:val="00F043BB"/>
    <w:rsid w:val="00F0445D"/>
    <w:rsid w:val="00F04D81"/>
    <w:rsid w:val="00F04F38"/>
    <w:rsid w:val="00F0597B"/>
    <w:rsid w:val="00F05CB7"/>
    <w:rsid w:val="00F064B2"/>
    <w:rsid w:val="00F06DA1"/>
    <w:rsid w:val="00F06EE6"/>
    <w:rsid w:val="00F077B2"/>
    <w:rsid w:val="00F07D6C"/>
    <w:rsid w:val="00F1232C"/>
    <w:rsid w:val="00F12C4C"/>
    <w:rsid w:val="00F13531"/>
    <w:rsid w:val="00F13905"/>
    <w:rsid w:val="00F13E42"/>
    <w:rsid w:val="00F14575"/>
    <w:rsid w:val="00F15147"/>
    <w:rsid w:val="00F154DB"/>
    <w:rsid w:val="00F15DA7"/>
    <w:rsid w:val="00F16944"/>
    <w:rsid w:val="00F16DB1"/>
    <w:rsid w:val="00F17180"/>
    <w:rsid w:val="00F2060B"/>
    <w:rsid w:val="00F21226"/>
    <w:rsid w:val="00F21588"/>
    <w:rsid w:val="00F221BD"/>
    <w:rsid w:val="00F23139"/>
    <w:rsid w:val="00F231AD"/>
    <w:rsid w:val="00F2412D"/>
    <w:rsid w:val="00F241AE"/>
    <w:rsid w:val="00F24207"/>
    <w:rsid w:val="00F242F0"/>
    <w:rsid w:val="00F244A3"/>
    <w:rsid w:val="00F244B4"/>
    <w:rsid w:val="00F24F8C"/>
    <w:rsid w:val="00F25409"/>
    <w:rsid w:val="00F2564B"/>
    <w:rsid w:val="00F25A25"/>
    <w:rsid w:val="00F26863"/>
    <w:rsid w:val="00F26DF5"/>
    <w:rsid w:val="00F2736F"/>
    <w:rsid w:val="00F27661"/>
    <w:rsid w:val="00F30D6B"/>
    <w:rsid w:val="00F30F78"/>
    <w:rsid w:val="00F31E81"/>
    <w:rsid w:val="00F325AC"/>
    <w:rsid w:val="00F32AAA"/>
    <w:rsid w:val="00F32D0F"/>
    <w:rsid w:val="00F3325A"/>
    <w:rsid w:val="00F336CD"/>
    <w:rsid w:val="00F336EC"/>
    <w:rsid w:val="00F349A3"/>
    <w:rsid w:val="00F35142"/>
    <w:rsid w:val="00F36AE0"/>
    <w:rsid w:val="00F36AF0"/>
    <w:rsid w:val="00F37C84"/>
    <w:rsid w:val="00F41D5F"/>
    <w:rsid w:val="00F422A0"/>
    <w:rsid w:val="00F4230D"/>
    <w:rsid w:val="00F42F1E"/>
    <w:rsid w:val="00F42F40"/>
    <w:rsid w:val="00F431FE"/>
    <w:rsid w:val="00F433A9"/>
    <w:rsid w:val="00F43963"/>
    <w:rsid w:val="00F43F03"/>
    <w:rsid w:val="00F446F8"/>
    <w:rsid w:val="00F450C0"/>
    <w:rsid w:val="00F45601"/>
    <w:rsid w:val="00F45ABF"/>
    <w:rsid w:val="00F45FAE"/>
    <w:rsid w:val="00F4719E"/>
    <w:rsid w:val="00F471B5"/>
    <w:rsid w:val="00F471E9"/>
    <w:rsid w:val="00F4726A"/>
    <w:rsid w:val="00F477A1"/>
    <w:rsid w:val="00F47AB9"/>
    <w:rsid w:val="00F5033F"/>
    <w:rsid w:val="00F51747"/>
    <w:rsid w:val="00F51C8B"/>
    <w:rsid w:val="00F534B9"/>
    <w:rsid w:val="00F53F28"/>
    <w:rsid w:val="00F541E0"/>
    <w:rsid w:val="00F5443B"/>
    <w:rsid w:val="00F54846"/>
    <w:rsid w:val="00F5492F"/>
    <w:rsid w:val="00F5545E"/>
    <w:rsid w:val="00F55561"/>
    <w:rsid w:val="00F55E38"/>
    <w:rsid w:val="00F55F08"/>
    <w:rsid w:val="00F56029"/>
    <w:rsid w:val="00F564EB"/>
    <w:rsid w:val="00F5651E"/>
    <w:rsid w:val="00F56822"/>
    <w:rsid w:val="00F56959"/>
    <w:rsid w:val="00F5778C"/>
    <w:rsid w:val="00F57D61"/>
    <w:rsid w:val="00F6010B"/>
    <w:rsid w:val="00F60694"/>
    <w:rsid w:val="00F60912"/>
    <w:rsid w:val="00F60D45"/>
    <w:rsid w:val="00F6155B"/>
    <w:rsid w:val="00F621A4"/>
    <w:rsid w:val="00F624AF"/>
    <w:rsid w:val="00F626A1"/>
    <w:rsid w:val="00F62F1C"/>
    <w:rsid w:val="00F63AE7"/>
    <w:rsid w:val="00F6400D"/>
    <w:rsid w:val="00F66422"/>
    <w:rsid w:val="00F66AD9"/>
    <w:rsid w:val="00F66B3A"/>
    <w:rsid w:val="00F67275"/>
    <w:rsid w:val="00F67D6D"/>
    <w:rsid w:val="00F67DF3"/>
    <w:rsid w:val="00F70647"/>
    <w:rsid w:val="00F707E9"/>
    <w:rsid w:val="00F70855"/>
    <w:rsid w:val="00F70E22"/>
    <w:rsid w:val="00F718A0"/>
    <w:rsid w:val="00F71A4F"/>
    <w:rsid w:val="00F71A97"/>
    <w:rsid w:val="00F71CBF"/>
    <w:rsid w:val="00F727D2"/>
    <w:rsid w:val="00F737DC"/>
    <w:rsid w:val="00F738BA"/>
    <w:rsid w:val="00F73A6A"/>
    <w:rsid w:val="00F754B6"/>
    <w:rsid w:val="00F75892"/>
    <w:rsid w:val="00F7629E"/>
    <w:rsid w:val="00F7632E"/>
    <w:rsid w:val="00F7668B"/>
    <w:rsid w:val="00F77EA6"/>
    <w:rsid w:val="00F80884"/>
    <w:rsid w:val="00F80C5A"/>
    <w:rsid w:val="00F8170D"/>
    <w:rsid w:val="00F81B02"/>
    <w:rsid w:val="00F81DA2"/>
    <w:rsid w:val="00F8234B"/>
    <w:rsid w:val="00F82651"/>
    <w:rsid w:val="00F82E42"/>
    <w:rsid w:val="00F82EFE"/>
    <w:rsid w:val="00F82FB0"/>
    <w:rsid w:val="00F83DD3"/>
    <w:rsid w:val="00F8525F"/>
    <w:rsid w:val="00F8532C"/>
    <w:rsid w:val="00F867D6"/>
    <w:rsid w:val="00F86C23"/>
    <w:rsid w:val="00F8709A"/>
    <w:rsid w:val="00F870CB"/>
    <w:rsid w:val="00F871B0"/>
    <w:rsid w:val="00F872CC"/>
    <w:rsid w:val="00F90C04"/>
    <w:rsid w:val="00F90DBA"/>
    <w:rsid w:val="00F9136E"/>
    <w:rsid w:val="00F9147A"/>
    <w:rsid w:val="00F91BEF"/>
    <w:rsid w:val="00F92CE1"/>
    <w:rsid w:val="00F93138"/>
    <w:rsid w:val="00F93179"/>
    <w:rsid w:val="00F933BC"/>
    <w:rsid w:val="00F9372A"/>
    <w:rsid w:val="00F93881"/>
    <w:rsid w:val="00F93972"/>
    <w:rsid w:val="00F93C87"/>
    <w:rsid w:val="00F93DE7"/>
    <w:rsid w:val="00F944A9"/>
    <w:rsid w:val="00F95213"/>
    <w:rsid w:val="00F9569D"/>
    <w:rsid w:val="00F9598C"/>
    <w:rsid w:val="00F95A80"/>
    <w:rsid w:val="00F95CC4"/>
    <w:rsid w:val="00F96E57"/>
    <w:rsid w:val="00F972EF"/>
    <w:rsid w:val="00F978BD"/>
    <w:rsid w:val="00FA0249"/>
    <w:rsid w:val="00FA02E7"/>
    <w:rsid w:val="00FA056E"/>
    <w:rsid w:val="00FA0825"/>
    <w:rsid w:val="00FA0B3A"/>
    <w:rsid w:val="00FA120E"/>
    <w:rsid w:val="00FA22AF"/>
    <w:rsid w:val="00FA2377"/>
    <w:rsid w:val="00FA2441"/>
    <w:rsid w:val="00FA2920"/>
    <w:rsid w:val="00FA37C9"/>
    <w:rsid w:val="00FA5004"/>
    <w:rsid w:val="00FA6016"/>
    <w:rsid w:val="00FA6C91"/>
    <w:rsid w:val="00FA7969"/>
    <w:rsid w:val="00FA7F44"/>
    <w:rsid w:val="00FB009A"/>
    <w:rsid w:val="00FB019B"/>
    <w:rsid w:val="00FB0D76"/>
    <w:rsid w:val="00FB1800"/>
    <w:rsid w:val="00FB226D"/>
    <w:rsid w:val="00FB2691"/>
    <w:rsid w:val="00FB2A8E"/>
    <w:rsid w:val="00FB31D3"/>
    <w:rsid w:val="00FB373A"/>
    <w:rsid w:val="00FB4942"/>
    <w:rsid w:val="00FB5225"/>
    <w:rsid w:val="00FB5514"/>
    <w:rsid w:val="00FB581A"/>
    <w:rsid w:val="00FB59EB"/>
    <w:rsid w:val="00FB63AC"/>
    <w:rsid w:val="00FB65C0"/>
    <w:rsid w:val="00FB66B4"/>
    <w:rsid w:val="00FB6EAC"/>
    <w:rsid w:val="00FB7CD7"/>
    <w:rsid w:val="00FB7D9C"/>
    <w:rsid w:val="00FB7FD5"/>
    <w:rsid w:val="00FC0146"/>
    <w:rsid w:val="00FC13E2"/>
    <w:rsid w:val="00FC14CD"/>
    <w:rsid w:val="00FC175F"/>
    <w:rsid w:val="00FC2092"/>
    <w:rsid w:val="00FC2932"/>
    <w:rsid w:val="00FC4984"/>
    <w:rsid w:val="00FC4F3B"/>
    <w:rsid w:val="00FC54C9"/>
    <w:rsid w:val="00FC55E0"/>
    <w:rsid w:val="00FC7055"/>
    <w:rsid w:val="00FC7727"/>
    <w:rsid w:val="00FD098E"/>
    <w:rsid w:val="00FD0AB4"/>
    <w:rsid w:val="00FD0D30"/>
    <w:rsid w:val="00FD218C"/>
    <w:rsid w:val="00FD2A0A"/>
    <w:rsid w:val="00FD2AE9"/>
    <w:rsid w:val="00FD307D"/>
    <w:rsid w:val="00FD37D8"/>
    <w:rsid w:val="00FD3EBB"/>
    <w:rsid w:val="00FD3FAA"/>
    <w:rsid w:val="00FD40D2"/>
    <w:rsid w:val="00FD4655"/>
    <w:rsid w:val="00FD4DD8"/>
    <w:rsid w:val="00FD5CD3"/>
    <w:rsid w:val="00FD5F10"/>
    <w:rsid w:val="00FD5F75"/>
    <w:rsid w:val="00FD6F9E"/>
    <w:rsid w:val="00FD7D64"/>
    <w:rsid w:val="00FE07AC"/>
    <w:rsid w:val="00FE08B7"/>
    <w:rsid w:val="00FE09CF"/>
    <w:rsid w:val="00FE09F3"/>
    <w:rsid w:val="00FE0BF8"/>
    <w:rsid w:val="00FE10FB"/>
    <w:rsid w:val="00FE16D1"/>
    <w:rsid w:val="00FE1B70"/>
    <w:rsid w:val="00FE25D7"/>
    <w:rsid w:val="00FE26B7"/>
    <w:rsid w:val="00FE393C"/>
    <w:rsid w:val="00FE3E35"/>
    <w:rsid w:val="00FE45A0"/>
    <w:rsid w:val="00FE45D3"/>
    <w:rsid w:val="00FE4C53"/>
    <w:rsid w:val="00FE5695"/>
    <w:rsid w:val="00FE5FE2"/>
    <w:rsid w:val="00FE6134"/>
    <w:rsid w:val="00FE67AA"/>
    <w:rsid w:val="00FE6E2B"/>
    <w:rsid w:val="00FE717D"/>
    <w:rsid w:val="00FE790A"/>
    <w:rsid w:val="00FF0600"/>
    <w:rsid w:val="00FF07B0"/>
    <w:rsid w:val="00FF0A5E"/>
    <w:rsid w:val="00FF0F0E"/>
    <w:rsid w:val="00FF1189"/>
    <w:rsid w:val="00FF1335"/>
    <w:rsid w:val="00FF2273"/>
    <w:rsid w:val="00FF26F4"/>
    <w:rsid w:val="00FF2FE2"/>
    <w:rsid w:val="00FF3C5C"/>
    <w:rsid w:val="00FF4244"/>
    <w:rsid w:val="00FF50B3"/>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8BDE1"/>
    <w:rsid w:val="0CDA000C"/>
    <w:rsid w:val="0D085AE7"/>
    <w:rsid w:val="120115F9"/>
    <w:rsid w:val="130FE51B"/>
    <w:rsid w:val="14D40427"/>
    <w:rsid w:val="15029119"/>
    <w:rsid w:val="1523E1C2"/>
    <w:rsid w:val="15737785"/>
    <w:rsid w:val="16AD2A99"/>
    <w:rsid w:val="1751366D"/>
    <w:rsid w:val="180AD5CC"/>
    <w:rsid w:val="18D6E660"/>
    <w:rsid w:val="192311FB"/>
    <w:rsid w:val="19250A7C"/>
    <w:rsid w:val="193A31CB"/>
    <w:rsid w:val="1968996B"/>
    <w:rsid w:val="19ED4666"/>
    <w:rsid w:val="1A8D82A4"/>
    <w:rsid w:val="1B2755B0"/>
    <w:rsid w:val="1C59AB4E"/>
    <w:rsid w:val="1C7AE8F0"/>
    <w:rsid w:val="1D73B8C0"/>
    <w:rsid w:val="1ED3821C"/>
    <w:rsid w:val="20669469"/>
    <w:rsid w:val="20A05287"/>
    <w:rsid w:val="20C4D829"/>
    <w:rsid w:val="210A121A"/>
    <w:rsid w:val="2223DF54"/>
    <w:rsid w:val="223AE804"/>
    <w:rsid w:val="22A93A9F"/>
    <w:rsid w:val="230109A0"/>
    <w:rsid w:val="2353C589"/>
    <w:rsid w:val="243CEBFC"/>
    <w:rsid w:val="249939D5"/>
    <w:rsid w:val="253A1880"/>
    <w:rsid w:val="270D9919"/>
    <w:rsid w:val="27F45EFC"/>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8BFFA2"/>
    <w:rsid w:val="43FC9AA8"/>
    <w:rsid w:val="4410C49B"/>
    <w:rsid w:val="44C6398F"/>
    <w:rsid w:val="451B95F9"/>
    <w:rsid w:val="46171901"/>
    <w:rsid w:val="4664FC8E"/>
    <w:rsid w:val="46A793D8"/>
    <w:rsid w:val="46AECD89"/>
    <w:rsid w:val="46F67250"/>
    <w:rsid w:val="4793F8E5"/>
    <w:rsid w:val="49C4A2A4"/>
    <w:rsid w:val="4C6A574B"/>
    <w:rsid w:val="4C748EA2"/>
    <w:rsid w:val="4D30E9EB"/>
    <w:rsid w:val="4E9F5983"/>
    <w:rsid w:val="4F03E215"/>
    <w:rsid w:val="4F0F0F4B"/>
    <w:rsid w:val="4F6C81B3"/>
    <w:rsid w:val="5047BA48"/>
    <w:rsid w:val="507A3E0A"/>
    <w:rsid w:val="50E78EDB"/>
    <w:rsid w:val="52E91FEB"/>
    <w:rsid w:val="53BA4E13"/>
    <w:rsid w:val="552FEA1B"/>
    <w:rsid w:val="55B362E7"/>
    <w:rsid w:val="5638EBF0"/>
    <w:rsid w:val="56C07156"/>
    <w:rsid w:val="5742CCED"/>
    <w:rsid w:val="5878327E"/>
    <w:rsid w:val="5902C721"/>
    <w:rsid w:val="59ECD6B1"/>
    <w:rsid w:val="5AAC9F98"/>
    <w:rsid w:val="5C3D8EB5"/>
    <w:rsid w:val="5C66C355"/>
    <w:rsid w:val="5C76D9D4"/>
    <w:rsid w:val="5E943B4E"/>
    <w:rsid w:val="5F2829D4"/>
    <w:rsid w:val="5FAEF74B"/>
    <w:rsid w:val="5FD5DBCB"/>
    <w:rsid w:val="60437439"/>
    <w:rsid w:val="61E0A7F1"/>
    <w:rsid w:val="629341C6"/>
    <w:rsid w:val="638C1266"/>
    <w:rsid w:val="6512ADB2"/>
    <w:rsid w:val="662EB846"/>
    <w:rsid w:val="6748D88A"/>
    <w:rsid w:val="6865AAA7"/>
    <w:rsid w:val="6892B6B8"/>
    <w:rsid w:val="68DDB5FD"/>
    <w:rsid w:val="698643C2"/>
    <w:rsid w:val="6AE6F781"/>
    <w:rsid w:val="6B37531C"/>
    <w:rsid w:val="6E2778E2"/>
    <w:rsid w:val="6EE7C8E5"/>
    <w:rsid w:val="6F3E6F28"/>
    <w:rsid w:val="6F91A5A7"/>
    <w:rsid w:val="6FCC8BE6"/>
    <w:rsid w:val="718D6C43"/>
    <w:rsid w:val="726DA32B"/>
    <w:rsid w:val="729ABC3A"/>
    <w:rsid w:val="72CD280E"/>
    <w:rsid w:val="732719CD"/>
    <w:rsid w:val="74586AD1"/>
    <w:rsid w:val="749D9F29"/>
    <w:rsid w:val="75591E33"/>
    <w:rsid w:val="75D25CFC"/>
    <w:rsid w:val="75D8BC8A"/>
    <w:rsid w:val="77EA3731"/>
    <w:rsid w:val="790DC4EB"/>
    <w:rsid w:val="79615E74"/>
    <w:rsid w:val="7AE03D3A"/>
    <w:rsid w:val="7B74E4C2"/>
    <w:rsid w:val="7C0A46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EA197F62-3067-4083-BE42-FD1DC0D9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214"/>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1"/>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4"/>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2"/>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table text + Arial Narrow,Bold,T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DF04A4"/>
    <w:pPr>
      <w:tabs>
        <w:tab w:val="left" w:pos="660"/>
        <w:tab w:val="right" w:leader="dot" w:pos="9973"/>
      </w:tabs>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551052"/>
    <w:pPr>
      <w:tabs>
        <w:tab w:val="left" w:pos="660"/>
        <w:tab w:val="right" w:leader="dot" w:pos="9973"/>
      </w:tabs>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455E0D"/>
    <w:pPr>
      <w:tabs>
        <w:tab w:val="left" w:pos="660"/>
        <w:tab w:val="right" w:leader="dot" w:pos="9973"/>
      </w:tabs>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3"/>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5"/>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cPr>
      <w:shd w:val="clear" w:color="auto" w:fill="auto"/>
    </w:tc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table" w:styleId="TableGridLight">
    <w:name w:val="Grid Table Light"/>
    <w:basedOn w:val="TableNormal"/>
    <w:uiPriority w:val="40"/>
    <w:rsid w:val="001D46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958C0"/>
    <w:pPr>
      <w:widowControl/>
      <w:shd w:val="clear" w:color="auto" w:fill="auto"/>
      <w:tabs>
        <w:tab w:val="clear" w:pos="720"/>
      </w:tabs>
      <w:spacing w:before="240" w:after="0" w:line="259" w:lineRule="auto"/>
      <w:ind w:left="0" w:firstLine="0"/>
      <w:outlineLvl w:val="9"/>
    </w:pPr>
    <w:rPr>
      <w:rFonts w:asciiTheme="majorHAnsi" w:eastAsiaTheme="majorEastAsia" w:hAnsiTheme="majorHAnsi" w:cstheme="majorBidi"/>
      <w:b w:val="0"/>
      <w:bCs w:val="0"/>
      <w:color w:val="365F91" w:themeColor="accent1" w:themeShade="BF"/>
      <w:kern w:val="0"/>
      <w:szCs w:val="32"/>
      <w:lang w:val="en-US"/>
    </w:rPr>
  </w:style>
  <w:style w:type="paragraph" w:customStyle="1" w:styleId="pf0">
    <w:name w:val="pf0"/>
    <w:basedOn w:val="Normal"/>
    <w:rsid w:val="00A26F11"/>
    <w:pPr>
      <w:spacing w:before="100" w:beforeAutospacing="1" w:after="100" w:afterAutospacing="1"/>
    </w:pPr>
  </w:style>
  <w:style w:type="character" w:customStyle="1" w:styleId="cf01">
    <w:name w:val="cf01"/>
    <w:basedOn w:val="DefaultParagraphFont"/>
    <w:rsid w:val="00A26F11"/>
    <w:rPr>
      <w:rFonts w:ascii="Segoe UI" w:hAnsi="Segoe UI" w:cs="Segoe UI" w:hint="default"/>
      <w:b/>
      <w:bCs/>
      <w:color w:val="262626"/>
      <w:sz w:val="28"/>
      <w:szCs w:val="28"/>
    </w:rPr>
  </w:style>
  <w:style w:type="paragraph" w:customStyle="1" w:styleId="paragraph">
    <w:name w:val="paragraph"/>
    <w:basedOn w:val="Normal"/>
    <w:rsid w:val="00E920DE"/>
    <w:pPr>
      <w:spacing w:before="100" w:beforeAutospacing="1" w:after="100" w:afterAutospacing="1"/>
    </w:pPr>
  </w:style>
  <w:style w:type="character" w:customStyle="1" w:styleId="normaltextrun">
    <w:name w:val="normaltextrun"/>
    <w:basedOn w:val="DefaultParagraphFont"/>
    <w:rsid w:val="00E920DE"/>
  </w:style>
  <w:style w:type="character" w:customStyle="1" w:styleId="eop">
    <w:name w:val="eop"/>
    <w:basedOn w:val="DefaultParagraphFont"/>
    <w:rsid w:val="00E920DE"/>
  </w:style>
  <w:style w:type="paragraph" w:styleId="Revision">
    <w:name w:val="Revision"/>
    <w:hidden/>
    <w:uiPriority w:val="99"/>
    <w:semiHidden/>
    <w:rsid w:val="009769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999142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77604416">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2556692">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47476832">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4874180">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1991921">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1475579">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297104821">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37994173">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184759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25756996">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3490723">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4066563">
      <w:bodyDiv w:val="1"/>
      <w:marLeft w:val="0"/>
      <w:marRight w:val="0"/>
      <w:marTop w:val="0"/>
      <w:marBottom w:val="0"/>
      <w:divBdr>
        <w:top w:val="none" w:sz="0" w:space="0" w:color="auto"/>
        <w:left w:val="none" w:sz="0" w:space="0" w:color="auto"/>
        <w:bottom w:val="none" w:sz="0" w:space="0" w:color="auto"/>
        <w:right w:val="none" w:sz="0" w:space="0" w:color="auto"/>
      </w:divBdr>
    </w:div>
    <w:div w:id="674917310">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686250200">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39988215">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41412378">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1899701">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07206948">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77087717">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2450188">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7273220">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1324333">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08603323">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6080158">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4354416">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6484571">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05108353">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256023">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3590362">
      <w:bodyDiv w:val="1"/>
      <w:marLeft w:val="0"/>
      <w:marRight w:val="0"/>
      <w:marTop w:val="0"/>
      <w:marBottom w:val="0"/>
      <w:divBdr>
        <w:top w:val="none" w:sz="0" w:space="0" w:color="auto"/>
        <w:left w:val="none" w:sz="0" w:space="0" w:color="auto"/>
        <w:bottom w:val="none" w:sz="0" w:space="0" w:color="auto"/>
        <w:right w:val="none" w:sz="0" w:space="0" w:color="auto"/>
      </w:divBdr>
      <w:divsChild>
        <w:div w:id="586232872">
          <w:marLeft w:val="0"/>
          <w:marRight w:val="0"/>
          <w:marTop w:val="0"/>
          <w:marBottom w:val="0"/>
          <w:divBdr>
            <w:top w:val="none" w:sz="0" w:space="0" w:color="auto"/>
            <w:left w:val="none" w:sz="0" w:space="0" w:color="auto"/>
            <w:bottom w:val="none" w:sz="0" w:space="0" w:color="auto"/>
            <w:right w:val="none" w:sz="0" w:space="0" w:color="auto"/>
          </w:divBdr>
        </w:div>
        <w:div w:id="991831865">
          <w:marLeft w:val="0"/>
          <w:marRight w:val="0"/>
          <w:marTop w:val="0"/>
          <w:marBottom w:val="0"/>
          <w:divBdr>
            <w:top w:val="none" w:sz="0" w:space="0" w:color="auto"/>
            <w:left w:val="none" w:sz="0" w:space="0" w:color="auto"/>
            <w:bottom w:val="none" w:sz="0" w:space="0" w:color="auto"/>
            <w:right w:val="none" w:sz="0" w:space="0" w:color="auto"/>
          </w:divBdr>
        </w:div>
        <w:div w:id="1322202132">
          <w:marLeft w:val="0"/>
          <w:marRight w:val="0"/>
          <w:marTop w:val="0"/>
          <w:marBottom w:val="0"/>
          <w:divBdr>
            <w:top w:val="none" w:sz="0" w:space="0" w:color="auto"/>
            <w:left w:val="none" w:sz="0" w:space="0" w:color="auto"/>
            <w:bottom w:val="none" w:sz="0" w:space="0" w:color="auto"/>
            <w:right w:val="none" w:sz="0" w:space="0" w:color="auto"/>
          </w:divBdr>
        </w:div>
        <w:div w:id="1973050613">
          <w:marLeft w:val="0"/>
          <w:marRight w:val="0"/>
          <w:marTop w:val="0"/>
          <w:marBottom w:val="0"/>
          <w:divBdr>
            <w:top w:val="none" w:sz="0" w:space="0" w:color="auto"/>
            <w:left w:val="none" w:sz="0" w:space="0" w:color="auto"/>
            <w:bottom w:val="none" w:sz="0" w:space="0" w:color="auto"/>
            <w:right w:val="none" w:sz="0" w:space="0" w:color="auto"/>
          </w:divBdr>
        </w:div>
      </w:divsChild>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4803809">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40664719">
      <w:bodyDiv w:val="1"/>
      <w:marLeft w:val="0"/>
      <w:marRight w:val="0"/>
      <w:marTop w:val="0"/>
      <w:marBottom w:val="0"/>
      <w:divBdr>
        <w:top w:val="none" w:sz="0" w:space="0" w:color="auto"/>
        <w:left w:val="none" w:sz="0" w:space="0" w:color="auto"/>
        <w:bottom w:val="none" w:sz="0" w:space="0" w:color="auto"/>
        <w:right w:val="none" w:sz="0" w:space="0" w:color="auto"/>
      </w:divBdr>
    </w:div>
    <w:div w:id="2047676858">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networkportal.sharepoint.com/:w:/r/sites/ENSDHub/Communication%20Networks%20Quality/AMI%20Network%20Operations/09%20Project%20Support/02%20WorkInProgress/2024%20-%20AP5%20FW%2005.04.6043/Functional%20Test%20Plan%20%E2%80%93%20AP_Relay%20Firmware%205.4.3.docx?d=wbad2b9cb2bcd49199306632abdb29c88&amp;csf=1&amp;web=1&amp;e=NrsCj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181d2c5638696ec398c4654290ec0d">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19a1ad9c512e83eec202b14ccbc1a10e"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 xsi:nil="true"/>
    <SharedWithUsers xmlns="26313d5c-23c9-455c-97dd-7e1ac6919db0">
      <UserInfo>
        <DisplayName>Bannister, Stuart</DisplayName>
        <AccountId>398</AccountId>
        <AccountType/>
      </UserInfo>
      <UserInfo>
        <DisplayName>Lingam, Goutham</DisplayName>
        <AccountId>102</AccountId>
        <AccountType/>
      </UserInfo>
      <UserInfo>
        <DisplayName>Jarillas, Leonard</DisplayName>
        <AccountId>862</AccountId>
        <AccountType/>
      </UserInfo>
      <UserInfo>
        <DisplayName>Gao, Wilton</DisplayName>
        <AccountId>334</AccountId>
        <AccountType/>
      </UserInfo>
      <UserInfo>
        <DisplayName>Sangsukdee, Wayne</DisplayName>
        <AccountId>674</AccountId>
        <AccountType/>
      </UserInfo>
      <UserInfo>
        <DisplayName>Cherian, Jogy</DisplayName>
        <AccountId>3379</AccountId>
        <AccountType/>
      </UserInfo>
      <UserInfo>
        <DisplayName>Njuguna, Kamau</DisplayName>
        <AccountId>1899</AccountId>
        <AccountType/>
      </UserInfo>
      <UserInfo>
        <DisplayName>Ngo, Karl</DisplayName>
        <AccountId>407</AccountId>
        <AccountType/>
      </UserInfo>
      <UserInfo>
        <DisplayName>Watson, Graeme</DisplayName>
        <AccountId>65</AccountId>
        <AccountType/>
      </UserInfo>
    </SharedWithUsers>
  </documentManagement>
</p:properties>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3.xml><?xml version="1.0" encoding="utf-8"?>
<ds:datastoreItem xmlns:ds="http://schemas.openxmlformats.org/officeDocument/2006/customXml" ds:itemID="{D026045D-E7EC-4D0A-BADB-E3C6EBB61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216457AA-CE06-4E71-B35E-A7A71FEA710A}">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26313d5c-23c9-455c-97dd-7e1ac6919db0"/>
    <ds:schemaRef ds:uri="http://purl.org/dc/elements/1.1/"/>
    <ds:schemaRef ds:uri="http://schemas.microsoft.com/office/2006/metadata/properties"/>
    <ds:schemaRef ds:uri="cc486dad-39bf-4d55-9b20-c89d466c939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3774</TotalTime>
  <Pages>20</Pages>
  <Words>2981</Words>
  <Characters>18985</Characters>
  <Application>Microsoft Office Word</Application>
  <DocSecurity>0</DocSecurity>
  <Lines>158</Lines>
  <Paragraphs>43</Paragraphs>
  <ScaleCrop>false</ScaleCrop>
  <HeadingPairs>
    <vt:vector size="2" baseType="variant">
      <vt:variant>
        <vt:lpstr>Title</vt:lpstr>
      </vt:variant>
      <vt:variant>
        <vt:i4>1</vt:i4>
      </vt:variant>
    </vt:vector>
  </HeadingPairs>
  <TitlesOfParts>
    <vt:vector size="1" baseType="lpstr">
      <vt:lpstr>5MS Meter Firmware - Deployment Plan</vt:lpstr>
    </vt:vector>
  </TitlesOfParts>
  <Manager>ETS</Manager>
  <Company>CHED Services</Company>
  <LinksUpToDate>false</LinksUpToDate>
  <CharactersWithSpaces>21923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5MS Meter Firmware - Deployment Plan</dc:title>
  <dc:subject/>
  <dc:creator>aplummer</dc:creator>
  <cp:keywords/>
  <dc:description/>
  <cp:lastModifiedBy>Arachchige, Percy</cp:lastModifiedBy>
  <cp:revision>579</cp:revision>
  <cp:lastPrinted>2019-11-26T17:57:00Z</cp:lastPrinted>
  <dcterms:created xsi:type="dcterms:W3CDTF">2022-01-12T23:47:00Z</dcterms:created>
  <dcterms:modified xsi:type="dcterms:W3CDTF">2024-06-18T01:39:00Z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
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715B4C" w14:textId="77777777" w:rsidR="00E67233" w:rsidRDefault="00E67233" w:rsidP="00351DD0">
      <w:pPr>
        <w:pStyle w:val="Heading1"/>
      </w:pPr>
      <w:r>
        <w:t>Shopping in Egypt</w:t>
      </w:r>
    </w:p>
    <w:p w14:paraId="48C86ED7" w14:textId="429D5F67" w:rsidR="00351DD0" w:rsidRDefault="00351DD0" w:rsidP="00351DD0">
      <w:r>
        <w:t xml:space="preserve">Shopping in Egypt is a wonderful experience with the wide variety of shops and shopping malls in the different Egyptian cities. </w:t>
      </w:r>
      <w:del w:id="0" w:author="Kalra, Manoj" w:date="2024-09-11T14:39:00Z">
        <w:r w:rsidDel="008D5734">
          <w:delText>While Egypt</w:delText>
        </w:r>
        <w:r w:rsidR="00787151" w:rsidDel="008D5734">
          <w:delText xml:space="preserve"> </w:delText>
        </w:r>
      </w:del>
    </w:p>
    <w:p w14:paraId="4C510E17" w14:textId="04D4AA7D" w:rsidR="00351DD0" w:rsidRDefault="00351DD0">
      <w:del w:id="1" w:author="Kalra, Manoj" w:date="2024-09-11T14:40:00Z">
        <w:r w:rsidDel="008D5734">
          <w:delText>Shopping, t</w:delText>
        </w:r>
      </w:del>
      <w:ins w:id="2" w:author="Kalra, Manoj" w:date="2024-09-11T14:40:00Z">
        <w:r w:rsidR="008D5734">
          <w:t>T</w:t>
        </w:r>
      </w:ins>
      <w:r>
        <w:t>ourists can find quality antique items as well as modern ones in the Egyptian shops and markets. There are many modern-day shopping malls, which can be found in the Tehrir Square area.</w:t>
      </w:r>
    </w:p>
    <w:p w14:paraId="5C9655FB" w14:textId="77777777" w:rsidR="00351DD0" w:rsidRDefault="00351DD0" w:rsidP="00351DD0">
      <w:r>
        <w:t>The most famous area of shopping is the Khan el-Khalili in Cairo where one can find the best antique items. The area specializes in spices, jewelry, spices, utensils and Coptic cloth items. It is also the ideal place to buy brassware and copper items. The bazaars of Luxor are some of the best places to buy perfumes, bedsheets, wall hangings, embroidered cushion covers, carpets and other exquisite items. Aswan is the best place to buy gold jewelry and spices. The Souk al Fustat is the best place to buy handcrafted works of artisans of Egypt.</w:t>
      </w:r>
    </w:p>
    <w:p w14:paraId="0E6D5EEB" w14:textId="77777777" w:rsidR="00351DD0" w:rsidRDefault="00351DD0" w:rsidP="00351DD0">
      <w:r>
        <w:t>The most important thing, which tourists should know while shopping in Egypt, is the art of bargaining. While some shops have fixed prices, some others require a great amount of bargaining skill to get the best item at the right price.</w:t>
      </w:r>
      <w:r w:rsidR="00BA4B6E">
        <w:t xml:space="preserve"> </w:t>
      </w:r>
      <w:r>
        <w:t xml:space="preserve">Always consider the maximum you are willing to pay, and do not be afraid to walk away if the vendor has become aggressive, or the price is too high. Do not be surprised if you are followed. </w:t>
      </w:r>
    </w:p>
    <w:p w14:paraId="14DF23F5" w14:textId="77777777" w:rsidR="00E67233" w:rsidRDefault="00E67233" w:rsidP="006940B8">
      <w:r w:rsidDel="00351DD0">
        <w:t xml:space="preserve">There are many opportunities to purchase souvenirs and handicrafts while on this trip. </w:t>
      </w:r>
      <w:r>
        <w:t xml:space="preserve">Popular purchases include: gold and silver jewellery, perfume and Pyrex perfume bottles, essential oils, papyrus art, alabaster statues and silver including cartouches (hieroglyphics). When shopping, it also helps to remember what you can, and cannot bring back into Australia. </w:t>
      </w:r>
    </w:p>
    <w:sectPr w:rsidR="00E672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lra, Manoj">
    <w15:presenceInfo w15:providerId="AD" w15:userId="S::MKalra@powercor.com.au::a3cde743-48dd-4694-ab74-93afe6b4e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7233"/>
    <w:rsid w:val="00237FEF"/>
    <w:rsid w:val="00351DD0"/>
    <w:rsid w:val="00367124"/>
    <w:rsid w:val="005318F9"/>
    <w:rsid w:val="005348BC"/>
    <w:rsid w:val="006940B8"/>
    <w:rsid w:val="00720F73"/>
    <w:rsid w:val="00787151"/>
    <w:rsid w:val="0083250C"/>
    <w:rsid w:val="008D5734"/>
    <w:rsid w:val="00BA4B6E"/>
    <w:rsid w:val="00D1009D"/>
    <w:rsid w:val="00E672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5E69"/>
  <w15:docId w15:val="{729A9B43-540B-401E-A155-6A6124E91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233"/>
    <w:pPr>
      <w:spacing w:after="200" w:line="276" w:lineRule="auto"/>
    </w:pPr>
    <w:rPr>
      <w:rFonts w:eastAsia="Times New Roman"/>
      <w:sz w:val="22"/>
      <w:szCs w:val="22"/>
    </w:rPr>
  </w:style>
  <w:style w:type="paragraph" w:styleId="Heading1">
    <w:name w:val="heading 1"/>
    <w:basedOn w:val="Normal"/>
    <w:next w:val="Normal"/>
    <w:link w:val="Heading1Char"/>
    <w:uiPriority w:val="9"/>
    <w:qFormat/>
    <w:rsid w:val="00351DD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7233"/>
    <w:pPr>
      <w:keepNext/>
      <w:keepLines/>
      <w:spacing w:before="200" w:after="0"/>
      <w:outlineLvl w:val="1"/>
    </w:pPr>
    <w:rPr>
      <w:rFonts w:ascii="Cambria"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E67233"/>
    <w:rPr>
      <w:rFonts w:ascii="Cambria" w:eastAsia="Times New Roman" w:hAnsi="Cambria" w:cs="Times New Roman"/>
      <w:b/>
      <w:bCs/>
      <w:color w:val="4F81BD"/>
      <w:sz w:val="26"/>
      <w:szCs w:val="26"/>
    </w:rPr>
  </w:style>
  <w:style w:type="character" w:customStyle="1" w:styleId="Heading1Char">
    <w:name w:val="Heading 1 Char"/>
    <w:basedOn w:val="DefaultParagraphFont"/>
    <w:link w:val="Heading1"/>
    <w:uiPriority w:val="9"/>
    <w:rsid w:val="00351DD0"/>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351DD0"/>
    <w:rPr>
      <w:color w:val="0000FF" w:themeColor="hyperlink"/>
      <w:u w:val="single"/>
    </w:rPr>
  </w:style>
  <w:style w:type="paragraph" w:styleId="BalloonText">
    <w:name w:val="Balloon Text"/>
    <w:basedOn w:val="Normal"/>
    <w:link w:val="BalloonTextChar"/>
    <w:uiPriority w:val="99"/>
    <w:semiHidden/>
    <w:unhideWhenUsed/>
    <w:rsid w:val="005348B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48BC"/>
    <w:rPr>
      <w:rFonts w:ascii="Segoe UI" w:eastAsia="Times New Roman" w:hAnsi="Segoe UI" w:cs="Segoe UI"/>
      <w:sz w:val="18"/>
      <w:szCs w:val="18"/>
    </w:rPr>
  </w:style>
  <w:style w:type="paragraph" w:styleId="Revision">
    <w:name w:val="Revision"/>
    <w:hidden/>
    <w:uiPriority w:val="99"/>
    <w:semiHidden/>
    <w:rsid w:val="00720F73"/>
    <w:rPr>
      <w:rFonts w:eastAsia="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48984">
      <w:bodyDiv w:val="1"/>
      <w:marLeft w:val="0"/>
      <w:marRight w:val="0"/>
      <w:marTop w:val="0"/>
      <w:marBottom w:val="0"/>
      <w:divBdr>
        <w:top w:val="none" w:sz="0" w:space="0" w:color="auto"/>
        <w:left w:val="none" w:sz="0" w:space="0" w:color="auto"/>
        <w:bottom w:val="none" w:sz="0" w:space="0" w:color="auto"/>
        <w:right w:val="none" w:sz="0" w:space="0" w:color="auto"/>
      </w:divBdr>
    </w:div>
    <w:div w:id="67862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Odyssey Training</dc:creator>
  <cp:lastModifiedBy>Kalra, Manoj</cp:lastModifiedBy>
  <cp:revision>7</cp:revision>
  <cp:lastPrinted>2015-07-30T03:04:00Z</cp:lastPrinted>
  <dcterms:created xsi:type="dcterms:W3CDTF">2015-07-30T03:07:00Z</dcterms:created>
  <dcterms:modified xsi:type="dcterms:W3CDTF">2024-09-11T04:40:00Z</dcterms:modified>
  <cp:category>Intermediate</cp:category>
</cp:coreProperties>
</file>
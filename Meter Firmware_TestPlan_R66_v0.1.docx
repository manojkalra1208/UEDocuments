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DEA8" w14:textId="32291067" w:rsidR="00FB006B" w:rsidRDefault="008E68E6" w:rsidP="00FB006B">
      <w:pPr>
        <w:pStyle w:val="DocName"/>
        <w:rPr>
          <w:color w:val="auto"/>
          <w:sz w:val="48"/>
          <w:szCs w:val="48"/>
        </w:rPr>
      </w:pPr>
      <w:r w:rsidRPr="008E68E6">
        <w:rPr>
          <w:color w:val="auto"/>
          <w:sz w:val="48"/>
          <w:szCs w:val="48"/>
        </w:rPr>
        <w:t>Meter Firmware_R66_</w:t>
      </w:r>
      <w:r w:rsidR="00BF7DF5">
        <w:rPr>
          <w:color w:val="auto"/>
          <w:sz w:val="48"/>
          <w:szCs w:val="48"/>
        </w:rPr>
        <w:t>U1300_</w:t>
      </w:r>
      <w:r w:rsidRPr="008E68E6">
        <w:rPr>
          <w:color w:val="auto"/>
          <w:sz w:val="48"/>
          <w:szCs w:val="48"/>
        </w:rPr>
        <w:t>v1.0</w:t>
      </w:r>
      <w:r w:rsidR="00BF7DF5">
        <w:rPr>
          <w:color w:val="auto"/>
          <w:sz w:val="48"/>
          <w:szCs w:val="48"/>
        </w:rPr>
        <w:t xml:space="preserve"> </w:t>
      </w:r>
      <w:r w:rsidR="00FB006B">
        <w:rPr>
          <w:color w:val="auto"/>
          <w:sz w:val="48"/>
          <w:szCs w:val="48"/>
        </w:rPr>
        <w:t>V</w:t>
      </w:r>
      <w:r w:rsidR="005A318F" w:rsidRPr="56C07156">
        <w:rPr>
          <w:color w:val="auto"/>
          <w:sz w:val="48"/>
          <w:szCs w:val="48"/>
        </w:rPr>
        <w:t>PN</w:t>
      </w:r>
      <w:r w:rsidR="00843236">
        <w:rPr>
          <w:color w:val="auto"/>
          <w:sz w:val="48"/>
          <w:szCs w:val="48"/>
        </w:rPr>
        <w:t>-UE</w:t>
      </w:r>
    </w:p>
    <w:p w14:paraId="7F864C64" w14:textId="4E7608CF" w:rsidR="00E716EA" w:rsidRPr="006B0289" w:rsidRDefault="00843236" w:rsidP="006B0289">
      <w:pPr>
        <w:pStyle w:val="DocName"/>
        <w:rPr>
          <w:color w:val="auto"/>
          <w:sz w:val="48"/>
          <w:szCs w:val="48"/>
        </w:rPr>
      </w:pPr>
      <w:r w:rsidRPr="00843236">
        <w:rPr>
          <w:color w:val="auto"/>
          <w:sz w:val="42"/>
          <w:szCs w:val="42"/>
        </w:rPr>
        <w:t>Test Plan</w:t>
      </w:r>
    </w:p>
    <w:p w14:paraId="5E2D97EE" w14:textId="6053964E" w:rsidR="004D1419" w:rsidRPr="006A1C14" w:rsidRDefault="009F4EEA" w:rsidP="001F58C5">
      <w:pPr>
        <w:rPr>
          <w:szCs w:val="20"/>
        </w:rPr>
      </w:pPr>
      <w:r w:rsidRPr="006A1C14">
        <w:rPr>
          <w:szCs w:val="20"/>
        </w:rPr>
        <w:fldChar w:fldCharType="begin"/>
      </w:r>
      <w:r w:rsidRPr="006A1C14">
        <w:rPr>
          <w:szCs w:val="20"/>
        </w:rPr>
        <w:instrText>DOCPROPERTY  ProjectName  \* MERGEFORMAT</w:instrText>
      </w:r>
      <w:r w:rsidRPr="006A1C14">
        <w:rPr>
          <w:szCs w:val="20"/>
        </w:rPr>
        <w:fldChar w:fldCharType="separate"/>
      </w:r>
      <w:r w:rsidR="006B0289" w:rsidRPr="006B0289">
        <w:t xml:space="preserve"> </w:t>
      </w:r>
      <w:r w:rsidR="00552149" w:rsidRPr="00552149">
        <w:rPr>
          <w:szCs w:val="20"/>
        </w:rPr>
        <w:t>Meter Firmware_</w:t>
      </w:r>
      <w:r w:rsidR="00552149">
        <w:rPr>
          <w:szCs w:val="20"/>
        </w:rPr>
        <w:t>R66_U1300</w:t>
      </w:r>
      <w:r w:rsidR="00A662EB" w:rsidRPr="006A1C14">
        <w:rPr>
          <w:szCs w:val="20"/>
        </w:rPr>
        <w:t xml:space="preserve"> (VPN &amp; UE)</w:t>
      </w:r>
      <w:r w:rsidRPr="006A1C14">
        <w:rPr>
          <w:szCs w:val="20"/>
        </w:rPr>
        <w:fldChar w:fldCharType="end"/>
      </w:r>
      <w:r w:rsidR="000231C8" w:rsidRPr="006A1C14">
        <w:rPr>
          <w:szCs w:val="20"/>
        </w:rPr>
        <w:t xml:space="preserve"> </w:t>
      </w:r>
      <w:r w:rsidR="004C5D5D" w:rsidRPr="006A1C14">
        <w:rPr>
          <w:szCs w:val="20"/>
        </w:rPr>
        <w:t>Project</w:t>
      </w:r>
    </w:p>
    <w:p w14:paraId="162A6C31" w14:textId="77777777" w:rsidR="00E716EA" w:rsidRPr="00BC29AC" w:rsidRDefault="00E716EA" w:rsidP="00BC29AC">
      <w:pPr>
        <w:pStyle w:val="TableSectionHeader"/>
        <w:shd w:val="solid" w:color="31849B" w:fill="CCCCCC"/>
        <w:rPr>
          <w:rStyle w:val="Hyperlink"/>
          <w:color w:val="FFFFFF" w:themeColor="background1"/>
          <w:u w:val="none"/>
        </w:rPr>
      </w:pPr>
      <w:r w:rsidRPr="00BC29AC">
        <w:rPr>
          <w:color w:val="FFFFFF" w:themeColor="background1"/>
        </w:rPr>
        <w:t>Document Control</w:t>
      </w:r>
    </w:p>
    <w:tbl>
      <w:tblPr>
        <w:tblW w:w="9498" w:type="dxa"/>
        <w:tblBorders>
          <w:bottom w:val="single" w:sz="4" w:space="0" w:color="auto"/>
          <w:insideH w:val="single" w:sz="4" w:space="0" w:color="auto"/>
        </w:tblBorders>
        <w:tblLook w:val="01E0" w:firstRow="1" w:lastRow="1" w:firstColumn="1" w:lastColumn="1" w:noHBand="0" w:noVBand="0"/>
      </w:tblPr>
      <w:tblGrid>
        <w:gridCol w:w="2977"/>
        <w:gridCol w:w="6521"/>
      </w:tblGrid>
      <w:tr w:rsidR="005132A7" w:rsidRPr="005132A7" w14:paraId="3F32230E" w14:textId="77777777" w:rsidTr="44C6398F">
        <w:tc>
          <w:tcPr>
            <w:tcW w:w="2977" w:type="dxa"/>
            <w:vAlign w:val="center"/>
          </w:tcPr>
          <w:p w14:paraId="74854866" w14:textId="77777777" w:rsidR="00E716EA" w:rsidRPr="005132A7" w:rsidRDefault="00E716EA" w:rsidP="001F58C5">
            <w:pPr>
              <w:pStyle w:val="TableColumnText"/>
              <w:rPr>
                <w:rFonts w:eastAsia="Calibri"/>
                <w:sz w:val="16"/>
                <w:szCs w:val="16"/>
              </w:rPr>
            </w:pPr>
            <w:r w:rsidRPr="005132A7">
              <w:rPr>
                <w:rFonts w:eastAsia="Calibri"/>
                <w:sz w:val="16"/>
                <w:szCs w:val="16"/>
              </w:rPr>
              <w:t>Version No:</w:t>
            </w:r>
          </w:p>
        </w:tc>
        <w:tc>
          <w:tcPr>
            <w:tcW w:w="6521" w:type="dxa"/>
            <w:vAlign w:val="center"/>
          </w:tcPr>
          <w:p w14:paraId="38375E87" w14:textId="17351A10" w:rsidR="00E716EA" w:rsidRPr="005132A7" w:rsidRDefault="004C6564" w:rsidP="00AA50B5">
            <w:pPr>
              <w:pStyle w:val="TableText"/>
              <w:rPr>
                <w:rFonts w:eastAsia="Calibri"/>
                <w:sz w:val="16"/>
                <w:szCs w:val="16"/>
              </w:rPr>
            </w:pPr>
            <w:r>
              <w:rPr>
                <w:rFonts w:eastAsia="Calibri"/>
                <w:sz w:val="16"/>
                <w:szCs w:val="16"/>
              </w:rPr>
              <w:t>0.1</w:t>
            </w:r>
          </w:p>
        </w:tc>
      </w:tr>
      <w:tr w:rsidR="005132A7" w:rsidRPr="005132A7" w14:paraId="57A35189" w14:textId="77777777" w:rsidTr="44C6398F">
        <w:tc>
          <w:tcPr>
            <w:tcW w:w="2977" w:type="dxa"/>
            <w:vAlign w:val="center"/>
          </w:tcPr>
          <w:p w14:paraId="0177AAE7" w14:textId="77777777" w:rsidR="00E716EA" w:rsidRPr="005132A7" w:rsidRDefault="00E716EA" w:rsidP="001F58C5">
            <w:pPr>
              <w:pStyle w:val="TableColumnText"/>
              <w:rPr>
                <w:rFonts w:eastAsia="Calibri"/>
                <w:sz w:val="16"/>
                <w:szCs w:val="16"/>
              </w:rPr>
            </w:pPr>
            <w:r w:rsidRPr="005132A7">
              <w:rPr>
                <w:rFonts w:eastAsia="Calibri"/>
                <w:sz w:val="16"/>
                <w:szCs w:val="16"/>
              </w:rPr>
              <w:t>Created On:</w:t>
            </w:r>
          </w:p>
        </w:tc>
        <w:tc>
          <w:tcPr>
            <w:tcW w:w="6521" w:type="dxa"/>
            <w:vAlign w:val="center"/>
          </w:tcPr>
          <w:p w14:paraId="66E41916" w14:textId="437C067A" w:rsidR="004C6564" w:rsidRPr="005132A7" w:rsidRDefault="00552149" w:rsidP="00AA50B5">
            <w:pPr>
              <w:pStyle w:val="TableText"/>
              <w:rPr>
                <w:rFonts w:eastAsia="Calibri"/>
                <w:sz w:val="16"/>
                <w:szCs w:val="16"/>
              </w:rPr>
            </w:pPr>
            <w:r>
              <w:rPr>
                <w:rFonts w:eastAsia="Calibri"/>
                <w:sz w:val="16"/>
                <w:szCs w:val="16"/>
              </w:rPr>
              <w:t>20</w:t>
            </w:r>
            <w:r w:rsidR="004C6564">
              <w:rPr>
                <w:rFonts w:eastAsia="Calibri"/>
                <w:sz w:val="16"/>
                <w:szCs w:val="16"/>
              </w:rPr>
              <w:t xml:space="preserve"> August</w:t>
            </w:r>
            <w:r w:rsidR="00F41892">
              <w:rPr>
                <w:rFonts w:eastAsia="Calibri"/>
                <w:sz w:val="16"/>
                <w:szCs w:val="16"/>
              </w:rPr>
              <w:t xml:space="preserve"> </w:t>
            </w:r>
            <w:r w:rsidR="000231C8" w:rsidRPr="005132A7">
              <w:rPr>
                <w:rFonts w:eastAsia="Calibri"/>
                <w:sz w:val="16"/>
                <w:szCs w:val="16"/>
              </w:rPr>
              <w:t>202</w:t>
            </w:r>
            <w:r w:rsidR="004C6564">
              <w:rPr>
                <w:rFonts w:eastAsia="Calibri"/>
                <w:sz w:val="16"/>
                <w:szCs w:val="16"/>
              </w:rPr>
              <w:t>5</w:t>
            </w:r>
          </w:p>
        </w:tc>
      </w:tr>
      <w:tr w:rsidR="005132A7" w:rsidRPr="005132A7" w14:paraId="5B4B0078" w14:textId="77777777" w:rsidTr="44C6398F">
        <w:tc>
          <w:tcPr>
            <w:tcW w:w="2977" w:type="dxa"/>
            <w:vAlign w:val="center"/>
          </w:tcPr>
          <w:p w14:paraId="2F7BD355" w14:textId="77777777" w:rsidR="00E716EA" w:rsidRPr="005132A7" w:rsidRDefault="00E716EA" w:rsidP="001F58C5">
            <w:pPr>
              <w:pStyle w:val="TableColumnText"/>
              <w:rPr>
                <w:rFonts w:eastAsia="Calibri"/>
                <w:sz w:val="16"/>
                <w:szCs w:val="16"/>
              </w:rPr>
            </w:pPr>
            <w:r w:rsidRPr="005132A7">
              <w:rPr>
                <w:rFonts w:eastAsia="Calibri"/>
                <w:sz w:val="16"/>
                <w:szCs w:val="16"/>
              </w:rPr>
              <w:t>Last Updated:</w:t>
            </w:r>
          </w:p>
        </w:tc>
        <w:tc>
          <w:tcPr>
            <w:tcW w:w="6521" w:type="dxa"/>
            <w:vAlign w:val="center"/>
          </w:tcPr>
          <w:p w14:paraId="3C672032" w14:textId="2CADC25D" w:rsidR="00E716EA" w:rsidRPr="005132A7" w:rsidRDefault="0024580E" w:rsidP="001F58C5">
            <w:pPr>
              <w:pStyle w:val="TableText"/>
              <w:rPr>
                <w:rFonts w:eastAsia="Calibri"/>
                <w:sz w:val="16"/>
                <w:szCs w:val="16"/>
              </w:rPr>
            </w:pPr>
            <w:r>
              <w:rPr>
                <w:rFonts w:eastAsia="Calibri"/>
                <w:sz w:val="16"/>
                <w:szCs w:val="16"/>
              </w:rPr>
              <w:fldChar w:fldCharType="begin"/>
            </w:r>
            <w:r>
              <w:rPr>
                <w:rFonts w:eastAsia="Calibri"/>
                <w:sz w:val="16"/>
                <w:szCs w:val="16"/>
              </w:rPr>
              <w:instrText xml:space="preserve"> SAVEDATE  \@ "d MMMM yyyy"  \* MERGEFORMAT </w:instrText>
            </w:r>
            <w:r>
              <w:rPr>
                <w:rFonts w:eastAsia="Calibri"/>
                <w:sz w:val="16"/>
                <w:szCs w:val="16"/>
              </w:rPr>
              <w:fldChar w:fldCharType="separate"/>
            </w:r>
            <w:ins w:id="0" w:author="Sangsukdee, Wayne" w:date="2026-02-18T08:36:00Z" w16du:dateUtc="2026-02-17T21:36:00Z">
              <w:r w:rsidR="00B216CC">
                <w:rPr>
                  <w:rFonts w:eastAsia="Calibri"/>
                  <w:noProof/>
                  <w:sz w:val="16"/>
                  <w:szCs w:val="16"/>
                </w:rPr>
                <w:t>18 February 2026</w:t>
              </w:r>
            </w:ins>
            <w:ins w:id="1" w:author="Rajapaksha Vithanage Dona, Hansi" w:date="2025-11-18T15:12:00Z" w16du:dateUtc="2025-11-18T04:12:00Z">
              <w:del w:id="2" w:author="Sangsukdee, Wayne" w:date="2026-02-18T07:58:00Z" w16du:dateUtc="2026-02-17T20:58:00Z">
                <w:r w:rsidR="0023748D" w:rsidDel="006A14D7">
                  <w:rPr>
                    <w:rFonts w:eastAsia="Calibri"/>
                    <w:noProof/>
                    <w:sz w:val="16"/>
                    <w:szCs w:val="16"/>
                  </w:rPr>
                  <w:delText>8 September 2025</w:delText>
                </w:r>
              </w:del>
            </w:ins>
            <w:del w:id="3" w:author="Sangsukdee, Wayne" w:date="2026-02-18T07:58:00Z" w16du:dateUtc="2026-02-17T20:58:00Z">
              <w:r w:rsidR="007E4DAF" w:rsidDel="006A14D7">
                <w:rPr>
                  <w:rFonts w:eastAsia="Calibri"/>
                  <w:noProof/>
                  <w:sz w:val="16"/>
                  <w:szCs w:val="16"/>
                </w:rPr>
                <w:delText>22 August 2025</w:delText>
              </w:r>
            </w:del>
            <w:r>
              <w:rPr>
                <w:rFonts w:eastAsia="Calibri"/>
                <w:sz w:val="16"/>
                <w:szCs w:val="16"/>
              </w:rPr>
              <w:fldChar w:fldCharType="end"/>
            </w:r>
          </w:p>
        </w:tc>
      </w:tr>
      <w:tr w:rsidR="005132A7" w:rsidRPr="005132A7" w14:paraId="19E74289" w14:textId="77777777" w:rsidTr="44C6398F">
        <w:tc>
          <w:tcPr>
            <w:tcW w:w="2977" w:type="dxa"/>
            <w:vAlign w:val="center"/>
          </w:tcPr>
          <w:p w14:paraId="675DE16B" w14:textId="77777777" w:rsidR="00E716EA" w:rsidRPr="005132A7" w:rsidRDefault="00E716EA" w:rsidP="001F58C5">
            <w:pPr>
              <w:pStyle w:val="TableColumnText"/>
              <w:rPr>
                <w:rFonts w:eastAsia="Calibri"/>
                <w:sz w:val="16"/>
                <w:szCs w:val="16"/>
              </w:rPr>
            </w:pPr>
            <w:r w:rsidRPr="005132A7">
              <w:rPr>
                <w:rFonts w:eastAsia="Calibri"/>
                <w:sz w:val="16"/>
                <w:szCs w:val="16"/>
              </w:rPr>
              <w:t>Status:</w:t>
            </w:r>
          </w:p>
        </w:tc>
        <w:tc>
          <w:tcPr>
            <w:tcW w:w="6521" w:type="dxa"/>
            <w:vAlign w:val="center"/>
          </w:tcPr>
          <w:p w14:paraId="179DC04F" w14:textId="3CEBBD02" w:rsidR="00E716EA" w:rsidRPr="005132A7" w:rsidRDefault="004C6564" w:rsidP="001F58C5">
            <w:pPr>
              <w:pStyle w:val="TableText"/>
              <w:rPr>
                <w:rFonts w:eastAsia="Calibri"/>
                <w:sz w:val="16"/>
                <w:szCs w:val="16"/>
              </w:rPr>
            </w:pPr>
            <w:r>
              <w:rPr>
                <w:rFonts w:eastAsia="Calibri"/>
                <w:sz w:val="16"/>
                <w:szCs w:val="16"/>
              </w:rPr>
              <w:t>Initial</w:t>
            </w:r>
          </w:p>
        </w:tc>
      </w:tr>
      <w:tr w:rsidR="005132A7" w:rsidRPr="005132A7" w14:paraId="7853E1CB" w14:textId="77777777" w:rsidTr="44C6398F">
        <w:tc>
          <w:tcPr>
            <w:tcW w:w="2977" w:type="dxa"/>
            <w:vAlign w:val="center"/>
          </w:tcPr>
          <w:p w14:paraId="57F03F36" w14:textId="77777777" w:rsidR="00E716EA" w:rsidRPr="005132A7" w:rsidRDefault="00E716EA" w:rsidP="001F58C5">
            <w:pPr>
              <w:pStyle w:val="TableColumnText"/>
              <w:rPr>
                <w:rFonts w:eastAsia="Calibri"/>
                <w:sz w:val="16"/>
                <w:szCs w:val="16"/>
              </w:rPr>
            </w:pPr>
            <w:r w:rsidRPr="005132A7">
              <w:rPr>
                <w:rFonts w:eastAsia="Calibri"/>
                <w:sz w:val="16"/>
                <w:szCs w:val="16"/>
              </w:rPr>
              <w:t>Author/s:</w:t>
            </w:r>
          </w:p>
        </w:tc>
        <w:tc>
          <w:tcPr>
            <w:tcW w:w="6521" w:type="dxa"/>
            <w:vAlign w:val="center"/>
          </w:tcPr>
          <w:p w14:paraId="36B5D25C" w14:textId="69828B08" w:rsidR="00357414" w:rsidRPr="005132A7" w:rsidRDefault="006B0289" w:rsidP="001F58C5">
            <w:pPr>
              <w:pStyle w:val="TableText"/>
              <w:rPr>
                <w:rFonts w:eastAsia="Calibri"/>
                <w:sz w:val="16"/>
                <w:szCs w:val="16"/>
              </w:rPr>
            </w:pPr>
            <w:r>
              <w:rPr>
                <w:rFonts w:eastAsia="Calibri"/>
                <w:sz w:val="16"/>
                <w:szCs w:val="16"/>
              </w:rPr>
              <w:t>Manoj Kalra</w:t>
            </w:r>
          </w:p>
        </w:tc>
      </w:tr>
    </w:tbl>
    <w:p w14:paraId="450A28CC" w14:textId="77777777" w:rsidR="00E716EA" w:rsidRDefault="00E716EA" w:rsidP="001F58C5">
      <w:pPr>
        <w:pStyle w:val="DocumentText10pt"/>
      </w:pPr>
    </w:p>
    <w:p w14:paraId="50EC882C" w14:textId="77777777" w:rsidR="00E716EA" w:rsidRPr="00BC29AC" w:rsidRDefault="00E716EA" w:rsidP="00BC29AC">
      <w:pPr>
        <w:pStyle w:val="TableSectionHeader"/>
        <w:shd w:val="solid" w:color="31849B" w:fill="CCCCCC"/>
        <w:rPr>
          <w:color w:val="FFFFFF" w:themeColor="background1"/>
        </w:rPr>
      </w:pPr>
      <w:r w:rsidRPr="00BC29AC">
        <w:rPr>
          <w:color w:val="FFFFFF" w:themeColor="background1"/>
        </w:rPr>
        <w:t>Document Purpose</w:t>
      </w:r>
    </w:p>
    <w:p w14:paraId="21B2E203" w14:textId="18D991DE" w:rsidR="00D366B9" w:rsidRPr="00D366B9" w:rsidRDefault="00D366B9" w:rsidP="00D366B9">
      <w:pPr>
        <w:pStyle w:val="DocumentText10pt"/>
        <w:rPr>
          <w:szCs w:val="20"/>
        </w:rPr>
      </w:pPr>
      <w:r w:rsidRPr="00D366B9">
        <w:rPr>
          <w:szCs w:val="20"/>
        </w:rPr>
        <w:t xml:space="preserve">The purpose of this Test Plan document is to capture the results of testing conducted on the </w:t>
      </w:r>
      <w:r w:rsidR="00445303">
        <w:rPr>
          <w:szCs w:val="20"/>
        </w:rPr>
        <w:t>U1300</w:t>
      </w:r>
      <w:r w:rsidRPr="00D366B9">
        <w:rPr>
          <w:szCs w:val="20"/>
        </w:rPr>
        <w:t xml:space="preserve"> Meter Firmware. It outlines the planned testing activities and provides a summary of existing defects identified during previous test cycles. This includes a detailed overview of unresolved issues, offering stakeholders visibility into the current defect status and associated actions.</w:t>
      </w:r>
    </w:p>
    <w:p w14:paraId="4AD057F1" w14:textId="1804381F" w:rsidR="003D57CA" w:rsidRDefault="00D366B9" w:rsidP="003D57CA">
      <w:pPr>
        <w:pStyle w:val="DocumentText10pt"/>
        <w:rPr>
          <w:szCs w:val="20"/>
        </w:rPr>
      </w:pPr>
      <w:r w:rsidRPr="00D366B9">
        <w:rPr>
          <w:szCs w:val="20"/>
        </w:rPr>
        <w:t xml:space="preserve">The identified defects will be retested using the </w:t>
      </w:r>
      <w:r w:rsidR="00F97607">
        <w:rPr>
          <w:szCs w:val="20"/>
        </w:rPr>
        <w:t>latest</w:t>
      </w:r>
      <w:r w:rsidRPr="00D366B9">
        <w:rPr>
          <w:szCs w:val="20"/>
        </w:rPr>
        <w:t xml:space="preserve"> UIQ</w:t>
      </w:r>
      <w:r w:rsidR="00F97607">
        <w:rPr>
          <w:szCs w:val="20"/>
        </w:rPr>
        <w:t xml:space="preserve"> version</w:t>
      </w:r>
      <w:r w:rsidRPr="00D366B9">
        <w:rPr>
          <w:szCs w:val="20"/>
        </w:rPr>
        <w:t xml:space="preserve"> and NIC firmware builds. Test cases will be executed to validate the DPI functional compatibility of the firmware.</w:t>
      </w:r>
      <w:r w:rsidR="003D57CA">
        <w:rPr>
          <w:szCs w:val="20"/>
        </w:rPr>
        <w:t xml:space="preserve"> </w:t>
      </w:r>
      <w:r w:rsidR="003D57CA" w:rsidRPr="00656683">
        <w:rPr>
          <w:szCs w:val="20"/>
        </w:rPr>
        <w:t>This document will be used as an approval point prior to Deployment.</w:t>
      </w:r>
    </w:p>
    <w:p w14:paraId="66954CDA" w14:textId="35CA93AA" w:rsidR="00D366B9" w:rsidRPr="00D366B9" w:rsidRDefault="00D366B9" w:rsidP="00D366B9">
      <w:pPr>
        <w:pStyle w:val="DocumentText10pt"/>
        <w:rPr>
          <w:szCs w:val="20"/>
        </w:rPr>
      </w:pPr>
    </w:p>
    <w:p w14:paraId="61C83536" w14:textId="77777777" w:rsidR="00D366B9" w:rsidRPr="00E64067" w:rsidRDefault="00D366B9" w:rsidP="001F58C5">
      <w:pPr>
        <w:pStyle w:val="DocumentText10pt"/>
        <w:rPr>
          <w:szCs w:val="20"/>
        </w:rPr>
      </w:pPr>
    </w:p>
    <w:p w14:paraId="61E7B141" w14:textId="77777777" w:rsidR="00D75AD9" w:rsidRPr="00BC29AC" w:rsidRDefault="00D75AD9" w:rsidP="00BC29AC">
      <w:pPr>
        <w:pStyle w:val="TableSectionHeader"/>
        <w:shd w:val="solid" w:color="31849B" w:fill="CCCCCC"/>
        <w:rPr>
          <w:color w:val="FFFFFF" w:themeColor="background1"/>
        </w:rPr>
      </w:pPr>
      <w:r w:rsidRPr="00BC29AC">
        <w:rPr>
          <w:color w:val="FFFFFF" w:themeColor="background1"/>
        </w:rPr>
        <w:t>Related Documents</w:t>
      </w:r>
    </w:p>
    <w:p w14:paraId="1087FE15" w14:textId="77777777" w:rsidR="00D75AD9" w:rsidRDefault="00D75AD9" w:rsidP="56C07156">
      <w:pPr>
        <w:pStyle w:val="HiddenText"/>
        <w:rPr>
          <w:color w:val="auto"/>
        </w:rPr>
      </w:pPr>
      <w:r w:rsidRPr="56C07156">
        <w:rPr>
          <w:color w:val="auto"/>
        </w:rPr>
        <w:t>This section will list related documents. Please note that if this document is updated these related documents may also need to be changed.</w:t>
      </w:r>
    </w:p>
    <w:tbl>
      <w:tblPr>
        <w:tblW w:w="9923" w:type="dxa"/>
        <w:tblBorders>
          <w:bottom w:val="single" w:sz="4" w:space="0" w:color="auto"/>
          <w:insideH w:val="single" w:sz="4" w:space="0" w:color="auto"/>
        </w:tblBorders>
        <w:tblLook w:val="01E0" w:firstRow="1" w:lastRow="1" w:firstColumn="1" w:lastColumn="1" w:noHBand="0" w:noVBand="0"/>
      </w:tblPr>
      <w:tblGrid>
        <w:gridCol w:w="6204"/>
        <w:gridCol w:w="2268"/>
        <w:gridCol w:w="1451"/>
      </w:tblGrid>
      <w:tr w:rsidR="005657F2" w:rsidRPr="006B39E6" w14:paraId="4F903599" w14:textId="77777777" w:rsidTr="006B39E6">
        <w:tc>
          <w:tcPr>
            <w:tcW w:w="6204" w:type="dxa"/>
            <w:vAlign w:val="center"/>
          </w:tcPr>
          <w:p w14:paraId="4C2B1B95" w14:textId="77777777" w:rsidR="005657F2" w:rsidRPr="006B39E6" w:rsidRDefault="005657F2" w:rsidP="001F58C5">
            <w:pPr>
              <w:pStyle w:val="TableColumnText"/>
              <w:rPr>
                <w:sz w:val="16"/>
                <w:szCs w:val="16"/>
              </w:rPr>
            </w:pPr>
            <w:r w:rsidRPr="006B39E6">
              <w:rPr>
                <w:sz w:val="16"/>
                <w:szCs w:val="16"/>
              </w:rPr>
              <w:t>Document</w:t>
            </w:r>
          </w:p>
        </w:tc>
        <w:tc>
          <w:tcPr>
            <w:tcW w:w="2268" w:type="dxa"/>
          </w:tcPr>
          <w:p w14:paraId="2CCE068F" w14:textId="77777777" w:rsidR="005657F2" w:rsidRPr="006B39E6" w:rsidRDefault="005657F2" w:rsidP="001F58C5">
            <w:pPr>
              <w:pStyle w:val="TableColumnText"/>
              <w:rPr>
                <w:sz w:val="16"/>
                <w:szCs w:val="16"/>
              </w:rPr>
            </w:pPr>
            <w:r w:rsidRPr="006B39E6">
              <w:rPr>
                <w:sz w:val="16"/>
                <w:szCs w:val="16"/>
              </w:rPr>
              <w:t>Location</w:t>
            </w:r>
          </w:p>
        </w:tc>
        <w:tc>
          <w:tcPr>
            <w:tcW w:w="1451" w:type="dxa"/>
            <w:vAlign w:val="center"/>
          </w:tcPr>
          <w:p w14:paraId="76DE7735" w14:textId="77777777" w:rsidR="005657F2" w:rsidRPr="006B39E6" w:rsidRDefault="005657F2" w:rsidP="001F58C5">
            <w:pPr>
              <w:pStyle w:val="TableColumnText"/>
              <w:rPr>
                <w:sz w:val="16"/>
                <w:szCs w:val="16"/>
              </w:rPr>
            </w:pPr>
            <w:r w:rsidRPr="006B39E6">
              <w:rPr>
                <w:sz w:val="16"/>
                <w:szCs w:val="16"/>
              </w:rPr>
              <w:t>Relationship</w:t>
            </w:r>
          </w:p>
        </w:tc>
      </w:tr>
      <w:tr w:rsidR="005657F2" w:rsidRPr="006B39E6" w14:paraId="03FEA071" w14:textId="77777777" w:rsidTr="006B39E6">
        <w:tc>
          <w:tcPr>
            <w:tcW w:w="6204" w:type="dxa"/>
            <w:vAlign w:val="center"/>
          </w:tcPr>
          <w:p w14:paraId="6A650678" w14:textId="52F18F79" w:rsidR="005657F2" w:rsidRPr="006B39E6" w:rsidRDefault="00C95740" w:rsidP="001F58C5">
            <w:pPr>
              <w:pStyle w:val="TableText"/>
              <w:rPr>
                <w:sz w:val="16"/>
                <w:szCs w:val="16"/>
              </w:rPr>
            </w:pPr>
            <w:r w:rsidRPr="00C95740">
              <w:rPr>
                <w:sz w:val="16"/>
                <w:szCs w:val="16"/>
              </w:rPr>
              <w:t>E350 U1300 Release Notes 08.02.008 v2</w:t>
            </w:r>
          </w:p>
        </w:tc>
        <w:tc>
          <w:tcPr>
            <w:tcW w:w="2268" w:type="dxa"/>
          </w:tcPr>
          <w:p w14:paraId="40B62C45" w14:textId="6A40B213" w:rsidR="005657F2" w:rsidRPr="006B39E6" w:rsidRDefault="004A161E" w:rsidP="001F58C5">
            <w:pPr>
              <w:pStyle w:val="TableText"/>
              <w:rPr>
                <w:sz w:val="16"/>
                <w:szCs w:val="16"/>
              </w:rPr>
            </w:pPr>
            <w:r>
              <w:rPr>
                <w:sz w:val="16"/>
                <w:szCs w:val="16"/>
              </w:rPr>
              <w:t>Appendix: 1</w:t>
            </w:r>
            <w:r w:rsidR="00F66467">
              <w:rPr>
                <w:sz w:val="16"/>
                <w:szCs w:val="16"/>
              </w:rPr>
              <w:t>3</w:t>
            </w:r>
            <w:r>
              <w:rPr>
                <w:sz w:val="16"/>
                <w:szCs w:val="16"/>
              </w:rPr>
              <w:t>.</w:t>
            </w:r>
            <w:r w:rsidR="00F66467">
              <w:rPr>
                <w:sz w:val="16"/>
                <w:szCs w:val="16"/>
              </w:rPr>
              <w:t>5</w:t>
            </w:r>
            <w:r>
              <w:rPr>
                <w:sz w:val="16"/>
                <w:szCs w:val="16"/>
              </w:rPr>
              <w:t xml:space="preserve"> </w:t>
            </w:r>
            <w:r w:rsidRPr="00E31E4A">
              <w:rPr>
                <w:sz w:val="16"/>
                <w:szCs w:val="16"/>
              </w:rPr>
              <w:t>Release Notes</w:t>
            </w:r>
            <w:r w:rsidR="00351E88">
              <w:rPr>
                <w:sz w:val="16"/>
                <w:szCs w:val="16"/>
              </w:rPr>
              <w:t xml:space="preserve"> Analysis</w:t>
            </w:r>
          </w:p>
        </w:tc>
        <w:tc>
          <w:tcPr>
            <w:tcW w:w="1451" w:type="dxa"/>
            <w:vAlign w:val="center"/>
          </w:tcPr>
          <w:p w14:paraId="27CD2484" w14:textId="48D245E2" w:rsidR="005657F2" w:rsidRPr="006B39E6" w:rsidRDefault="005657F2" w:rsidP="001F58C5">
            <w:pPr>
              <w:pStyle w:val="TableText"/>
              <w:rPr>
                <w:sz w:val="16"/>
                <w:szCs w:val="16"/>
              </w:rPr>
            </w:pPr>
          </w:p>
        </w:tc>
      </w:tr>
      <w:tr w:rsidR="005657F2" w:rsidRPr="006B39E6" w14:paraId="243BA244" w14:textId="77777777" w:rsidTr="006B39E6">
        <w:tc>
          <w:tcPr>
            <w:tcW w:w="6204" w:type="dxa"/>
            <w:vAlign w:val="center"/>
          </w:tcPr>
          <w:p w14:paraId="5A5DC346" w14:textId="5BC15741" w:rsidR="005657F2" w:rsidRPr="006B39E6" w:rsidRDefault="005657F2" w:rsidP="00547FD3">
            <w:pPr>
              <w:pStyle w:val="TableText"/>
              <w:rPr>
                <w:sz w:val="16"/>
                <w:szCs w:val="16"/>
              </w:rPr>
            </w:pPr>
          </w:p>
        </w:tc>
        <w:tc>
          <w:tcPr>
            <w:tcW w:w="2268" w:type="dxa"/>
          </w:tcPr>
          <w:p w14:paraId="5A19456C" w14:textId="7FC506CA" w:rsidR="005657F2" w:rsidRPr="006B39E6" w:rsidRDefault="005657F2" w:rsidP="00547FD3">
            <w:pPr>
              <w:pStyle w:val="TableText"/>
              <w:rPr>
                <w:sz w:val="16"/>
                <w:szCs w:val="16"/>
              </w:rPr>
            </w:pPr>
          </w:p>
        </w:tc>
        <w:tc>
          <w:tcPr>
            <w:tcW w:w="1451" w:type="dxa"/>
            <w:vAlign w:val="center"/>
          </w:tcPr>
          <w:p w14:paraId="168916C8" w14:textId="233D3FCB" w:rsidR="005657F2" w:rsidRPr="006B39E6" w:rsidRDefault="005657F2" w:rsidP="001F58C5">
            <w:pPr>
              <w:pStyle w:val="TableText"/>
              <w:rPr>
                <w:sz w:val="16"/>
                <w:szCs w:val="16"/>
              </w:rPr>
            </w:pPr>
          </w:p>
        </w:tc>
      </w:tr>
    </w:tbl>
    <w:p w14:paraId="1ECCD99B" w14:textId="77777777" w:rsidR="005657F2" w:rsidRPr="00D75AD9" w:rsidRDefault="005657F2" w:rsidP="001F58C5">
      <w:pPr>
        <w:pStyle w:val="DocumentText10pt"/>
      </w:pPr>
    </w:p>
    <w:p w14:paraId="33C4CD0D" w14:textId="29D61CFB" w:rsidR="00E716EA" w:rsidRPr="00AB1C85" w:rsidRDefault="003200A9" w:rsidP="00AB1C85">
      <w:pPr>
        <w:pStyle w:val="TableSectionHeader"/>
        <w:shd w:val="clear" w:color="auto" w:fill="31849B"/>
        <w:rPr>
          <w:color w:val="FFFFFF" w:themeColor="background1"/>
        </w:rPr>
      </w:pPr>
      <w:r w:rsidRPr="00AB1C85">
        <w:rPr>
          <w:color w:val="FFFFFF" w:themeColor="background1"/>
        </w:rPr>
        <w:t>Reviewers</w:t>
      </w:r>
      <w:r w:rsidR="00FD0B10">
        <w:rPr>
          <w:color w:val="FFFFFF" w:themeColor="background1"/>
        </w:rPr>
        <w:t xml:space="preserve"> and Approvers</w:t>
      </w:r>
    </w:p>
    <w:p w14:paraId="1FFB38FA" w14:textId="77777777" w:rsidR="00E716EA" w:rsidRDefault="00E716EA" w:rsidP="56C07156">
      <w:pPr>
        <w:pStyle w:val="HiddenText"/>
        <w:rPr>
          <w:color w:val="auto"/>
        </w:rPr>
      </w:pPr>
      <w:r w:rsidRPr="56C07156">
        <w:rPr>
          <w:color w:val="auto"/>
        </w:rPr>
        <w:t>List the relevant reviewers who are responsible for the deliverables defined in this document.</w:t>
      </w:r>
    </w:p>
    <w:tbl>
      <w:tblPr>
        <w:tblW w:w="9923" w:type="dxa"/>
        <w:tblBorders>
          <w:bottom w:val="single" w:sz="4" w:space="0" w:color="auto"/>
          <w:insideH w:val="single" w:sz="4" w:space="0" w:color="auto"/>
        </w:tblBorders>
        <w:tblLayout w:type="fixed"/>
        <w:tblLook w:val="01E0" w:firstRow="1" w:lastRow="1" w:firstColumn="1" w:lastColumn="1" w:noHBand="0" w:noVBand="0"/>
      </w:tblPr>
      <w:tblGrid>
        <w:gridCol w:w="3828"/>
        <w:gridCol w:w="2409"/>
        <w:gridCol w:w="3686"/>
      </w:tblGrid>
      <w:tr w:rsidR="00D272F3" w:rsidRPr="006B39E6" w14:paraId="464010BE" w14:textId="77777777" w:rsidTr="002E4238">
        <w:tc>
          <w:tcPr>
            <w:tcW w:w="3828" w:type="dxa"/>
            <w:vAlign w:val="center"/>
          </w:tcPr>
          <w:p w14:paraId="20C66ACF" w14:textId="77777777" w:rsidR="00D272F3" w:rsidRPr="006B39E6" w:rsidRDefault="00D272F3" w:rsidP="002E4238">
            <w:pPr>
              <w:pStyle w:val="TableColumnText"/>
              <w:rPr>
                <w:sz w:val="16"/>
                <w:szCs w:val="16"/>
              </w:rPr>
            </w:pPr>
            <w:r w:rsidRPr="006B39E6">
              <w:rPr>
                <w:sz w:val="16"/>
                <w:szCs w:val="16"/>
              </w:rPr>
              <w:t xml:space="preserve">Reviewer </w:t>
            </w:r>
          </w:p>
        </w:tc>
        <w:tc>
          <w:tcPr>
            <w:tcW w:w="2409" w:type="dxa"/>
            <w:vAlign w:val="center"/>
          </w:tcPr>
          <w:p w14:paraId="76FC4BD5" w14:textId="77777777" w:rsidR="00D272F3" w:rsidRPr="006B39E6" w:rsidRDefault="00D272F3" w:rsidP="002E4238">
            <w:pPr>
              <w:pStyle w:val="TableColumnText"/>
              <w:rPr>
                <w:sz w:val="16"/>
                <w:szCs w:val="16"/>
              </w:rPr>
            </w:pPr>
            <w:r w:rsidRPr="006B39E6">
              <w:rPr>
                <w:sz w:val="16"/>
                <w:szCs w:val="16"/>
              </w:rPr>
              <w:t>Name</w:t>
            </w:r>
          </w:p>
        </w:tc>
        <w:tc>
          <w:tcPr>
            <w:tcW w:w="3686" w:type="dxa"/>
            <w:vAlign w:val="center"/>
          </w:tcPr>
          <w:p w14:paraId="47F612E7" w14:textId="77777777" w:rsidR="00D272F3" w:rsidRPr="006B39E6" w:rsidRDefault="00D272F3" w:rsidP="002E4238">
            <w:pPr>
              <w:pStyle w:val="TableColumnText"/>
              <w:rPr>
                <w:sz w:val="16"/>
                <w:szCs w:val="16"/>
              </w:rPr>
            </w:pPr>
            <w:r>
              <w:rPr>
                <w:sz w:val="16"/>
                <w:szCs w:val="16"/>
              </w:rPr>
              <w:t>Comments/Approval</w:t>
            </w:r>
          </w:p>
        </w:tc>
      </w:tr>
      <w:tr w:rsidR="002E3306" w:rsidRPr="005132A7" w14:paraId="3BBBA5E5" w14:textId="77777777" w:rsidTr="002E4238">
        <w:tc>
          <w:tcPr>
            <w:tcW w:w="3828" w:type="dxa"/>
            <w:vAlign w:val="center"/>
          </w:tcPr>
          <w:p w14:paraId="7DE01038" w14:textId="6B9ED42A" w:rsidR="002E3306" w:rsidRPr="005132A7" w:rsidRDefault="002E3306" w:rsidP="002E3306">
            <w:pPr>
              <w:pStyle w:val="TableText"/>
              <w:rPr>
                <w:rFonts w:cs="Arial"/>
                <w:sz w:val="16"/>
                <w:szCs w:val="16"/>
              </w:rPr>
            </w:pPr>
            <w:bookmarkStart w:id="4" w:name="_Hlk67559655"/>
            <w:r w:rsidRPr="005132A7">
              <w:rPr>
                <w:rFonts w:cs="Arial"/>
                <w:sz w:val="16"/>
                <w:szCs w:val="16"/>
              </w:rPr>
              <w:t>UIQ Systems Analyst (VPN)</w:t>
            </w:r>
          </w:p>
        </w:tc>
        <w:tc>
          <w:tcPr>
            <w:tcW w:w="2409" w:type="dxa"/>
            <w:vAlign w:val="center"/>
          </w:tcPr>
          <w:p w14:paraId="17DB30E1" w14:textId="38F77C2B" w:rsidR="002E3306" w:rsidRPr="005132A7" w:rsidRDefault="002E3306" w:rsidP="002E3306">
            <w:pPr>
              <w:pStyle w:val="TableText"/>
              <w:rPr>
                <w:rFonts w:cs="Arial"/>
                <w:sz w:val="16"/>
                <w:szCs w:val="16"/>
              </w:rPr>
            </w:pPr>
            <w:r w:rsidRPr="005132A7">
              <w:rPr>
                <w:rFonts w:cs="Arial"/>
                <w:sz w:val="16"/>
                <w:szCs w:val="16"/>
              </w:rPr>
              <w:t>Nelson Manio</w:t>
            </w:r>
          </w:p>
        </w:tc>
        <w:tc>
          <w:tcPr>
            <w:tcW w:w="3686" w:type="dxa"/>
            <w:vAlign w:val="center"/>
          </w:tcPr>
          <w:p w14:paraId="4EEED704" w14:textId="77777777" w:rsidR="002E3306" w:rsidRPr="005132A7" w:rsidRDefault="002E3306" w:rsidP="002E3306">
            <w:pPr>
              <w:pStyle w:val="TableText"/>
              <w:rPr>
                <w:rFonts w:cs="Arial"/>
                <w:sz w:val="16"/>
                <w:szCs w:val="16"/>
              </w:rPr>
            </w:pPr>
          </w:p>
        </w:tc>
      </w:tr>
      <w:tr w:rsidR="002E3306" w:rsidRPr="006B39E6" w14:paraId="22EEBD61" w14:textId="77777777" w:rsidTr="002E4238">
        <w:tc>
          <w:tcPr>
            <w:tcW w:w="3828" w:type="dxa"/>
            <w:vAlign w:val="center"/>
          </w:tcPr>
          <w:p w14:paraId="4E9D43E1" w14:textId="42F9BD38" w:rsidR="002E3306" w:rsidRDefault="002E3306" w:rsidP="002E3306">
            <w:pPr>
              <w:pStyle w:val="TableText"/>
              <w:rPr>
                <w:rFonts w:cs="Arial"/>
                <w:sz w:val="16"/>
                <w:szCs w:val="16"/>
              </w:rPr>
            </w:pPr>
            <w:r w:rsidRPr="005132A7">
              <w:rPr>
                <w:rFonts w:cs="Arial"/>
                <w:sz w:val="16"/>
                <w:szCs w:val="16"/>
              </w:rPr>
              <w:t>UIQ Systems Analyst (UE)</w:t>
            </w:r>
          </w:p>
        </w:tc>
        <w:tc>
          <w:tcPr>
            <w:tcW w:w="2409" w:type="dxa"/>
            <w:vAlign w:val="center"/>
          </w:tcPr>
          <w:p w14:paraId="0241E702" w14:textId="14D40E46" w:rsidR="002E3306" w:rsidRDefault="002E3306" w:rsidP="002E3306">
            <w:pPr>
              <w:pStyle w:val="TableText"/>
              <w:rPr>
                <w:rFonts w:cs="Arial"/>
                <w:sz w:val="16"/>
                <w:szCs w:val="16"/>
              </w:rPr>
            </w:pPr>
            <w:r w:rsidRPr="005132A7">
              <w:rPr>
                <w:rFonts w:cs="Arial"/>
                <w:sz w:val="16"/>
                <w:szCs w:val="16"/>
              </w:rPr>
              <w:t>Amy Fan</w:t>
            </w:r>
          </w:p>
        </w:tc>
        <w:tc>
          <w:tcPr>
            <w:tcW w:w="3686" w:type="dxa"/>
            <w:vAlign w:val="center"/>
          </w:tcPr>
          <w:p w14:paraId="3547EA27" w14:textId="77777777" w:rsidR="002E3306" w:rsidRPr="006B39E6" w:rsidRDefault="002E3306" w:rsidP="002E3306">
            <w:pPr>
              <w:pStyle w:val="TableText"/>
              <w:rPr>
                <w:rFonts w:cs="Arial"/>
                <w:sz w:val="16"/>
                <w:szCs w:val="16"/>
              </w:rPr>
            </w:pPr>
          </w:p>
        </w:tc>
      </w:tr>
      <w:tr w:rsidR="002E3306" w:rsidRPr="006B39E6" w14:paraId="1F7DE36F" w14:textId="77777777" w:rsidTr="002E4238">
        <w:tc>
          <w:tcPr>
            <w:tcW w:w="3828" w:type="dxa"/>
            <w:vAlign w:val="center"/>
          </w:tcPr>
          <w:p w14:paraId="56B8F885" w14:textId="3B8AE7B3" w:rsidR="002E3306" w:rsidRPr="005132A7" w:rsidRDefault="002E3306" w:rsidP="002E3306">
            <w:pPr>
              <w:pStyle w:val="TableText"/>
              <w:rPr>
                <w:rFonts w:cs="Arial"/>
                <w:sz w:val="16"/>
                <w:szCs w:val="16"/>
              </w:rPr>
            </w:pPr>
            <w:r w:rsidRPr="005132A7">
              <w:rPr>
                <w:rFonts w:cs="Arial"/>
                <w:sz w:val="16"/>
                <w:szCs w:val="16"/>
              </w:rPr>
              <w:t>Metering Engineer (UE)</w:t>
            </w:r>
          </w:p>
        </w:tc>
        <w:tc>
          <w:tcPr>
            <w:tcW w:w="2409" w:type="dxa"/>
            <w:vAlign w:val="center"/>
          </w:tcPr>
          <w:p w14:paraId="1122D884" w14:textId="5AE7A337" w:rsidR="002E3306" w:rsidRPr="005132A7" w:rsidRDefault="002E3306" w:rsidP="002E3306">
            <w:pPr>
              <w:pStyle w:val="TableText"/>
              <w:rPr>
                <w:rFonts w:cs="Arial"/>
                <w:sz w:val="16"/>
                <w:szCs w:val="16"/>
              </w:rPr>
            </w:pPr>
            <w:r w:rsidRPr="005132A7">
              <w:rPr>
                <w:rFonts w:cs="Arial"/>
                <w:sz w:val="16"/>
                <w:szCs w:val="16"/>
              </w:rPr>
              <w:t>Fabian Perez</w:t>
            </w:r>
          </w:p>
        </w:tc>
        <w:tc>
          <w:tcPr>
            <w:tcW w:w="3686" w:type="dxa"/>
            <w:vAlign w:val="center"/>
          </w:tcPr>
          <w:p w14:paraId="00D8FD66" w14:textId="77777777" w:rsidR="002E3306" w:rsidRPr="006B39E6" w:rsidRDefault="002E3306" w:rsidP="002E3306">
            <w:pPr>
              <w:pStyle w:val="TableText"/>
              <w:rPr>
                <w:rFonts w:cs="Arial"/>
                <w:sz w:val="16"/>
                <w:szCs w:val="16"/>
              </w:rPr>
            </w:pPr>
          </w:p>
        </w:tc>
      </w:tr>
      <w:tr w:rsidR="002E3306" w:rsidRPr="006B39E6" w14:paraId="2D1E5A8C" w14:textId="77777777" w:rsidTr="002E4238">
        <w:tc>
          <w:tcPr>
            <w:tcW w:w="3828" w:type="dxa"/>
            <w:vAlign w:val="center"/>
          </w:tcPr>
          <w:p w14:paraId="6E173971" w14:textId="00846BE1" w:rsidR="002E3306" w:rsidRPr="005132A7" w:rsidRDefault="002E3306" w:rsidP="002E3306">
            <w:pPr>
              <w:pStyle w:val="TableText"/>
              <w:rPr>
                <w:rFonts w:cs="Arial"/>
                <w:sz w:val="16"/>
                <w:szCs w:val="16"/>
              </w:rPr>
            </w:pPr>
            <w:r>
              <w:rPr>
                <w:rFonts w:cs="Arial"/>
                <w:sz w:val="16"/>
                <w:szCs w:val="16"/>
              </w:rPr>
              <w:t>AMI Data Team Lead</w:t>
            </w:r>
          </w:p>
        </w:tc>
        <w:tc>
          <w:tcPr>
            <w:tcW w:w="2409" w:type="dxa"/>
            <w:vAlign w:val="center"/>
          </w:tcPr>
          <w:p w14:paraId="0C03998B" w14:textId="732B4C7F" w:rsidR="002E3306" w:rsidRPr="005132A7" w:rsidRDefault="002E3306" w:rsidP="002E3306">
            <w:pPr>
              <w:pStyle w:val="TableText"/>
              <w:rPr>
                <w:rFonts w:cs="Arial"/>
                <w:sz w:val="16"/>
                <w:szCs w:val="16"/>
              </w:rPr>
            </w:pPr>
            <w:r>
              <w:rPr>
                <w:rFonts w:cs="Arial"/>
                <w:sz w:val="16"/>
                <w:szCs w:val="16"/>
              </w:rPr>
              <w:t xml:space="preserve">Wayne Johnson </w:t>
            </w:r>
          </w:p>
        </w:tc>
        <w:tc>
          <w:tcPr>
            <w:tcW w:w="3686" w:type="dxa"/>
            <w:vAlign w:val="center"/>
          </w:tcPr>
          <w:p w14:paraId="012615C8" w14:textId="77777777" w:rsidR="002E3306" w:rsidRPr="006B39E6" w:rsidRDefault="002E3306" w:rsidP="002E3306">
            <w:pPr>
              <w:pStyle w:val="TableText"/>
              <w:rPr>
                <w:rFonts w:cs="Arial"/>
                <w:sz w:val="16"/>
                <w:szCs w:val="16"/>
              </w:rPr>
            </w:pPr>
          </w:p>
        </w:tc>
      </w:tr>
      <w:tr w:rsidR="002E3306" w:rsidRPr="006B39E6" w14:paraId="2D937536" w14:textId="77777777" w:rsidTr="002E4238">
        <w:tc>
          <w:tcPr>
            <w:tcW w:w="3828" w:type="dxa"/>
            <w:vAlign w:val="center"/>
          </w:tcPr>
          <w:p w14:paraId="054A2D93" w14:textId="0D04718F" w:rsidR="002E3306" w:rsidRDefault="002E3306" w:rsidP="002E3306">
            <w:pPr>
              <w:pStyle w:val="TableText"/>
              <w:rPr>
                <w:rFonts w:cs="Arial"/>
                <w:sz w:val="16"/>
                <w:szCs w:val="16"/>
              </w:rPr>
            </w:pPr>
            <w:r>
              <w:rPr>
                <w:rFonts w:cs="Arial"/>
                <w:sz w:val="16"/>
                <w:szCs w:val="16"/>
              </w:rPr>
              <w:t>AMI Data Team Lead</w:t>
            </w:r>
          </w:p>
        </w:tc>
        <w:tc>
          <w:tcPr>
            <w:tcW w:w="2409" w:type="dxa"/>
            <w:vAlign w:val="center"/>
          </w:tcPr>
          <w:p w14:paraId="09C31DB3" w14:textId="7E8545B9" w:rsidR="002E3306" w:rsidRDefault="002E3306" w:rsidP="002E3306">
            <w:pPr>
              <w:pStyle w:val="TableText"/>
              <w:rPr>
                <w:rFonts w:cs="Arial"/>
                <w:sz w:val="16"/>
                <w:szCs w:val="16"/>
              </w:rPr>
            </w:pPr>
            <w:r>
              <w:rPr>
                <w:rFonts w:cs="Arial"/>
                <w:sz w:val="16"/>
                <w:szCs w:val="16"/>
              </w:rPr>
              <w:t>Karen Krizmanic</w:t>
            </w:r>
          </w:p>
        </w:tc>
        <w:tc>
          <w:tcPr>
            <w:tcW w:w="3686" w:type="dxa"/>
            <w:vAlign w:val="center"/>
          </w:tcPr>
          <w:p w14:paraId="1D56FF79" w14:textId="77777777" w:rsidR="002E3306" w:rsidRPr="006B39E6" w:rsidRDefault="002E3306" w:rsidP="002E3306">
            <w:pPr>
              <w:pStyle w:val="TableText"/>
              <w:rPr>
                <w:rFonts w:cs="Arial"/>
                <w:sz w:val="16"/>
                <w:szCs w:val="16"/>
              </w:rPr>
            </w:pPr>
          </w:p>
        </w:tc>
      </w:tr>
      <w:tr w:rsidR="002E3306" w:rsidRPr="006B39E6" w14:paraId="7821F569" w14:textId="77777777" w:rsidTr="002E4238">
        <w:tc>
          <w:tcPr>
            <w:tcW w:w="3828" w:type="dxa"/>
            <w:vAlign w:val="center"/>
          </w:tcPr>
          <w:p w14:paraId="38891E56" w14:textId="49D0BA20" w:rsidR="002E3306" w:rsidRDefault="002E3306" w:rsidP="002E3306">
            <w:pPr>
              <w:pStyle w:val="TableText"/>
              <w:rPr>
                <w:rFonts w:cs="Arial"/>
                <w:sz w:val="16"/>
                <w:szCs w:val="16"/>
              </w:rPr>
            </w:pPr>
            <w:r>
              <w:rPr>
                <w:rFonts w:cs="Arial"/>
                <w:sz w:val="16"/>
                <w:szCs w:val="16"/>
              </w:rPr>
              <w:t>Market &amp; Meter Data Team Leader</w:t>
            </w:r>
          </w:p>
        </w:tc>
        <w:tc>
          <w:tcPr>
            <w:tcW w:w="2409" w:type="dxa"/>
            <w:vAlign w:val="center"/>
          </w:tcPr>
          <w:p w14:paraId="7F5D9404" w14:textId="67813690" w:rsidR="002E3306" w:rsidRDefault="002E3306" w:rsidP="002E3306">
            <w:pPr>
              <w:pStyle w:val="TableText"/>
              <w:rPr>
                <w:rFonts w:cs="Arial"/>
                <w:sz w:val="16"/>
                <w:szCs w:val="16"/>
              </w:rPr>
            </w:pPr>
            <w:r>
              <w:rPr>
                <w:rFonts w:cs="Arial"/>
                <w:sz w:val="16"/>
                <w:szCs w:val="16"/>
              </w:rPr>
              <w:t>Can Turk</w:t>
            </w:r>
          </w:p>
        </w:tc>
        <w:tc>
          <w:tcPr>
            <w:tcW w:w="3686" w:type="dxa"/>
            <w:vAlign w:val="center"/>
          </w:tcPr>
          <w:p w14:paraId="4404684C" w14:textId="77777777" w:rsidR="002E3306" w:rsidRPr="006B39E6" w:rsidRDefault="002E3306" w:rsidP="002E3306">
            <w:pPr>
              <w:pStyle w:val="TableText"/>
              <w:rPr>
                <w:rFonts w:cs="Arial"/>
                <w:sz w:val="16"/>
                <w:szCs w:val="16"/>
              </w:rPr>
            </w:pPr>
          </w:p>
        </w:tc>
      </w:tr>
      <w:tr w:rsidR="002E3306" w:rsidRPr="006B39E6" w14:paraId="6BB1C1FB" w14:textId="77777777" w:rsidTr="002E4238">
        <w:tc>
          <w:tcPr>
            <w:tcW w:w="3828" w:type="dxa"/>
            <w:vAlign w:val="center"/>
          </w:tcPr>
          <w:p w14:paraId="20F95F6D" w14:textId="1D6B98E5" w:rsidR="002E3306" w:rsidRDefault="002E3306" w:rsidP="002E3306">
            <w:pPr>
              <w:pStyle w:val="TableText"/>
              <w:rPr>
                <w:rFonts w:cs="Arial"/>
                <w:sz w:val="16"/>
                <w:szCs w:val="16"/>
              </w:rPr>
            </w:pPr>
            <w:r>
              <w:rPr>
                <w:rFonts w:cs="Arial"/>
                <w:sz w:val="16"/>
                <w:szCs w:val="16"/>
              </w:rPr>
              <w:t>AMI Communications Control Operator</w:t>
            </w:r>
          </w:p>
        </w:tc>
        <w:tc>
          <w:tcPr>
            <w:tcW w:w="2409" w:type="dxa"/>
            <w:vAlign w:val="center"/>
          </w:tcPr>
          <w:p w14:paraId="19CE8F5F" w14:textId="43D55372" w:rsidR="002E3306" w:rsidRDefault="002E3306" w:rsidP="002E3306">
            <w:pPr>
              <w:pStyle w:val="TableText"/>
              <w:rPr>
                <w:rFonts w:cs="Arial"/>
                <w:sz w:val="16"/>
                <w:szCs w:val="16"/>
              </w:rPr>
            </w:pPr>
            <w:r>
              <w:rPr>
                <w:rFonts w:cs="Arial"/>
                <w:sz w:val="16"/>
                <w:szCs w:val="16"/>
              </w:rPr>
              <w:t>Percy Arachchige</w:t>
            </w:r>
          </w:p>
        </w:tc>
        <w:tc>
          <w:tcPr>
            <w:tcW w:w="3686" w:type="dxa"/>
            <w:vAlign w:val="center"/>
          </w:tcPr>
          <w:p w14:paraId="245F00E3" w14:textId="77777777" w:rsidR="002E3306" w:rsidRPr="006B39E6" w:rsidRDefault="002E3306" w:rsidP="002E3306">
            <w:pPr>
              <w:pStyle w:val="TableText"/>
              <w:rPr>
                <w:rFonts w:cs="Arial"/>
                <w:sz w:val="16"/>
                <w:szCs w:val="16"/>
              </w:rPr>
            </w:pPr>
          </w:p>
        </w:tc>
      </w:tr>
      <w:tr w:rsidR="002E3306" w:rsidRPr="006B39E6" w14:paraId="1344450F" w14:textId="77777777" w:rsidTr="002E4238">
        <w:tc>
          <w:tcPr>
            <w:tcW w:w="3828" w:type="dxa"/>
            <w:vAlign w:val="center"/>
          </w:tcPr>
          <w:p w14:paraId="1EB3637B" w14:textId="3D1A1682" w:rsidR="002E3306" w:rsidRDefault="002E3306" w:rsidP="002E3306">
            <w:pPr>
              <w:pStyle w:val="TableText"/>
              <w:rPr>
                <w:rFonts w:cs="Arial"/>
                <w:sz w:val="16"/>
                <w:szCs w:val="16"/>
              </w:rPr>
            </w:pPr>
            <w:r>
              <w:rPr>
                <w:rFonts w:cs="Arial"/>
                <w:sz w:val="16"/>
                <w:szCs w:val="16"/>
              </w:rPr>
              <w:lastRenderedPageBreak/>
              <w:t>AMI Communications Analyst</w:t>
            </w:r>
          </w:p>
        </w:tc>
        <w:tc>
          <w:tcPr>
            <w:tcW w:w="2409" w:type="dxa"/>
            <w:vAlign w:val="center"/>
          </w:tcPr>
          <w:p w14:paraId="62FC26DF" w14:textId="2CDE4CB3" w:rsidR="002E3306" w:rsidRDefault="002E3306" w:rsidP="002E3306">
            <w:pPr>
              <w:pStyle w:val="TableText"/>
              <w:rPr>
                <w:rFonts w:cs="Arial"/>
                <w:sz w:val="16"/>
                <w:szCs w:val="16"/>
              </w:rPr>
            </w:pPr>
            <w:r>
              <w:rPr>
                <w:rFonts w:cs="Arial"/>
                <w:sz w:val="16"/>
                <w:szCs w:val="16"/>
              </w:rPr>
              <w:t>Wayne Sangsukdee</w:t>
            </w:r>
          </w:p>
        </w:tc>
        <w:tc>
          <w:tcPr>
            <w:tcW w:w="3686" w:type="dxa"/>
            <w:vAlign w:val="center"/>
          </w:tcPr>
          <w:p w14:paraId="7E6C13E5" w14:textId="77777777" w:rsidR="002E3306" w:rsidRPr="006B39E6" w:rsidRDefault="002E3306" w:rsidP="002E3306">
            <w:pPr>
              <w:pStyle w:val="TableText"/>
              <w:rPr>
                <w:rFonts w:cs="Arial"/>
                <w:sz w:val="16"/>
                <w:szCs w:val="16"/>
              </w:rPr>
            </w:pPr>
          </w:p>
        </w:tc>
      </w:tr>
      <w:tr w:rsidR="002E3306" w:rsidRPr="006B39E6" w14:paraId="791AD255" w14:textId="77777777" w:rsidTr="002E4238">
        <w:tc>
          <w:tcPr>
            <w:tcW w:w="3828" w:type="dxa"/>
            <w:vAlign w:val="center"/>
          </w:tcPr>
          <w:p w14:paraId="047A7437" w14:textId="15040D4E" w:rsidR="002E3306" w:rsidRDefault="002E3306" w:rsidP="002E3306">
            <w:pPr>
              <w:pStyle w:val="TableText"/>
              <w:rPr>
                <w:rFonts w:cs="Arial"/>
                <w:sz w:val="16"/>
                <w:szCs w:val="16"/>
              </w:rPr>
            </w:pPr>
            <w:r>
              <w:rPr>
                <w:rFonts w:cs="Arial"/>
                <w:sz w:val="16"/>
                <w:szCs w:val="16"/>
              </w:rPr>
              <w:t>AMI Communications Analyst</w:t>
            </w:r>
          </w:p>
        </w:tc>
        <w:tc>
          <w:tcPr>
            <w:tcW w:w="2409" w:type="dxa"/>
            <w:vAlign w:val="center"/>
          </w:tcPr>
          <w:p w14:paraId="68C920B1" w14:textId="577F17B7" w:rsidR="002E3306" w:rsidRDefault="002E3306" w:rsidP="002E3306">
            <w:pPr>
              <w:pStyle w:val="TableText"/>
              <w:rPr>
                <w:rFonts w:cs="Arial"/>
                <w:sz w:val="16"/>
                <w:szCs w:val="16"/>
              </w:rPr>
            </w:pPr>
            <w:r>
              <w:rPr>
                <w:rFonts w:cs="Arial"/>
                <w:sz w:val="16"/>
                <w:szCs w:val="16"/>
              </w:rPr>
              <w:t>Jogy Cherian</w:t>
            </w:r>
          </w:p>
        </w:tc>
        <w:tc>
          <w:tcPr>
            <w:tcW w:w="3686" w:type="dxa"/>
            <w:vAlign w:val="center"/>
          </w:tcPr>
          <w:p w14:paraId="06F827C8" w14:textId="77777777" w:rsidR="002E3306" w:rsidRPr="006B39E6" w:rsidRDefault="002E3306" w:rsidP="002E3306">
            <w:pPr>
              <w:pStyle w:val="TableText"/>
              <w:rPr>
                <w:rFonts w:cs="Arial"/>
                <w:sz w:val="16"/>
                <w:szCs w:val="16"/>
              </w:rPr>
            </w:pPr>
          </w:p>
        </w:tc>
      </w:tr>
      <w:tr w:rsidR="002E3306" w:rsidRPr="006B39E6" w14:paraId="77611575" w14:textId="77777777" w:rsidTr="002E4238">
        <w:tc>
          <w:tcPr>
            <w:tcW w:w="3828" w:type="dxa"/>
            <w:vAlign w:val="center"/>
          </w:tcPr>
          <w:p w14:paraId="72F94F6A" w14:textId="62811313" w:rsidR="002E3306" w:rsidRDefault="002E3306" w:rsidP="002E3306">
            <w:pPr>
              <w:pStyle w:val="TableText"/>
              <w:rPr>
                <w:rFonts w:cs="Arial"/>
                <w:sz w:val="16"/>
                <w:szCs w:val="16"/>
              </w:rPr>
            </w:pPr>
            <w:r>
              <w:rPr>
                <w:rFonts w:cs="Arial"/>
                <w:sz w:val="16"/>
                <w:szCs w:val="16"/>
              </w:rPr>
              <w:t>Communications Network Laboratory Technician</w:t>
            </w:r>
          </w:p>
        </w:tc>
        <w:tc>
          <w:tcPr>
            <w:tcW w:w="2409" w:type="dxa"/>
            <w:vAlign w:val="center"/>
          </w:tcPr>
          <w:p w14:paraId="61689C01" w14:textId="0CC5BD8F" w:rsidR="002E3306" w:rsidRDefault="002E3306" w:rsidP="002E3306">
            <w:pPr>
              <w:pStyle w:val="TableText"/>
              <w:rPr>
                <w:rFonts w:cs="Arial"/>
                <w:sz w:val="16"/>
                <w:szCs w:val="16"/>
              </w:rPr>
            </w:pPr>
            <w:r>
              <w:rPr>
                <w:rFonts w:cs="Arial"/>
                <w:sz w:val="16"/>
                <w:szCs w:val="16"/>
              </w:rPr>
              <w:t>Kamau Njuguna</w:t>
            </w:r>
          </w:p>
        </w:tc>
        <w:tc>
          <w:tcPr>
            <w:tcW w:w="3686" w:type="dxa"/>
            <w:vAlign w:val="center"/>
          </w:tcPr>
          <w:p w14:paraId="0535AE01" w14:textId="77777777" w:rsidR="002E3306" w:rsidRPr="006B39E6" w:rsidRDefault="002E3306" w:rsidP="002E3306">
            <w:pPr>
              <w:pStyle w:val="TableText"/>
              <w:rPr>
                <w:rFonts w:cs="Arial"/>
                <w:sz w:val="16"/>
                <w:szCs w:val="16"/>
              </w:rPr>
            </w:pPr>
          </w:p>
        </w:tc>
      </w:tr>
      <w:tr w:rsidR="002E3306" w:rsidRPr="006B39E6" w14:paraId="54DC4D3C" w14:textId="77777777" w:rsidTr="002E4238">
        <w:tc>
          <w:tcPr>
            <w:tcW w:w="3828" w:type="dxa"/>
            <w:vAlign w:val="center"/>
          </w:tcPr>
          <w:p w14:paraId="55946732" w14:textId="228BD848" w:rsidR="002E3306" w:rsidRDefault="002E3306" w:rsidP="002E3306">
            <w:pPr>
              <w:pStyle w:val="TableText"/>
              <w:rPr>
                <w:rFonts w:cs="Arial"/>
                <w:sz w:val="16"/>
                <w:szCs w:val="16"/>
              </w:rPr>
            </w:pPr>
            <w:r w:rsidRPr="00563CFD">
              <w:rPr>
                <w:rFonts w:cs="Arial"/>
                <w:sz w:val="16"/>
                <w:szCs w:val="16"/>
              </w:rPr>
              <w:t>Smart Grid Systems Engineer</w:t>
            </w:r>
          </w:p>
        </w:tc>
        <w:tc>
          <w:tcPr>
            <w:tcW w:w="2409" w:type="dxa"/>
            <w:vAlign w:val="center"/>
          </w:tcPr>
          <w:p w14:paraId="3947BF2F" w14:textId="69F501B1" w:rsidR="002E3306" w:rsidRDefault="002E3306" w:rsidP="002E3306">
            <w:pPr>
              <w:pStyle w:val="TableText"/>
              <w:rPr>
                <w:rFonts w:cs="Arial"/>
                <w:sz w:val="16"/>
                <w:szCs w:val="16"/>
              </w:rPr>
            </w:pPr>
            <w:r>
              <w:rPr>
                <w:rFonts w:cs="Arial"/>
                <w:sz w:val="16"/>
                <w:szCs w:val="16"/>
              </w:rPr>
              <w:t>Abel Lopez</w:t>
            </w:r>
          </w:p>
        </w:tc>
        <w:tc>
          <w:tcPr>
            <w:tcW w:w="3686" w:type="dxa"/>
            <w:vAlign w:val="center"/>
          </w:tcPr>
          <w:p w14:paraId="107E35A2" w14:textId="77777777" w:rsidR="002E3306" w:rsidRPr="006B39E6" w:rsidRDefault="002E3306" w:rsidP="002E3306">
            <w:pPr>
              <w:pStyle w:val="TableText"/>
              <w:rPr>
                <w:rFonts w:cs="Arial"/>
                <w:sz w:val="16"/>
                <w:szCs w:val="16"/>
              </w:rPr>
            </w:pPr>
          </w:p>
        </w:tc>
      </w:tr>
      <w:tr w:rsidR="002E3306" w:rsidRPr="006B39E6" w14:paraId="27F2C10E" w14:textId="77777777" w:rsidTr="002E4238">
        <w:tc>
          <w:tcPr>
            <w:tcW w:w="3828" w:type="dxa"/>
            <w:vAlign w:val="center"/>
          </w:tcPr>
          <w:p w14:paraId="1092381C" w14:textId="26E4FA92" w:rsidR="002E3306" w:rsidRPr="00563CFD" w:rsidRDefault="002E3306" w:rsidP="002E3306">
            <w:pPr>
              <w:pStyle w:val="TableText"/>
              <w:rPr>
                <w:rFonts w:cs="Arial"/>
                <w:sz w:val="16"/>
                <w:szCs w:val="16"/>
              </w:rPr>
            </w:pPr>
            <w:r w:rsidRPr="00F27ACF">
              <w:rPr>
                <w:rFonts w:cs="Arial"/>
                <w:sz w:val="16"/>
                <w:szCs w:val="16"/>
              </w:rPr>
              <w:t>Metering Engineer</w:t>
            </w:r>
          </w:p>
        </w:tc>
        <w:tc>
          <w:tcPr>
            <w:tcW w:w="2409" w:type="dxa"/>
            <w:vAlign w:val="center"/>
          </w:tcPr>
          <w:p w14:paraId="547F3BB3" w14:textId="396D8DA1" w:rsidR="002E3306" w:rsidRDefault="002E3306" w:rsidP="002E3306">
            <w:pPr>
              <w:pStyle w:val="TableText"/>
              <w:rPr>
                <w:rFonts w:cs="Arial"/>
                <w:sz w:val="16"/>
                <w:szCs w:val="16"/>
              </w:rPr>
            </w:pPr>
            <w:r>
              <w:rPr>
                <w:rFonts w:cs="Arial"/>
                <w:sz w:val="16"/>
                <w:szCs w:val="16"/>
              </w:rPr>
              <w:t>Karl Ngo</w:t>
            </w:r>
          </w:p>
        </w:tc>
        <w:tc>
          <w:tcPr>
            <w:tcW w:w="3686" w:type="dxa"/>
            <w:vAlign w:val="center"/>
          </w:tcPr>
          <w:p w14:paraId="30221E57" w14:textId="77777777" w:rsidR="002E3306" w:rsidRPr="006B39E6" w:rsidRDefault="002E3306" w:rsidP="002E3306">
            <w:pPr>
              <w:pStyle w:val="TableText"/>
              <w:rPr>
                <w:rFonts w:cs="Arial"/>
                <w:sz w:val="16"/>
                <w:szCs w:val="16"/>
              </w:rPr>
            </w:pPr>
          </w:p>
        </w:tc>
      </w:tr>
      <w:tr w:rsidR="002E3306" w:rsidRPr="006B39E6" w14:paraId="4682EC18" w14:textId="77777777" w:rsidTr="002E4238">
        <w:tc>
          <w:tcPr>
            <w:tcW w:w="3828" w:type="dxa"/>
            <w:vAlign w:val="center"/>
          </w:tcPr>
          <w:p w14:paraId="7D5B4313" w14:textId="27A82FE9" w:rsidR="002E3306" w:rsidRPr="00F27ACF" w:rsidRDefault="002E3306" w:rsidP="002E3306">
            <w:pPr>
              <w:pStyle w:val="TableText"/>
              <w:rPr>
                <w:rFonts w:cs="Arial"/>
                <w:sz w:val="16"/>
                <w:szCs w:val="16"/>
              </w:rPr>
            </w:pPr>
            <w:r w:rsidRPr="00F07ED4">
              <w:rPr>
                <w:rFonts w:cs="Arial"/>
                <w:sz w:val="16"/>
                <w:szCs w:val="16"/>
              </w:rPr>
              <w:t>Asset Engineer (Distribution Intelligenc</w:t>
            </w:r>
            <w:r>
              <w:rPr>
                <w:rFonts w:cs="Arial"/>
                <w:sz w:val="16"/>
                <w:szCs w:val="16"/>
              </w:rPr>
              <w:t>e)</w:t>
            </w:r>
          </w:p>
        </w:tc>
        <w:tc>
          <w:tcPr>
            <w:tcW w:w="2409" w:type="dxa"/>
            <w:vAlign w:val="center"/>
          </w:tcPr>
          <w:p w14:paraId="31293A5F" w14:textId="7A42B34A" w:rsidR="002E3306" w:rsidRDefault="002E3306" w:rsidP="002E3306">
            <w:pPr>
              <w:pStyle w:val="TableText"/>
              <w:rPr>
                <w:rFonts w:cs="Arial"/>
                <w:sz w:val="16"/>
                <w:szCs w:val="16"/>
              </w:rPr>
            </w:pPr>
            <w:r w:rsidRPr="00112F63">
              <w:rPr>
                <w:rFonts w:cs="Arial"/>
                <w:sz w:val="16"/>
                <w:szCs w:val="16"/>
              </w:rPr>
              <w:t>Hansi Rajapaksha Vithanage Dona</w:t>
            </w:r>
          </w:p>
        </w:tc>
        <w:tc>
          <w:tcPr>
            <w:tcW w:w="3686" w:type="dxa"/>
            <w:vAlign w:val="center"/>
          </w:tcPr>
          <w:p w14:paraId="15B11BC4" w14:textId="77777777" w:rsidR="002E3306" w:rsidRPr="006B39E6" w:rsidRDefault="002E3306" w:rsidP="002E3306">
            <w:pPr>
              <w:pStyle w:val="TableText"/>
              <w:rPr>
                <w:rFonts w:cs="Arial"/>
                <w:sz w:val="16"/>
                <w:szCs w:val="16"/>
              </w:rPr>
            </w:pPr>
          </w:p>
        </w:tc>
      </w:tr>
      <w:tr w:rsidR="002E3306" w:rsidRPr="006B39E6" w14:paraId="4C5EF6FE" w14:textId="77777777" w:rsidTr="002E4238">
        <w:tc>
          <w:tcPr>
            <w:tcW w:w="3828" w:type="dxa"/>
            <w:vAlign w:val="center"/>
          </w:tcPr>
          <w:p w14:paraId="0FEC1179" w14:textId="72365C1E" w:rsidR="002E3306" w:rsidRPr="00F07ED4" w:rsidRDefault="002E3306" w:rsidP="002E3306">
            <w:pPr>
              <w:pStyle w:val="TableText"/>
              <w:rPr>
                <w:rFonts w:cs="Arial"/>
                <w:sz w:val="16"/>
                <w:szCs w:val="16"/>
              </w:rPr>
            </w:pPr>
            <w:r w:rsidRPr="00CC3855">
              <w:rPr>
                <w:rFonts w:cs="Arial"/>
                <w:sz w:val="16"/>
                <w:szCs w:val="16"/>
              </w:rPr>
              <w:t>Senior AMI Strategy Engineer</w:t>
            </w:r>
          </w:p>
        </w:tc>
        <w:tc>
          <w:tcPr>
            <w:tcW w:w="2409" w:type="dxa"/>
            <w:vAlign w:val="center"/>
          </w:tcPr>
          <w:p w14:paraId="6E670115" w14:textId="2A78DB25" w:rsidR="002E3306" w:rsidRPr="00112F63" w:rsidRDefault="002E3306" w:rsidP="002E3306">
            <w:pPr>
              <w:pStyle w:val="TableText"/>
              <w:rPr>
                <w:rFonts w:cs="Arial"/>
                <w:sz w:val="16"/>
                <w:szCs w:val="16"/>
              </w:rPr>
            </w:pPr>
            <w:r w:rsidRPr="00CC3855">
              <w:rPr>
                <w:rFonts w:cs="Arial"/>
                <w:sz w:val="16"/>
                <w:szCs w:val="16"/>
              </w:rPr>
              <w:t>Graeme Watson</w:t>
            </w:r>
          </w:p>
        </w:tc>
        <w:tc>
          <w:tcPr>
            <w:tcW w:w="3686" w:type="dxa"/>
            <w:vAlign w:val="center"/>
          </w:tcPr>
          <w:p w14:paraId="00A17054" w14:textId="77777777" w:rsidR="002E3306" w:rsidRPr="006B39E6" w:rsidRDefault="002E3306" w:rsidP="002E3306">
            <w:pPr>
              <w:pStyle w:val="TableText"/>
              <w:rPr>
                <w:rFonts w:cs="Arial"/>
                <w:sz w:val="16"/>
                <w:szCs w:val="16"/>
              </w:rPr>
            </w:pPr>
          </w:p>
        </w:tc>
      </w:tr>
      <w:bookmarkEnd w:id="4"/>
    </w:tbl>
    <w:p w14:paraId="1ACEBE84" w14:textId="77777777" w:rsidR="00AF37BD" w:rsidRDefault="00AF37BD" w:rsidP="00AF37BD">
      <w:pPr>
        <w:pStyle w:val="DocumentText10pt"/>
      </w:pPr>
    </w:p>
    <w:p w14:paraId="5DB557F7" w14:textId="77777777" w:rsidR="00A34736" w:rsidRPr="006A1C14" w:rsidRDefault="00A34736" w:rsidP="001F58C5">
      <w:pPr>
        <w:rPr>
          <w:szCs w:val="20"/>
        </w:rPr>
      </w:pPr>
      <w:r w:rsidRPr="006A1C14">
        <w:rPr>
          <w:szCs w:val="20"/>
        </w:rPr>
        <w:br w:type="page"/>
      </w:r>
    </w:p>
    <w:p w14:paraId="10FC767A" w14:textId="77777777" w:rsidR="003200A9" w:rsidRDefault="00E716EA" w:rsidP="001F58C5">
      <w:pPr>
        <w:pStyle w:val="TOC1"/>
      </w:pPr>
      <w:r w:rsidRPr="003F73CA">
        <w:lastRenderedPageBreak/>
        <w:t>Contents</w:t>
      </w:r>
    </w:p>
    <w:p w14:paraId="4059CE55" w14:textId="77777777" w:rsidR="00A12C93" w:rsidRDefault="00A12C93" w:rsidP="001F58C5">
      <w:pPr>
        <w:pStyle w:val="TOC1"/>
      </w:pPr>
    </w:p>
    <w:p w14:paraId="70B00964" w14:textId="3266B3DC" w:rsidR="004054BD" w:rsidRDefault="00E716EA">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r w:rsidRPr="003F73CA">
        <w:fldChar w:fldCharType="begin"/>
      </w:r>
      <w:r w:rsidRPr="003F73CA">
        <w:instrText xml:space="preserve"> TOC \o "1-3" \h \z \u </w:instrText>
      </w:r>
      <w:r w:rsidRPr="003F73CA">
        <w:fldChar w:fldCharType="separate"/>
      </w:r>
      <w:hyperlink w:anchor="_Toc206758584" w:history="1">
        <w:r w:rsidR="004054BD" w:rsidRPr="007C51A8">
          <w:rPr>
            <w:rStyle w:val="Hyperlink"/>
            <w:noProof/>
          </w:rPr>
          <w:t>1.</w:t>
        </w:r>
        <w:r w:rsidR="004054BD">
          <w:rPr>
            <w:rFonts w:asciiTheme="minorHAnsi" w:eastAsiaTheme="minorEastAsia" w:hAnsiTheme="minorHAnsi" w:cstheme="minorBidi"/>
            <w:b w:val="0"/>
            <w:noProof/>
            <w:kern w:val="2"/>
            <w:sz w:val="24"/>
            <w14:ligatures w14:val="standardContextual"/>
          </w:rPr>
          <w:tab/>
        </w:r>
        <w:r w:rsidR="004054BD" w:rsidRPr="007C51A8">
          <w:rPr>
            <w:rStyle w:val="Hyperlink"/>
            <w:noProof/>
          </w:rPr>
          <w:t>Introduction</w:t>
        </w:r>
        <w:r w:rsidR="004054BD">
          <w:rPr>
            <w:noProof/>
            <w:webHidden/>
          </w:rPr>
          <w:tab/>
        </w:r>
        <w:r w:rsidR="004054BD">
          <w:rPr>
            <w:noProof/>
            <w:webHidden/>
          </w:rPr>
          <w:fldChar w:fldCharType="begin"/>
        </w:r>
        <w:r w:rsidR="004054BD">
          <w:rPr>
            <w:noProof/>
            <w:webHidden/>
          </w:rPr>
          <w:instrText xml:space="preserve"> PAGEREF _Toc206758584 \h </w:instrText>
        </w:r>
        <w:r w:rsidR="004054BD">
          <w:rPr>
            <w:noProof/>
            <w:webHidden/>
          </w:rPr>
        </w:r>
        <w:r w:rsidR="004054BD">
          <w:rPr>
            <w:noProof/>
            <w:webHidden/>
          </w:rPr>
          <w:fldChar w:fldCharType="separate"/>
        </w:r>
        <w:r w:rsidR="004054BD">
          <w:rPr>
            <w:noProof/>
            <w:webHidden/>
          </w:rPr>
          <w:t>4</w:t>
        </w:r>
        <w:r w:rsidR="004054BD">
          <w:rPr>
            <w:noProof/>
            <w:webHidden/>
          </w:rPr>
          <w:fldChar w:fldCharType="end"/>
        </w:r>
      </w:hyperlink>
    </w:p>
    <w:p w14:paraId="2C652CDA" w14:textId="31047064"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85" w:history="1">
        <w:r w:rsidRPr="007C51A8">
          <w:rPr>
            <w:rStyle w:val="Hyperlink"/>
            <w:noProof/>
          </w:rPr>
          <w:t>1.1.</w:t>
        </w:r>
        <w:r>
          <w:rPr>
            <w:rFonts w:asciiTheme="minorHAnsi" w:eastAsiaTheme="minorEastAsia" w:hAnsiTheme="minorHAnsi" w:cstheme="minorBidi"/>
            <w:noProof/>
            <w:kern w:val="2"/>
            <w:sz w:val="24"/>
            <w14:ligatures w14:val="standardContextual"/>
          </w:rPr>
          <w:tab/>
        </w:r>
        <w:r w:rsidRPr="007C51A8">
          <w:rPr>
            <w:rStyle w:val="Hyperlink"/>
            <w:noProof/>
          </w:rPr>
          <w:t>Background</w:t>
        </w:r>
        <w:r>
          <w:rPr>
            <w:noProof/>
            <w:webHidden/>
          </w:rPr>
          <w:tab/>
        </w:r>
        <w:r>
          <w:rPr>
            <w:noProof/>
            <w:webHidden/>
          </w:rPr>
          <w:fldChar w:fldCharType="begin"/>
        </w:r>
        <w:r>
          <w:rPr>
            <w:noProof/>
            <w:webHidden/>
          </w:rPr>
          <w:instrText xml:space="preserve"> PAGEREF _Toc206758585 \h </w:instrText>
        </w:r>
        <w:r>
          <w:rPr>
            <w:noProof/>
            <w:webHidden/>
          </w:rPr>
        </w:r>
        <w:r>
          <w:rPr>
            <w:noProof/>
            <w:webHidden/>
          </w:rPr>
          <w:fldChar w:fldCharType="separate"/>
        </w:r>
        <w:r>
          <w:rPr>
            <w:noProof/>
            <w:webHidden/>
          </w:rPr>
          <w:t>4</w:t>
        </w:r>
        <w:r>
          <w:rPr>
            <w:noProof/>
            <w:webHidden/>
          </w:rPr>
          <w:fldChar w:fldCharType="end"/>
        </w:r>
      </w:hyperlink>
    </w:p>
    <w:p w14:paraId="407673D9" w14:textId="0B5F87B4"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86" w:history="1">
        <w:r w:rsidRPr="007C51A8">
          <w:rPr>
            <w:rStyle w:val="Hyperlink"/>
            <w:noProof/>
          </w:rPr>
          <w:t>1.2.</w:t>
        </w:r>
        <w:r>
          <w:rPr>
            <w:rFonts w:asciiTheme="minorHAnsi" w:eastAsiaTheme="minorEastAsia" w:hAnsiTheme="minorHAnsi" w:cstheme="minorBidi"/>
            <w:noProof/>
            <w:kern w:val="2"/>
            <w:sz w:val="24"/>
            <w14:ligatures w14:val="standardContextual"/>
          </w:rPr>
          <w:tab/>
        </w:r>
        <w:r w:rsidRPr="007C51A8">
          <w:rPr>
            <w:rStyle w:val="Hyperlink"/>
            <w:noProof/>
          </w:rPr>
          <w:t>Document Purpose</w:t>
        </w:r>
        <w:r>
          <w:rPr>
            <w:noProof/>
            <w:webHidden/>
          </w:rPr>
          <w:tab/>
        </w:r>
        <w:r>
          <w:rPr>
            <w:noProof/>
            <w:webHidden/>
          </w:rPr>
          <w:fldChar w:fldCharType="begin"/>
        </w:r>
        <w:r>
          <w:rPr>
            <w:noProof/>
            <w:webHidden/>
          </w:rPr>
          <w:instrText xml:space="preserve"> PAGEREF _Toc206758586 \h </w:instrText>
        </w:r>
        <w:r>
          <w:rPr>
            <w:noProof/>
            <w:webHidden/>
          </w:rPr>
        </w:r>
        <w:r>
          <w:rPr>
            <w:noProof/>
            <w:webHidden/>
          </w:rPr>
          <w:fldChar w:fldCharType="separate"/>
        </w:r>
        <w:r>
          <w:rPr>
            <w:noProof/>
            <w:webHidden/>
          </w:rPr>
          <w:t>4</w:t>
        </w:r>
        <w:r>
          <w:rPr>
            <w:noProof/>
            <w:webHidden/>
          </w:rPr>
          <w:fldChar w:fldCharType="end"/>
        </w:r>
      </w:hyperlink>
    </w:p>
    <w:p w14:paraId="1B471EB5" w14:textId="26732786"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87" w:history="1">
        <w:r w:rsidRPr="007C51A8">
          <w:rPr>
            <w:rStyle w:val="Hyperlink"/>
            <w:noProof/>
          </w:rPr>
          <w:t>2.</w:t>
        </w:r>
        <w:r>
          <w:rPr>
            <w:rFonts w:asciiTheme="minorHAnsi" w:eastAsiaTheme="minorEastAsia" w:hAnsiTheme="minorHAnsi" w:cstheme="minorBidi"/>
            <w:b w:val="0"/>
            <w:noProof/>
            <w:kern w:val="2"/>
            <w:sz w:val="24"/>
            <w14:ligatures w14:val="standardContextual"/>
          </w:rPr>
          <w:tab/>
        </w:r>
        <w:r w:rsidRPr="007C51A8">
          <w:rPr>
            <w:rStyle w:val="Hyperlink"/>
            <w:noProof/>
          </w:rPr>
          <w:t>Test Approach</w:t>
        </w:r>
        <w:r>
          <w:rPr>
            <w:noProof/>
            <w:webHidden/>
          </w:rPr>
          <w:tab/>
        </w:r>
        <w:r>
          <w:rPr>
            <w:noProof/>
            <w:webHidden/>
          </w:rPr>
          <w:fldChar w:fldCharType="begin"/>
        </w:r>
        <w:r>
          <w:rPr>
            <w:noProof/>
            <w:webHidden/>
          </w:rPr>
          <w:instrText xml:space="preserve"> PAGEREF _Toc206758587 \h </w:instrText>
        </w:r>
        <w:r>
          <w:rPr>
            <w:noProof/>
            <w:webHidden/>
          </w:rPr>
        </w:r>
        <w:r>
          <w:rPr>
            <w:noProof/>
            <w:webHidden/>
          </w:rPr>
          <w:fldChar w:fldCharType="separate"/>
        </w:r>
        <w:r>
          <w:rPr>
            <w:noProof/>
            <w:webHidden/>
          </w:rPr>
          <w:t>4</w:t>
        </w:r>
        <w:r>
          <w:rPr>
            <w:noProof/>
            <w:webHidden/>
          </w:rPr>
          <w:fldChar w:fldCharType="end"/>
        </w:r>
      </w:hyperlink>
    </w:p>
    <w:p w14:paraId="1271B530" w14:textId="733B0E64"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88" w:history="1">
        <w:r w:rsidRPr="007C51A8">
          <w:rPr>
            <w:rStyle w:val="Hyperlink"/>
            <w:noProof/>
          </w:rPr>
          <w:t>2.1.</w:t>
        </w:r>
        <w:r>
          <w:rPr>
            <w:rFonts w:asciiTheme="minorHAnsi" w:eastAsiaTheme="minorEastAsia" w:hAnsiTheme="minorHAnsi" w:cstheme="minorBidi"/>
            <w:noProof/>
            <w:kern w:val="2"/>
            <w:sz w:val="24"/>
            <w14:ligatures w14:val="standardContextual"/>
          </w:rPr>
          <w:tab/>
        </w:r>
        <w:r w:rsidRPr="007C51A8">
          <w:rPr>
            <w:rStyle w:val="Hyperlink"/>
            <w:noProof/>
          </w:rPr>
          <w:t>Test Design</w:t>
        </w:r>
        <w:r>
          <w:rPr>
            <w:noProof/>
            <w:webHidden/>
          </w:rPr>
          <w:tab/>
        </w:r>
        <w:r>
          <w:rPr>
            <w:noProof/>
            <w:webHidden/>
          </w:rPr>
          <w:fldChar w:fldCharType="begin"/>
        </w:r>
        <w:r>
          <w:rPr>
            <w:noProof/>
            <w:webHidden/>
          </w:rPr>
          <w:instrText xml:space="preserve"> PAGEREF _Toc206758588 \h </w:instrText>
        </w:r>
        <w:r>
          <w:rPr>
            <w:noProof/>
            <w:webHidden/>
          </w:rPr>
        </w:r>
        <w:r>
          <w:rPr>
            <w:noProof/>
            <w:webHidden/>
          </w:rPr>
          <w:fldChar w:fldCharType="separate"/>
        </w:r>
        <w:r>
          <w:rPr>
            <w:noProof/>
            <w:webHidden/>
          </w:rPr>
          <w:t>4</w:t>
        </w:r>
        <w:r>
          <w:rPr>
            <w:noProof/>
            <w:webHidden/>
          </w:rPr>
          <w:fldChar w:fldCharType="end"/>
        </w:r>
      </w:hyperlink>
    </w:p>
    <w:p w14:paraId="2F40A517" w14:textId="25FEC804"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89" w:history="1">
        <w:r w:rsidRPr="007C51A8">
          <w:rPr>
            <w:rStyle w:val="Hyperlink"/>
            <w:noProof/>
          </w:rPr>
          <w:t>2.2.</w:t>
        </w:r>
        <w:r>
          <w:rPr>
            <w:rFonts w:asciiTheme="minorHAnsi" w:eastAsiaTheme="minorEastAsia" w:hAnsiTheme="minorHAnsi" w:cstheme="minorBidi"/>
            <w:noProof/>
            <w:kern w:val="2"/>
            <w:sz w:val="24"/>
            <w14:ligatures w14:val="standardContextual"/>
          </w:rPr>
          <w:tab/>
        </w:r>
        <w:r w:rsidRPr="007C51A8">
          <w:rPr>
            <w:rStyle w:val="Hyperlink"/>
            <w:noProof/>
          </w:rPr>
          <w:t>Test Execution</w:t>
        </w:r>
        <w:r>
          <w:rPr>
            <w:noProof/>
            <w:webHidden/>
          </w:rPr>
          <w:tab/>
        </w:r>
        <w:r>
          <w:rPr>
            <w:noProof/>
            <w:webHidden/>
          </w:rPr>
          <w:fldChar w:fldCharType="begin"/>
        </w:r>
        <w:r>
          <w:rPr>
            <w:noProof/>
            <w:webHidden/>
          </w:rPr>
          <w:instrText xml:space="preserve"> PAGEREF _Toc206758589 \h </w:instrText>
        </w:r>
        <w:r>
          <w:rPr>
            <w:noProof/>
            <w:webHidden/>
          </w:rPr>
        </w:r>
        <w:r>
          <w:rPr>
            <w:noProof/>
            <w:webHidden/>
          </w:rPr>
          <w:fldChar w:fldCharType="separate"/>
        </w:r>
        <w:r>
          <w:rPr>
            <w:noProof/>
            <w:webHidden/>
          </w:rPr>
          <w:t>5</w:t>
        </w:r>
        <w:r>
          <w:rPr>
            <w:noProof/>
            <w:webHidden/>
          </w:rPr>
          <w:fldChar w:fldCharType="end"/>
        </w:r>
      </w:hyperlink>
    </w:p>
    <w:p w14:paraId="5E0A351A" w14:textId="2C51D537"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90" w:history="1">
        <w:r w:rsidRPr="007C51A8">
          <w:rPr>
            <w:rStyle w:val="Hyperlink"/>
            <w:noProof/>
          </w:rPr>
          <w:t>2.3.</w:t>
        </w:r>
        <w:r>
          <w:rPr>
            <w:rFonts w:asciiTheme="minorHAnsi" w:eastAsiaTheme="minorEastAsia" w:hAnsiTheme="minorHAnsi" w:cstheme="minorBidi"/>
            <w:noProof/>
            <w:kern w:val="2"/>
            <w:sz w:val="24"/>
            <w14:ligatures w14:val="standardContextual"/>
          </w:rPr>
          <w:tab/>
        </w:r>
        <w:r w:rsidRPr="007C51A8">
          <w:rPr>
            <w:rStyle w:val="Hyperlink"/>
            <w:noProof/>
          </w:rPr>
          <w:t>Test Close / Exit</w:t>
        </w:r>
        <w:r>
          <w:rPr>
            <w:noProof/>
            <w:webHidden/>
          </w:rPr>
          <w:tab/>
        </w:r>
        <w:r>
          <w:rPr>
            <w:noProof/>
            <w:webHidden/>
          </w:rPr>
          <w:fldChar w:fldCharType="begin"/>
        </w:r>
        <w:r>
          <w:rPr>
            <w:noProof/>
            <w:webHidden/>
          </w:rPr>
          <w:instrText xml:space="preserve"> PAGEREF _Toc206758590 \h </w:instrText>
        </w:r>
        <w:r>
          <w:rPr>
            <w:noProof/>
            <w:webHidden/>
          </w:rPr>
        </w:r>
        <w:r>
          <w:rPr>
            <w:noProof/>
            <w:webHidden/>
          </w:rPr>
          <w:fldChar w:fldCharType="separate"/>
        </w:r>
        <w:r>
          <w:rPr>
            <w:noProof/>
            <w:webHidden/>
          </w:rPr>
          <w:t>5</w:t>
        </w:r>
        <w:r>
          <w:rPr>
            <w:noProof/>
            <w:webHidden/>
          </w:rPr>
          <w:fldChar w:fldCharType="end"/>
        </w:r>
      </w:hyperlink>
    </w:p>
    <w:p w14:paraId="48A406CE" w14:textId="1478E00C"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91" w:history="1">
        <w:r w:rsidRPr="007C51A8">
          <w:rPr>
            <w:rStyle w:val="Hyperlink"/>
            <w:noProof/>
          </w:rPr>
          <w:t>3.</w:t>
        </w:r>
        <w:r>
          <w:rPr>
            <w:rFonts w:asciiTheme="minorHAnsi" w:eastAsiaTheme="minorEastAsia" w:hAnsiTheme="minorHAnsi" w:cstheme="minorBidi"/>
            <w:b w:val="0"/>
            <w:noProof/>
            <w:kern w:val="2"/>
            <w:sz w:val="24"/>
            <w14:ligatures w14:val="standardContextual"/>
          </w:rPr>
          <w:tab/>
        </w:r>
        <w:r w:rsidRPr="007C51A8">
          <w:rPr>
            <w:rStyle w:val="Hyperlink"/>
            <w:noProof/>
          </w:rPr>
          <w:t>Test Scope</w:t>
        </w:r>
        <w:r>
          <w:rPr>
            <w:noProof/>
            <w:webHidden/>
          </w:rPr>
          <w:tab/>
        </w:r>
        <w:r>
          <w:rPr>
            <w:noProof/>
            <w:webHidden/>
          </w:rPr>
          <w:fldChar w:fldCharType="begin"/>
        </w:r>
        <w:r>
          <w:rPr>
            <w:noProof/>
            <w:webHidden/>
          </w:rPr>
          <w:instrText xml:space="preserve"> PAGEREF _Toc206758591 \h </w:instrText>
        </w:r>
        <w:r>
          <w:rPr>
            <w:noProof/>
            <w:webHidden/>
          </w:rPr>
        </w:r>
        <w:r>
          <w:rPr>
            <w:noProof/>
            <w:webHidden/>
          </w:rPr>
          <w:fldChar w:fldCharType="separate"/>
        </w:r>
        <w:r>
          <w:rPr>
            <w:noProof/>
            <w:webHidden/>
          </w:rPr>
          <w:t>6</w:t>
        </w:r>
        <w:r>
          <w:rPr>
            <w:noProof/>
            <w:webHidden/>
          </w:rPr>
          <w:fldChar w:fldCharType="end"/>
        </w:r>
      </w:hyperlink>
    </w:p>
    <w:p w14:paraId="57A5D6F0" w14:textId="1384A27D"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92" w:history="1">
        <w:r w:rsidRPr="007C51A8">
          <w:rPr>
            <w:rStyle w:val="Hyperlink"/>
            <w:noProof/>
          </w:rPr>
          <w:t>3.1.</w:t>
        </w:r>
        <w:r>
          <w:rPr>
            <w:rFonts w:asciiTheme="minorHAnsi" w:eastAsiaTheme="minorEastAsia" w:hAnsiTheme="minorHAnsi" w:cstheme="minorBidi"/>
            <w:noProof/>
            <w:kern w:val="2"/>
            <w:sz w:val="24"/>
            <w14:ligatures w14:val="standardContextual"/>
          </w:rPr>
          <w:tab/>
        </w:r>
        <w:r w:rsidRPr="007C51A8">
          <w:rPr>
            <w:rStyle w:val="Hyperlink"/>
            <w:noProof/>
          </w:rPr>
          <w:t>Meter Firmware Testing</w:t>
        </w:r>
        <w:r>
          <w:rPr>
            <w:noProof/>
            <w:webHidden/>
          </w:rPr>
          <w:tab/>
        </w:r>
        <w:r>
          <w:rPr>
            <w:noProof/>
            <w:webHidden/>
          </w:rPr>
          <w:fldChar w:fldCharType="begin"/>
        </w:r>
        <w:r>
          <w:rPr>
            <w:noProof/>
            <w:webHidden/>
          </w:rPr>
          <w:instrText xml:space="preserve"> PAGEREF _Toc206758592 \h </w:instrText>
        </w:r>
        <w:r>
          <w:rPr>
            <w:noProof/>
            <w:webHidden/>
          </w:rPr>
        </w:r>
        <w:r>
          <w:rPr>
            <w:noProof/>
            <w:webHidden/>
          </w:rPr>
          <w:fldChar w:fldCharType="separate"/>
        </w:r>
        <w:r>
          <w:rPr>
            <w:noProof/>
            <w:webHidden/>
          </w:rPr>
          <w:t>6</w:t>
        </w:r>
        <w:r>
          <w:rPr>
            <w:noProof/>
            <w:webHidden/>
          </w:rPr>
          <w:fldChar w:fldCharType="end"/>
        </w:r>
      </w:hyperlink>
    </w:p>
    <w:p w14:paraId="1033A7AE" w14:textId="43EAEAE7"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93" w:history="1">
        <w:r w:rsidRPr="007C51A8">
          <w:rPr>
            <w:rStyle w:val="Hyperlink"/>
            <w:noProof/>
          </w:rPr>
          <w:t>3.2.</w:t>
        </w:r>
        <w:r>
          <w:rPr>
            <w:rFonts w:asciiTheme="minorHAnsi" w:eastAsiaTheme="minorEastAsia" w:hAnsiTheme="minorHAnsi" w:cstheme="minorBidi"/>
            <w:noProof/>
            <w:kern w:val="2"/>
            <w:sz w:val="24"/>
            <w14:ligatures w14:val="standardContextual"/>
          </w:rPr>
          <w:tab/>
        </w:r>
        <w:r w:rsidRPr="007C51A8">
          <w:rPr>
            <w:rStyle w:val="Hyperlink"/>
            <w:noProof/>
          </w:rPr>
          <w:t>UIQ5 Applications</w:t>
        </w:r>
        <w:r>
          <w:rPr>
            <w:noProof/>
            <w:webHidden/>
          </w:rPr>
          <w:tab/>
        </w:r>
        <w:r>
          <w:rPr>
            <w:noProof/>
            <w:webHidden/>
          </w:rPr>
          <w:fldChar w:fldCharType="begin"/>
        </w:r>
        <w:r>
          <w:rPr>
            <w:noProof/>
            <w:webHidden/>
          </w:rPr>
          <w:instrText xml:space="preserve"> PAGEREF _Toc206758593 \h </w:instrText>
        </w:r>
        <w:r>
          <w:rPr>
            <w:noProof/>
            <w:webHidden/>
          </w:rPr>
        </w:r>
        <w:r>
          <w:rPr>
            <w:noProof/>
            <w:webHidden/>
          </w:rPr>
          <w:fldChar w:fldCharType="separate"/>
        </w:r>
        <w:r>
          <w:rPr>
            <w:noProof/>
            <w:webHidden/>
          </w:rPr>
          <w:t>6</w:t>
        </w:r>
        <w:r>
          <w:rPr>
            <w:noProof/>
            <w:webHidden/>
          </w:rPr>
          <w:fldChar w:fldCharType="end"/>
        </w:r>
      </w:hyperlink>
    </w:p>
    <w:p w14:paraId="28B486AB" w14:textId="02270322"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94" w:history="1">
        <w:r w:rsidRPr="007C51A8">
          <w:rPr>
            <w:rStyle w:val="Hyperlink"/>
            <w:noProof/>
          </w:rPr>
          <w:t>3.3.</w:t>
        </w:r>
        <w:r>
          <w:rPr>
            <w:rFonts w:asciiTheme="minorHAnsi" w:eastAsiaTheme="minorEastAsia" w:hAnsiTheme="minorHAnsi" w:cstheme="minorBidi"/>
            <w:noProof/>
            <w:kern w:val="2"/>
            <w:sz w:val="24"/>
            <w14:ligatures w14:val="standardContextual"/>
          </w:rPr>
          <w:tab/>
        </w:r>
        <w:r w:rsidRPr="007C51A8">
          <w:rPr>
            <w:rStyle w:val="Hyperlink"/>
            <w:noProof/>
          </w:rPr>
          <w:t>Out of Scope</w:t>
        </w:r>
        <w:r>
          <w:rPr>
            <w:noProof/>
            <w:webHidden/>
          </w:rPr>
          <w:tab/>
        </w:r>
        <w:r>
          <w:rPr>
            <w:noProof/>
            <w:webHidden/>
          </w:rPr>
          <w:fldChar w:fldCharType="begin"/>
        </w:r>
        <w:r>
          <w:rPr>
            <w:noProof/>
            <w:webHidden/>
          </w:rPr>
          <w:instrText xml:space="preserve"> PAGEREF _Toc206758594 \h </w:instrText>
        </w:r>
        <w:r>
          <w:rPr>
            <w:noProof/>
            <w:webHidden/>
          </w:rPr>
        </w:r>
        <w:r>
          <w:rPr>
            <w:noProof/>
            <w:webHidden/>
          </w:rPr>
          <w:fldChar w:fldCharType="separate"/>
        </w:r>
        <w:r>
          <w:rPr>
            <w:noProof/>
            <w:webHidden/>
          </w:rPr>
          <w:t>7</w:t>
        </w:r>
        <w:r>
          <w:rPr>
            <w:noProof/>
            <w:webHidden/>
          </w:rPr>
          <w:fldChar w:fldCharType="end"/>
        </w:r>
      </w:hyperlink>
    </w:p>
    <w:p w14:paraId="309F1A66" w14:textId="563B19F7"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95" w:history="1">
        <w:r w:rsidRPr="007C51A8">
          <w:rPr>
            <w:rStyle w:val="Hyperlink"/>
            <w:noProof/>
          </w:rPr>
          <w:t>4.</w:t>
        </w:r>
        <w:r>
          <w:rPr>
            <w:rFonts w:asciiTheme="minorHAnsi" w:eastAsiaTheme="minorEastAsia" w:hAnsiTheme="minorHAnsi" w:cstheme="minorBidi"/>
            <w:b w:val="0"/>
            <w:noProof/>
            <w:kern w:val="2"/>
            <w:sz w:val="24"/>
            <w14:ligatures w14:val="standardContextual"/>
          </w:rPr>
          <w:tab/>
        </w:r>
        <w:r w:rsidRPr="007C51A8">
          <w:rPr>
            <w:rStyle w:val="Hyperlink"/>
            <w:noProof/>
          </w:rPr>
          <w:t>Co-Dependencies</w:t>
        </w:r>
        <w:r>
          <w:rPr>
            <w:noProof/>
            <w:webHidden/>
          </w:rPr>
          <w:tab/>
        </w:r>
        <w:r>
          <w:rPr>
            <w:noProof/>
            <w:webHidden/>
          </w:rPr>
          <w:fldChar w:fldCharType="begin"/>
        </w:r>
        <w:r>
          <w:rPr>
            <w:noProof/>
            <w:webHidden/>
          </w:rPr>
          <w:instrText xml:space="preserve"> PAGEREF _Toc206758595 \h </w:instrText>
        </w:r>
        <w:r>
          <w:rPr>
            <w:noProof/>
            <w:webHidden/>
          </w:rPr>
        </w:r>
        <w:r>
          <w:rPr>
            <w:noProof/>
            <w:webHidden/>
          </w:rPr>
          <w:fldChar w:fldCharType="separate"/>
        </w:r>
        <w:r>
          <w:rPr>
            <w:noProof/>
            <w:webHidden/>
          </w:rPr>
          <w:t>7</w:t>
        </w:r>
        <w:r>
          <w:rPr>
            <w:noProof/>
            <w:webHidden/>
          </w:rPr>
          <w:fldChar w:fldCharType="end"/>
        </w:r>
      </w:hyperlink>
    </w:p>
    <w:p w14:paraId="62C49172" w14:textId="574171E6"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96" w:history="1">
        <w:r w:rsidRPr="007C51A8">
          <w:rPr>
            <w:rStyle w:val="Hyperlink"/>
            <w:noProof/>
          </w:rPr>
          <w:t>5.</w:t>
        </w:r>
        <w:r>
          <w:rPr>
            <w:rFonts w:asciiTheme="minorHAnsi" w:eastAsiaTheme="minorEastAsia" w:hAnsiTheme="minorHAnsi" w:cstheme="minorBidi"/>
            <w:b w:val="0"/>
            <w:noProof/>
            <w:kern w:val="2"/>
            <w:sz w:val="24"/>
            <w14:ligatures w14:val="standardContextual"/>
          </w:rPr>
          <w:tab/>
        </w:r>
        <w:r w:rsidRPr="007C51A8">
          <w:rPr>
            <w:rStyle w:val="Hyperlink"/>
            <w:noProof/>
          </w:rPr>
          <w:t>Entry/Exit Criteria</w:t>
        </w:r>
        <w:r>
          <w:rPr>
            <w:noProof/>
            <w:webHidden/>
          </w:rPr>
          <w:tab/>
        </w:r>
        <w:r>
          <w:rPr>
            <w:noProof/>
            <w:webHidden/>
          </w:rPr>
          <w:fldChar w:fldCharType="begin"/>
        </w:r>
        <w:r>
          <w:rPr>
            <w:noProof/>
            <w:webHidden/>
          </w:rPr>
          <w:instrText xml:space="preserve"> PAGEREF _Toc206758596 \h </w:instrText>
        </w:r>
        <w:r>
          <w:rPr>
            <w:noProof/>
            <w:webHidden/>
          </w:rPr>
        </w:r>
        <w:r>
          <w:rPr>
            <w:noProof/>
            <w:webHidden/>
          </w:rPr>
          <w:fldChar w:fldCharType="separate"/>
        </w:r>
        <w:r>
          <w:rPr>
            <w:noProof/>
            <w:webHidden/>
          </w:rPr>
          <w:t>7</w:t>
        </w:r>
        <w:r>
          <w:rPr>
            <w:noProof/>
            <w:webHidden/>
          </w:rPr>
          <w:fldChar w:fldCharType="end"/>
        </w:r>
      </w:hyperlink>
    </w:p>
    <w:p w14:paraId="2A0CACD0" w14:textId="16BD5E16"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97" w:history="1">
        <w:r w:rsidRPr="007C51A8">
          <w:rPr>
            <w:rStyle w:val="Hyperlink"/>
            <w:noProof/>
          </w:rPr>
          <w:t>6.</w:t>
        </w:r>
        <w:r>
          <w:rPr>
            <w:rFonts w:asciiTheme="minorHAnsi" w:eastAsiaTheme="minorEastAsia" w:hAnsiTheme="minorHAnsi" w:cstheme="minorBidi"/>
            <w:b w:val="0"/>
            <w:noProof/>
            <w:kern w:val="2"/>
            <w:sz w:val="24"/>
            <w14:ligatures w14:val="standardContextual"/>
          </w:rPr>
          <w:tab/>
        </w:r>
        <w:r w:rsidRPr="007C51A8">
          <w:rPr>
            <w:rStyle w:val="Hyperlink"/>
            <w:noProof/>
          </w:rPr>
          <w:t>Environment &amp; Data Requirements</w:t>
        </w:r>
        <w:r>
          <w:rPr>
            <w:noProof/>
            <w:webHidden/>
          </w:rPr>
          <w:tab/>
        </w:r>
        <w:r>
          <w:rPr>
            <w:noProof/>
            <w:webHidden/>
          </w:rPr>
          <w:fldChar w:fldCharType="begin"/>
        </w:r>
        <w:r>
          <w:rPr>
            <w:noProof/>
            <w:webHidden/>
          </w:rPr>
          <w:instrText xml:space="preserve"> PAGEREF _Toc206758597 \h </w:instrText>
        </w:r>
        <w:r>
          <w:rPr>
            <w:noProof/>
            <w:webHidden/>
          </w:rPr>
        </w:r>
        <w:r>
          <w:rPr>
            <w:noProof/>
            <w:webHidden/>
          </w:rPr>
          <w:fldChar w:fldCharType="separate"/>
        </w:r>
        <w:r>
          <w:rPr>
            <w:noProof/>
            <w:webHidden/>
          </w:rPr>
          <w:t>9</w:t>
        </w:r>
        <w:r>
          <w:rPr>
            <w:noProof/>
            <w:webHidden/>
          </w:rPr>
          <w:fldChar w:fldCharType="end"/>
        </w:r>
      </w:hyperlink>
    </w:p>
    <w:p w14:paraId="434E7EB4" w14:textId="79C921A5"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598" w:history="1">
        <w:r w:rsidRPr="007C51A8">
          <w:rPr>
            <w:rStyle w:val="Hyperlink"/>
            <w:noProof/>
          </w:rPr>
          <w:t>6.1.</w:t>
        </w:r>
        <w:r>
          <w:rPr>
            <w:rFonts w:asciiTheme="minorHAnsi" w:eastAsiaTheme="minorEastAsia" w:hAnsiTheme="minorHAnsi" w:cstheme="minorBidi"/>
            <w:noProof/>
            <w:kern w:val="2"/>
            <w:sz w:val="24"/>
            <w14:ligatures w14:val="standardContextual"/>
          </w:rPr>
          <w:tab/>
        </w:r>
        <w:r w:rsidRPr="007C51A8">
          <w:rPr>
            <w:rStyle w:val="Hyperlink"/>
            <w:noProof/>
          </w:rPr>
          <w:t>Environment Requirements</w:t>
        </w:r>
        <w:r>
          <w:rPr>
            <w:noProof/>
            <w:webHidden/>
          </w:rPr>
          <w:tab/>
        </w:r>
        <w:r>
          <w:rPr>
            <w:noProof/>
            <w:webHidden/>
          </w:rPr>
          <w:fldChar w:fldCharType="begin"/>
        </w:r>
        <w:r>
          <w:rPr>
            <w:noProof/>
            <w:webHidden/>
          </w:rPr>
          <w:instrText xml:space="preserve"> PAGEREF _Toc206758598 \h </w:instrText>
        </w:r>
        <w:r>
          <w:rPr>
            <w:noProof/>
            <w:webHidden/>
          </w:rPr>
        </w:r>
        <w:r>
          <w:rPr>
            <w:noProof/>
            <w:webHidden/>
          </w:rPr>
          <w:fldChar w:fldCharType="separate"/>
        </w:r>
        <w:r>
          <w:rPr>
            <w:noProof/>
            <w:webHidden/>
          </w:rPr>
          <w:t>9</w:t>
        </w:r>
        <w:r>
          <w:rPr>
            <w:noProof/>
            <w:webHidden/>
          </w:rPr>
          <w:fldChar w:fldCharType="end"/>
        </w:r>
      </w:hyperlink>
    </w:p>
    <w:p w14:paraId="355FA2BF" w14:textId="0290A421"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599" w:history="1">
        <w:r w:rsidRPr="007C51A8">
          <w:rPr>
            <w:rStyle w:val="Hyperlink"/>
            <w:noProof/>
          </w:rPr>
          <w:t>7.</w:t>
        </w:r>
        <w:r>
          <w:rPr>
            <w:rFonts w:asciiTheme="minorHAnsi" w:eastAsiaTheme="minorEastAsia" w:hAnsiTheme="minorHAnsi" w:cstheme="minorBidi"/>
            <w:b w:val="0"/>
            <w:noProof/>
            <w:kern w:val="2"/>
            <w:sz w:val="24"/>
            <w14:ligatures w14:val="standardContextual"/>
          </w:rPr>
          <w:tab/>
        </w:r>
        <w:r w:rsidRPr="007C51A8">
          <w:rPr>
            <w:rStyle w:val="Hyperlink"/>
            <w:noProof/>
          </w:rPr>
          <w:t>Test Milestones</w:t>
        </w:r>
        <w:r>
          <w:rPr>
            <w:noProof/>
            <w:webHidden/>
          </w:rPr>
          <w:tab/>
        </w:r>
        <w:r>
          <w:rPr>
            <w:noProof/>
            <w:webHidden/>
          </w:rPr>
          <w:fldChar w:fldCharType="begin"/>
        </w:r>
        <w:r>
          <w:rPr>
            <w:noProof/>
            <w:webHidden/>
          </w:rPr>
          <w:instrText xml:space="preserve"> PAGEREF _Toc206758599 \h </w:instrText>
        </w:r>
        <w:r>
          <w:rPr>
            <w:noProof/>
            <w:webHidden/>
          </w:rPr>
        </w:r>
        <w:r>
          <w:rPr>
            <w:noProof/>
            <w:webHidden/>
          </w:rPr>
          <w:fldChar w:fldCharType="separate"/>
        </w:r>
        <w:r>
          <w:rPr>
            <w:noProof/>
            <w:webHidden/>
          </w:rPr>
          <w:t>9</w:t>
        </w:r>
        <w:r>
          <w:rPr>
            <w:noProof/>
            <w:webHidden/>
          </w:rPr>
          <w:fldChar w:fldCharType="end"/>
        </w:r>
      </w:hyperlink>
    </w:p>
    <w:p w14:paraId="30F34DAF" w14:textId="5CA12B46"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0" w:history="1">
        <w:r w:rsidRPr="007C51A8">
          <w:rPr>
            <w:rStyle w:val="Hyperlink"/>
            <w:noProof/>
          </w:rPr>
          <w:t>8.</w:t>
        </w:r>
        <w:r>
          <w:rPr>
            <w:rFonts w:asciiTheme="minorHAnsi" w:eastAsiaTheme="minorEastAsia" w:hAnsiTheme="minorHAnsi" w:cstheme="minorBidi"/>
            <w:b w:val="0"/>
            <w:noProof/>
            <w:kern w:val="2"/>
            <w:sz w:val="24"/>
            <w14:ligatures w14:val="standardContextual"/>
          </w:rPr>
          <w:tab/>
        </w:r>
        <w:r w:rsidRPr="007C51A8">
          <w:rPr>
            <w:rStyle w:val="Hyperlink"/>
            <w:noProof/>
          </w:rPr>
          <w:t>Roles &amp; Responsibilities</w:t>
        </w:r>
        <w:r>
          <w:rPr>
            <w:noProof/>
            <w:webHidden/>
          </w:rPr>
          <w:tab/>
        </w:r>
        <w:r>
          <w:rPr>
            <w:noProof/>
            <w:webHidden/>
          </w:rPr>
          <w:fldChar w:fldCharType="begin"/>
        </w:r>
        <w:r>
          <w:rPr>
            <w:noProof/>
            <w:webHidden/>
          </w:rPr>
          <w:instrText xml:space="preserve"> PAGEREF _Toc206758600 \h </w:instrText>
        </w:r>
        <w:r>
          <w:rPr>
            <w:noProof/>
            <w:webHidden/>
          </w:rPr>
        </w:r>
        <w:r>
          <w:rPr>
            <w:noProof/>
            <w:webHidden/>
          </w:rPr>
          <w:fldChar w:fldCharType="separate"/>
        </w:r>
        <w:r>
          <w:rPr>
            <w:noProof/>
            <w:webHidden/>
          </w:rPr>
          <w:t>9</w:t>
        </w:r>
        <w:r>
          <w:rPr>
            <w:noProof/>
            <w:webHidden/>
          </w:rPr>
          <w:fldChar w:fldCharType="end"/>
        </w:r>
      </w:hyperlink>
    </w:p>
    <w:p w14:paraId="00F7F351" w14:textId="69E90D3D"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1" w:history="1">
        <w:r w:rsidRPr="007C51A8">
          <w:rPr>
            <w:rStyle w:val="Hyperlink"/>
            <w:noProof/>
          </w:rPr>
          <w:t>9.</w:t>
        </w:r>
        <w:r>
          <w:rPr>
            <w:rFonts w:asciiTheme="minorHAnsi" w:eastAsiaTheme="minorEastAsia" w:hAnsiTheme="minorHAnsi" w:cstheme="minorBidi"/>
            <w:b w:val="0"/>
            <w:noProof/>
            <w:kern w:val="2"/>
            <w:sz w:val="24"/>
            <w14:ligatures w14:val="standardContextual"/>
          </w:rPr>
          <w:tab/>
        </w:r>
        <w:r w:rsidRPr="007C51A8">
          <w:rPr>
            <w:rStyle w:val="Hyperlink"/>
            <w:noProof/>
          </w:rPr>
          <w:t>Defect Management</w:t>
        </w:r>
        <w:r>
          <w:rPr>
            <w:noProof/>
            <w:webHidden/>
          </w:rPr>
          <w:tab/>
        </w:r>
        <w:r>
          <w:rPr>
            <w:noProof/>
            <w:webHidden/>
          </w:rPr>
          <w:fldChar w:fldCharType="begin"/>
        </w:r>
        <w:r>
          <w:rPr>
            <w:noProof/>
            <w:webHidden/>
          </w:rPr>
          <w:instrText xml:space="preserve"> PAGEREF _Toc206758601 \h </w:instrText>
        </w:r>
        <w:r>
          <w:rPr>
            <w:noProof/>
            <w:webHidden/>
          </w:rPr>
        </w:r>
        <w:r>
          <w:rPr>
            <w:noProof/>
            <w:webHidden/>
          </w:rPr>
          <w:fldChar w:fldCharType="separate"/>
        </w:r>
        <w:r>
          <w:rPr>
            <w:noProof/>
            <w:webHidden/>
          </w:rPr>
          <w:t>11</w:t>
        </w:r>
        <w:r>
          <w:rPr>
            <w:noProof/>
            <w:webHidden/>
          </w:rPr>
          <w:fldChar w:fldCharType="end"/>
        </w:r>
      </w:hyperlink>
    </w:p>
    <w:p w14:paraId="433E1B81" w14:textId="33351EC5"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2" w:history="1">
        <w:r w:rsidRPr="007C51A8">
          <w:rPr>
            <w:rStyle w:val="Hyperlink"/>
            <w:noProof/>
          </w:rPr>
          <w:t>10.</w:t>
        </w:r>
        <w:r>
          <w:rPr>
            <w:rFonts w:asciiTheme="minorHAnsi" w:eastAsiaTheme="minorEastAsia" w:hAnsiTheme="minorHAnsi" w:cstheme="minorBidi"/>
            <w:b w:val="0"/>
            <w:noProof/>
            <w:kern w:val="2"/>
            <w:sz w:val="24"/>
            <w14:ligatures w14:val="standardContextual"/>
          </w:rPr>
          <w:tab/>
        </w:r>
        <w:r w:rsidRPr="007C51A8">
          <w:rPr>
            <w:rStyle w:val="Hyperlink"/>
            <w:noProof/>
          </w:rPr>
          <w:t>Test Reporting</w:t>
        </w:r>
        <w:r>
          <w:rPr>
            <w:noProof/>
            <w:webHidden/>
          </w:rPr>
          <w:tab/>
        </w:r>
        <w:r>
          <w:rPr>
            <w:noProof/>
            <w:webHidden/>
          </w:rPr>
          <w:fldChar w:fldCharType="begin"/>
        </w:r>
        <w:r>
          <w:rPr>
            <w:noProof/>
            <w:webHidden/>
          </w:rPr>
          <w:instrText xml:space="preserve"> PAGEREF _Toc206758602 \h </w:instrText>
        </w:r>
        <w:r>
          <w:rPr>
            <w:noProof/>
            <w:webHidden/>
          </w:rPr>
        </w:r>
        <w:r>
          <w:rPr>
            <w:noProof/>
            <w:webHidden/>
          </w:rPr>
          <w:fldChar w:fldCharType="separate"/>
        </w:r>
        <w:r>
          <w:rPr>
            <w:noProof/>
            <w:webHidden/>
          </w:rPr>
          <w:t>12</w:t>
        </w:r>
        <w:r>
          <w:rPr>
            <w:noProof/>
            <w:webHidden/>
          </w:rPr>
          <w:fldChar w:fldCharType="end"/>
        </w:r>
      </w:hyperlink>
    </w:p>
    <w:p w14:paraId="40B1FCBB" w14:textId="10895CED"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03" w:history="1">
        <w:r w:rsidRPr="007C51A8">
          <w:rPr>
            <w:rStyle w:val="Hyperlink"/>
            <w:noProof/>
          </w:rPr>
          <w:t>10.1.</w:t>
        </w:r>
        <w:r>
          <w:rPr>
            <w:rFonts w:asciiTheme="minorHAnsi" w:eastAsiaTheme="minorEastAsia" w:hAnsiTheme="minorHAnsi" w:cstheme="minorBidi"/>
            <w:noProof/>
            <w:kern w:val="2"/>
            <w:sz w:val="24"/>
            <w14:ligatures w14:val="standardContextual"/>
          </w:rPr>
          <w:tab/>
        </w:r>
        <w:r w:rsidRPr="007C51A8">
          <w:rPr>
            <w:rStyle w:val="Hyperlink"/>
            <w:noProof/>
          </w:rPr>
          <w:t>Program Weekly Dashboard</w:t>
        </w:r>
        <w:r>
          <w:rPr>
            <w:noProof/>
            <w:webHidden/>
          </w:rPr>
          <w:tab/>
        </w:r>
        <w:r>
          <w:rPr>
            <w:noProof/>
            <w:webHidden/>
          </w:rPr>
          <w:fldChar w:fldCharType="begin"/>
        </w:r>
        <w:r>
          <w:rPr>
            <w:noProof/>
            <w:webHidden/>
          </w:rPr>
          <w:instrText xml:space="preserve"> PAGEREF _Toc206758603 \h </w:instrText>
        </w:r>
        <w:r>
          <w:rPr>
            <w:noProof/>
            <w:webHidden/>
          </w:rPr>
        </w:r>
        <w:r>
          <w:rPr>
            <w:noProof/>
            <w:webHidden/>
          </w:rPr>
          <w:fldChar w:fldCharType="separate"/>
        </w:r>
        <w:r>
          <w:rPr>
            <w:noProof/>
            <w:webHidden/>
          </w:rPr>
          <w:t>12</w:t>
        </w:r>
        <w:r>
          <w:rPr>
            <w:noProof/>
            <w:webHidden/>
          </w:rPr>
          <w:fldChar w:fldCharType="end"/>
        </w:r>
      </w:hyperlink>
    </w:p>
    <w:p w14:paraId="07396136" w14:textId="68493448"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04" w:history="1">
        <w:r w:rsidRPr="007C51A8">
          <w:rPr>
            <w:rStyle w:val="Hyperlink"/>
            <w:noProof/>
          </w:rPr>
          <w:t>10.2.</w:t>
        </w:r>
        <w:r>
          <w:rPr>
            <w:rFonts w:asciiTheme="minorHAnsi" w:eastAsiaTheme="minorEastAsia" w:hAnsiTheme="minorHAnsi" w:cstheme="minorBidi"/>
            <w:noProof/>
            <w:kern w:val="2"/>
            <w:sz w:val="24"/>
            <w14:ligatures w14:val="standardContextual"/>
          </w:rPr>
          <w:tab/>
        </w:r>
        <w:r w:rsidRPr="007C51A8">
          <w:rPr>
            <w:rStyle w:val="Hyperlink"/>
            <w:noProof/>
          </w:rPr>
          <w:t>Weekly Execution Status</w:t>
        </w:r>
        <w:r>
          <w:rPr>
            <w:noProof/>
            <w:webHidden/>
          </w:rPr>
          <w:tab/>
        </w:r>
        <w:r>
          <w:rPr>
            <w:noProof/>
            <w:webHidden/>
          </w:rPr>
          <w:fldChar w:fldCharType="begin"/>
        </w:r>
        <w:r>
          <w:rPr>
            <w:noProof/>
            <w:webHidden/>
          </w:rPr>
          <w:instrText xml:space="preserve"> PAGEREF _Toc206758604 \h </w:instrText>
        </w:r>
        <w:r>
          <w:rPr>
            <w:noProof/>
            <w:webHidden/>
          </w:rPr>
        </w:r>
        <w:r>
          <w:rPr>
            <w:noProof/>
            <w:webHidden/>
          </w:rPr>
          <w:fldChar w:fldCharType="separate"/>
        </w:r>
        <w:r>
          <w:rPr>
            <w:noProof/>
            <w:webHidden/>
          </w:rPr>
          <w:t>12</w:t>
        </w:r>
        <w:r>
          <w:rPr>
            <w:noProof/>
            <w:webHidden/>
          </w:rPr>
          <w:fldChar w:fldCharType="end"/>
        </w:r>
      </w:hyperlink>
    </w:p>
    <w:p w14:paraId="3F530ED6" w14:textId="6F371A1F"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5" w:history="1">
        <w:r w:rsidRPr="007C51A8">
          <w:rPr>
            <w:rStyle w:val="Hyperlink"/>
            <w:noProof/>
          </w:rPr>
          <w:t>11.</w:t>
        </w:r>
        <w:r>
          <w:rPr>
            <w:rFonts w:asciiTheme="minorHAnsi" w:eastAsiaTheme="minorEastAsia" w:hAnsiTheme="minorHAnsi" w:cstheme="minorBidi"/>
            <w:b w:val="0"/>
            <w:noProof/>
            <w:kern w:val="2"/>
            <w:sz w:val="24"/>
            <w14:ligatures w14:val="standardContextual"/>
          </w:rPr>
          <w:tab/>
        </w:r>
        <w:r w:rsidRPr="007C51A8">
          <w:rPr>
            <w:rStyle w:val="Hyperlink"/>
            <w:noProof/>
          </w:rPr>
          <w:t>Considerations (RAID)</w:t>
        </w:r>
        <w:r>
          <w:rPr>
            <w:noProof/>
            <w:webHidden/>
          </w:rPr>
          <w:tab/>
        </w:r>
        <w:r>
          <w:rPr>
            <w:noProof/>
            <w:webHidden/>
          </w:rPr>
          <w:fldChar w:fldCharType="begin"/>
        </w:r>
        <w:r>
          <w:rPr>
            <w:noProof/>
            <w:webHidden/>
          </w:rPr>
          <w:instrText xml:space="preserve"> PAGEREF _Toc206758605 \h </w:instrText>
        </w:r>
        <w:r>
          <w:rPr>
            <w:noProof/>
            <w:webHidden/>
          </w:rPr>
        </w:r>
        <w:r>
          <w:rPr>
            <w:noProof/>
            <w:webHidden/>
          </w:rPr>
          <w:fldChar w:fldCharType="separate"/>
        </w:r>
        <w:r>
          <w:rPr>
            <w:noProof/>
            <w:webHidden/>
          </w:rPr>
          <w:t>13</w:t>
        </w:r>
        <w:r>
          <w:rPr>
            <w:noProof/>
            <w:webHidden/>
          </w:rPr>
          <w:fldChar w:fldCharType="end"/>
        </w:r>
      </w:hyperlink>
    </w:p>
    <w:p w14:paraId="706D06C0" w14:textId="42187AB3"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6" w:history="1">
        <w:r w:rsidRPr="007C51A8">
          <w:rPr>
            <w:rStyle w:val="Hyperlink"/>
            <w:noProof/>
          </w:rPr>
          <w:t>12.</w:t>
        </w:r>
        <w:r>
          <w:rPr>
            <w:rFonts w:asciiTheme="minorHAnsi" w:eastAsiaTheme="minorEastAsia" w:hAnsiTheme="minorHAnsi" w:cstheme="minorBidi"/>
            <w:b w:val="0"/>
            <w:noProof/>
            <w:kern w:val="2"/>
            <w:sz w:val="24"/>
            <w14:ligatures w14:val="standardContextual"/>
          </w:rPr>
          <w:tab/>
        </w:r>
        <w:r w:rsidRPr="007C51A8">
          <w:rPr>
            <w:rStyle w:val="Hyperlink"/>
            <w:noProof/>
          </w:rPr>
          <w:t>Definitions and Acronyms</w:t>
        </w:r>
        <w:r>
          <w:rPr>
            <w:noProof/>
            <w:webHidden/>
          </w:rPr>
          <w:tab/>
        </w:r>
        <w:r>
          <w:rPr>
            <w:noProof/>
            <w:webHidden/>
          </w:rPr>
          <w:fldChar w:fldCharType="begin"/>
        </w:r>
        <w:r>
          <w:rPr>
            <w:noProof/>
            <w:webHidden/>
          </w:rPr>
          <w:instrText xml:space="preserve"> PAGEREF _Toc206758606 \h </w:instrText>
        </w:r>
        <w:r>
          <w:rPr>
            <w:noProof/>
            <w:webHidden/>
          </w:rPr>
        </w:r>
        <w:r>
          <w:rPr>
            <w:noProof/>
            <w:webHidden/>
          </w:rPr>
          <w:fldChar w:fldCharType="separate"/>
        </w:r>
        <w:r>
          <w:rPr>
            <w:noProof/>
            <w:webHidden/>
          </w:rPr>
          <w:t>14</w:t>
        </w:r>
        <w:r>
          <w:rPr>
            <w:noProof/>
            <w:webHidden/>
          </w:rPr>
          <w:fldChar w:fldCharType="end"/>
        </w:r>
      </w:hyperlink>
    </w:p>
    <w:p w14:paraId="21A8D9E1" w14:textId="655485DD"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07" w:history="1">
        <w:r w:rsidRPr="007C51A8">
          <w:rPr>
            <w:rStyle w:val="Hyperlink"/>
            <w:noProof/>
          </w:rPr>
          <w:t>13.</w:t>
        </w:r>
        <w:r>
          <w:rPr>
            <w:rFonts w:asciiTheme="minorHAnsi" w:eastAsiaTheme="minorEastAsia" w:hAnsiTheme="minorHAnsi" w:cstheme="minorBidi"/>
            <w:b w:val="0"/>
            <w:noProof/>
            <w:kern w:val="2"/>
            <w:sz w:val="24"/>
            <w14:ligatures w14:val="standardContextual"/>
          </w:rPr>
          <w:tab/>
        </w:r>
        <w:r w:rsidRPr="007C51A8">
          <w:rPr>
            <w:rStyle w:val="Hyperlink"/>
            <w:noProof/>
          </w:rPr>
          <w:t>Appendix</w:t>
        </w:r>
        <w:r>
          <w:rPr>
            <w:noProof/>
            <w:webHidden/>
          </w:rPr>
          <w:tab/>
        </w:r>
        <w:r>
          <w:rPr>
            <w:noProof/>
            <w:webHidden/>
          </w:rPr>
          <w:fldChar w:fldCharType="begin"/>
        </w:r>
        <w:r>
          <w:rPr>
            <w:noProof/>
            <w:webHidden/>
          </w:rPr>
          <w:instrText xml:space="preserve"> PAGEREF _Toc206758607 \h </w:instrText>
        </w:r>
        <w:r>
          <w:rPr>
            <w:noProof/>
            <w:webHidden/>
          </w:rPr>
        </w:r>
        <w:r>
          <w:rPr>
            <w:noProof/>
            <w:webHidden/>
          </w:rPr>
          <w:fldChar w:fldCharType="separate"/>
        </w:r>
        <w:r>
          <w:rPr>
            <w:noProof/>
            <w:webHidden/>
          </w:rPr>
          <w:t>16</w:t>
        </w:r>
        <w:r>
          <w:rPr>
            <w:noProof/>
            <w:webHidden/>
          </w:rPr>
          <w:fldChar w:fldCharType="end"/>
        </w:r>
      </w:hyperlink>
    </w:p>
    <w:p w14:paraId="65BB5664" w14:textId="1F3D137C"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08" w:history="1">
        <w:r w:rsidRPr="007C51A8">
          <w:rPr>
            <w:rStyle w:val="Hyperlink"/>
            <w:noProof/>
          </w:rPr>
          <w:t>13.1.</w:t>
        </w:r>
        <w:r>
          <w:rPr>
            <w:rFonts w:asciiTheme="minorHAnsi" w:eastAsiaTheme="minorEastAsia" w:hAnsiTheme="minorHAnsi" w:cstheme="minorBidi"/>
            <w:noProof/>
            <w:kern w:val="2"/>
            <w:sz w:val="24"/>
            <w14:ligatures w14:val="standardContextual"/>
          </w:rPr>
          <w:tab/>
        </w:r>
        <w:r w:rsidRPr="007C51A8">
          <w:rPr>
            <w:rStyle w:val="Hyperlink"/>
            <w:noProof/>
          </w:rPr>
          <w:t>Meter firmware Test Cases</w:t>
        </w:r>
        <w:r>
          <w:rPr>
            <w:noProof/>
            <w:webHidden/>
          </w:rPr>
          <w:tab/>
        </w:r>
        <w:r>
          <w:rPr>
            <w:noProof/>
            <w:webHidden/>
          </w:rPr>
          <w:fldChar w:fldCharType="begin"/>
        </w:r>
        <w:r>
          <w:rPr>
            <w:noProof/>
            <w:webHidden/>
          </w:rPr>
          <w:instrText xml:space="preserve"> PAGEREF _Toc206758608 \h </w:instrText>
        </w:r>
        <w:r>
          <w:rPr>
            <w:noProof/>
            <w:webHidden/>
          </w:rPr>
        </w:r>
        <w:r>
          <w:rPr>
            <w:noProof/>
            <w:webHidden/>
          </w:rPr>
          <w:fldChar w:fldCharType="separate"/>
        </w:r>
        <w:r>
          <w:rPr>
            <w:noProof/>
            <w:webHidden/>
          </w:rPr>
          <w:t>16</w:t>
        </w:r>
        <w:r>
          <w:rPr>
            <w:noProof/>
            <w:webHidden/>
          </w:rPr>
          <w:fldChar w:fldCharType="end"/>
        </w:r>
      </w:hyperlink>
    </w:p>
    <w:p w14:paraId="5EEE295F" w14:textId="2E84EC1E"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09" w:history="1">
        <w:r w:rsidRPr="007C51A8">
          <w:rPr>
            <w:rStyle w:val="Hyperlink"/>
            <w:noProof/>
          </w:rPr>
          <w:t>13.2.</w:t>
        </w:r>
        <w:r>
          <w:rPr>
            <w:rFonts w:asciiTheme="minorHAnsi" w:eastAsiaTheme="minorEastAsia" w:hAnsiTheme="minorHAnsi" w:cstheme="minorBidi"/>
            <w:noProof/>
            <w:kern w:val="2"/>
            <w:sz w:val="24"/>
            <w14:ligatures w14:val="standardContextual"/>
          </w:rPr>
          <w:tab/>
        </w:r>
        <w:r w:rsidRPr="007C51A8">
          <w:rPr>
            <w:rStyle w:val="Hyperlink"/>
            <w:noProof/>
          </w:rPr>
          <w:t>UIQ Application</w:t>
        </w:r>
        <w:r>
          <w:rPr>
            <w:noProof/>
            <w:webHidden/>
          </w:rPr>
          <w:tab/>
        </w:r>
        <w:r>
          <w:rPr>
            <w:noProof/>
            <w:webHidden/>
          </w:rPr>
          <w:fldChar w:fldCharType="begin"/>
        </w:r>
        <w:r>
          <w:rPr>
            <w:noProof/>
            <w:webHidden/>
          </w:rPr>
          <w:instrText xml:space="preserve"> PAGEREF _Toc206758609 \h </w:instrText>
        </w:r>
        <w:r>
          <w:rPr>
            <w:noProof/>
            <w:webHidden/>
          </w:rPr>
        </w:r>
        <w:r>
          <w:rPr>
            <w:noProof/>
            <w:webHidden/>
          </w:rPr>
          <w:fldChar w:fldCharType="separate"/>
        </w:r>
        <w:r>
          <w:rPr>
            <w:noProof/>
            <w:webHidden/>
          </w:rPr>
          <w:t>16</w:t>
        </w:r>
        <w:r>
          <w:rPr>
            <w:noProof/>
            <w:webHidden/>
          </w:rPr>
          <w:fldChar w:fldCharType="end"/>
        </w:r>
      </w:hyperlink>
    </w:p>
    <w:p w14:paraId="71B602B1" w14:textId="2FF519AE"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10" w:history="1">
        <w:r w:rsidRPr="007C51A8">
          <w:rPr>
            <w:rStyle w:val="Hyperlink"/>
            <w:noProof/>
          </w:rPr>
          <w:t>13.3.</w:t>
        </w:r>
        <w:r>
          <w:rPr>
            <w:rFonts w:asciiTheme="minorHAnsi" w:eastAsiaTheme="minorEastAsia" w:hAnsiTheme="minorHAnsi" w:cstheme="minorBidi"/>
            <w:noProof/>
            <w:kern w:val="2"/>
            <w:sz w:val="24"/>
            <w14:ligatures w14:val="standardContextual"/>
          </w:rPr>
          <w:tab/>
        </w:r>
        <w:r w:rsidRPr="007C51A8">
          <w:rPr>
            <w:rStyle w:val="Hyperlink"/>
            <w:noProof/>
          </w:rPr>
          <w:t>SIQ</w:t>
        </w:r>
        <w:r>
          <w:rPr>
            <w:noProof/>
            <w:webHidden/>
          </w:rPr>
          <w:tab/>
        </w:r>
        <w:r>
          <w:rPr>
            <w:noProof/>
            <w:webHidden/>
          </w:rPr>
          <w:fldChar w:fldCharType="begin"/>
        </w:r>
        <w:r>
          <w:rPr>
            <w:noProof/>
            <w:webHidden/>
          </w:rPr>
          <w:instrText xml:space="preserve"> PAGEREF _Toc206758610 \h </w:instrText>
        </w:r>
        <w:r>
          <w:rPr>
            <w:noProof/>
            <w:webHidden/>
          </w:rPr>
        </w:r>
        <w:r>
          <w:rPr>
            <w:noProof/>
            <w:webHidden/>
          </w:rPr>
          <w:fldChar w:fldCharType="separate"/>
        </w:r>
        <w:r>
          <w:rPr>
            <w:noProof/>
            <w:webHidden/>
          </w:rPr>
          <w:t>16</w:t>
        </w:r>
        <w:r>
          <w:rPr>
            <w:noProof/>
            <w:webHidden/>
          </w:rPr>
          <w:fldChar w:fldCharType="end"/>
        </w:r>
      </w:hyperlink>
    </w:p>
    <w:p w14:paraId="6E9230B1" w14:textId="0A52A626"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11" w:history="1">
        <w:r w:rsidRPr="007C51A8">
          <w:rPr>
            <w:rStyle w:val="Hyperlink"/>
            <w:noProof/>
          </w:rPr>
          <w:t>13.4.</w:t>
        </w:r>
        <w:r>
          <w:rPr>
            <w:rFonts w:asciiTheme="minorHAnsi" w:eastAsiaTheme="minorEastAsia" w:hAnsiTheme="minorHAnsi" w:cstheme="minorBidi"/>
            <w:noProof/>
            <w:kern w:val="2"/>
            <w:sz w:val="24"/>
            <w14:ligatures w14:val="standardContextual"/>
          </w:rPr>
          <w:tab/>
        </w:r>
        <w:r w:rsidRPr="007C51A8">
          <w:rPr>
            <w:rStyle w:val="Hyperlink"/>
            <w:noProof/>
          </w:rPr>
          <w:t>Test Cases and Defects Covered</w:t>
        </w:r>
        <w:r>
          <w:rPr>
            <w:noProof/>
            <w:webHidden/>
          </w:rPr>
          <w:tab/>
        </w:r>
        <w:r>
          <w:rPr>
            <w:noProof/>
            <w:webHidden/>
          </w:rPr>
          <w:fldChar w:fldCharType="begin"/>
        </w:r>
        <w:r>
          <w:rPr>
            <w:noProof/>
            <w:webHidden/>
          </w:rPr>
          <w:instrText xml:space="preserve"> PAGEREF _Toc206758611 \h </w:instrText>
        </w:r>
        <w:r>
          <w:rPr>
            <w:noProof/>
            <w:webHidden/>
          </w:rPr>
        </w:r>
        <w:r>
          <w:rPr>
            <w:noProof/>
            <w:webHidden/>
          </w:rPr>
          <w:fldChar w:fldCharType="separate"/>
        </w:r>
        <w:r>
          <w:rPr>
            <w:noProof/>
            <w:webHidden/>
          </w:rPr>
          <w:t>17</w:t>
        </w:r>
        <w:r>
          <w:rPr>
            <w:noProof/>
            <w:webHidden/>
          </w:rPr>
          <w:fldChar w:fldCharType="end"/>
        </w:r>
      </w:hyperlink>
    </w:p>
    <w:p w14:paraId="7962E1D2" w14:textId="0463EC00" w:rsidR="004054BD" w:rsidRDefault="004054BD">
      <w:pPr>
        <w:pStyle w:val="TOC2"/>
        <w:tabs>
          <w:tab w:val="left" w:pos="720"/>
          <w:tab w:val="right" w:leader="dot" w:pos="9973"/>
        </w:tabs>
        <w:rPr>
          <w:rFonts w:asciiTheme="minorHAnsi" w:eastAsiaTheme="minorEastAsia" w:hAnsiTheme="minorHAnsi" w:cstheme="minorBidi"/>
          <w:noProof/>
          <w:kern w:val="2"/>
          <w:sz w:val="24"/>
          <w14:ligatures w14:val="standardContextual"/>
        </w:rPr>
      </w:pPr>
      <w:hyperlink w:anchor="_Toc206758612" w:history="1">
        <w:r w:rsidRPr="007C51A8">
          <w:rPr>
            <w:rStyle w:val="Hyperlink"/>
            <w:noProof/>
          </w:rPr>
          <w:t>13.5.</w:t>
        </w:r>
        <w:r>
          <w:rPr>
            <w:rFonts w:asciiTheme="minorHAnsi" w:eastAsiaTheme="minorEastAsia" w:hAnsiTheme="minorHAnsi" w:cstheme="minorBidi"/>
            <w:noProof/>
            <w:kern w:val="2"/>
            <w:sz w:val="24"/>
            <w14:ligatures w14:val="standardContextual"/>
          </w:rPr>
          <w:tab/>
        </w:r>
        <w:r w:rsidRPr="007C51A8">
          <w:rPr>
            <w:rStyle w:val="Hyperlink"/>
            <w:noProof/>
          </w:rPr>
          <w:t>Release Notes Analysis</w:t>
        </w:r>
        <w:r>
          <w:rPr>
            <w:noProof/>
            <w:webHidden/>
          </w:rPr>
          <w:tab/>
        </w:r>
        <w:r>
          <w:rPr>
            <w:noProof/>
            <w:webHidden/>
          </w:rPr>
          <w:fldChar w:fldCharType="begin"/>
        </w:r>
        <w:r>
          <w:rPr>
            <w:noProof/>
            <w:webHidden/>
          </w:rPr>
          <w:instrText xml:space="preserve"> PAGEREF _Toc206758612 \h </w:instrText>
        </w:r>
        <w:r>
          <w:rPr>
            <w:noProof/>
            <w:webHidden/>
          </w:rPr>
        </w:r>
        <w:r>
          <w:rPr>
            <w:noProof/>
            <w:webHidden/>
          </w:rPr>
          <w:fldChar w:fldCharType="separate"/>
        </w:r>
        <w:r>
          <w:rPr>
            <w:noProof/>
            <w:webHidden/>
          </w:rPr>
          <w:t>17</w:t>
        </w:r>
        <w:r>
          <w:rPr>
            <w:noProof/>
            <w:webHidden/>
          </w:rPr>
          <w:fldChar w:fldCharType="end"/>
        </w:r>
      </w:hyperlink>
    </w:p>
    <w:p w14:paraId="617E284D" w14:textId="6A1B0CB5" w:rsidR="004054BD" w:rsidRDefault="004054BD">
      <w:pPr>
        <w:pStyle w:val="TOC1"/>
        <w:tabs>
          <w:tab w:val="left" w:pos="720"/>
          <w:tab w:val="right" w:leader="dot" w:pos="9973"/>
        </w:tabs>
        <w:rPr>
          <w:rFonts w:asciiTheme="minorHAnsi" w:eastAsiaTheme="minorEastAsia" w:hAnsiTheme="minorHAnsi" w:cstheme="minorBidi"/>
          <w:b w:val="0"/>
          <w:noProof/>
          <w:kern w:val="2"/>
          <w:sz w:val="24"/>
          <w14:ligatures w14:val="standardContextual"/>
        </w:rPr>
      </w:pPr>
      <w:hyperlink w:anchor="_Toc206758613" w:history="1">
        <w:r w:rsidRPr="007C51A8">
          <w:rPr>
            <w:rStyle w:val="Hyperlink"/>
            <w:noProof/>
          </w:rPr>
          <w:t>14.</w:t>
        </w:r>
        <w:r>
          <w:rPr>
            <w:rFonts w:asciiTheme="minorHAnsi" w:eastAsiaTheme="minorEastAsia" w:hAnsiTheme="minorHAnsi" w:cstheme="minorBidi"/>
            <w:b w:val="0"/>
            <w:noProof/>
            <w:kern w:val="2"/>
            <w:sz w:val="24"/>
            <w14:ligatures w14:val="standardContextual"/>
          </w:rPr>
          <w:tab/>
        </w:r>
        <w:r w:rsidRPr="007C51A8">
          <w:rPr>
            <w:rStyle w:val="Hyperlink"/>
            <w:noProof/>
          </w:rPr>
          <w:t>Revision</w:t>
        </w:r>
        <w:r>
          <w:rPr>
            <w:noProof/>
            <w:webHidden/>
          </w:rPr>
          <w:tab/>
        </w:r>
        <w:r>
          <w:rPr>
            <w:noProof/>
            <w:webHidden/>
          </w:rPr>
          <w:fldChar w:fldCharType="begin"/>
        </w:r>
        <w:r>
          <w:rPr>
            <w:noProof/>
            <w:webHidden/>
          </w:rPr>
          <w:instrText xml:space="preserve"> PAGEREF _Toc206758613 \h </w:instrText>
        </w:r>
        <w:r>
          <w:rPr>
            <w:noProof/>
            <w:webHidden/>
          </w:rPr>
        </w:r>
        <w:r>
          <w:rPr>
            <w:noProof/>
            <w:webHidden/>
          </w:rPr>
          <w:fldChar w:fldCharType="separate"/>
        </w:r>
        <w:r>
          <w:rPr>
            <w:noProof/>
            <w:webHidden/>
          </w:rPr>
          <w:t>18</w:t>
        </w:r>
        <w:r>
          <w:rPr>
            <w:noProof/>
            <w:webHidden/>
          </w:rPr>
          <w:fldChar w:fldCharType="end"/>
        </w:r>
      </w:hyperlink>
    </w:p>
    <w:p w14:paraId="5BC8F7CA" w14:textId="3FDD0B48" w:rsidR="00E716EA" w:rsidRPr="003F73CA" w:rsidRDefault="00E716EA" w:rsidP="001F58C5">
      <w:pPr>
        <w:pStyle w:val="DocumentText10pt"/>
      </w:pPr>
      <w:r w:rsidRPr="003F73CA">
        <w:fldChar w:fldCharType="end"/>
      </w:r>
    </w:p>
    <w:p w14:paraId="47D6EE14" w14:textId="77777777" w:rsidR="00E716EA" w:rsidRPr="003F73CA" w:rsidRDefault="00E716EA" w:rsidP="001F58C5">
      <w:pPr>
        <w:pStyle w:val="DocumentText10pt"/>
      </w:pPr>
    </w:p>
    <w:p w14:paraId="1B784C1C" w14:textId="77777777" w:rsidR="00E716EA" w:rsidRPr="003F73CA" w:rsidRDefault="00E716EA" w:rsidP="001F58C5">
      <w:pPr>
        <w:pStyle w:val="DocumentText10pt"/>
        <w:sectPr w:rsidR="00E716EA" w:rsidRPr="003F73CA" w:rsidSect="001578D6">
          <w:headerReference w:type="default" r:id="rId12"/>
          <w:pgSz w:w="11906" w:h="16838"/>
          <w:pgMar w:top="1440" w:right="930" w:bottom="1412" w:left="993" w:header="709" w:footer="0" w:gutter="0"/>
          <w:cols w:space="708"/>
          <w:docGrid w:linePitch="360"/>
        </w:sectPr>
      </w:pPr>
    </w:p>
    <w:p w14:paraId="710C95A7" w14:textId="77777777" w:rsidR="00E716EA" w:rsidRPr="00082115" w:rsidRDefault="00E16FB9" w:rsidP="00082115">
      <w:pPr>
        <w:pStyle w:val="Heading1"/>
      </w:pPr>
      <w:bookmarkStart w:id="5" w:name="_Toc380157386"/>
      <w:bookmarkStart w:id="6" w:name="_Toc206758584"/>
      <w:r w:rsidRPr="00082115">
        <w:lastRenderedPageBreak/>
        <w:t>Introduction</w:t>
      </w:r>
      <w:bookmarkEnd w:id="5"/>
      <w:bookmarkEnd w:id="6"/>
    </w:p>
    <w:p w14:paraId="2C443E1B" w14:textId="1F263D78" w:rsidR="00E25C7B" w:rsidRPr="00F4055B" w:rsidRDefault="00E25C7B" w:rsidP="00F4055B">
      <w:pPr>
        <w:pStyle w:val="Heading2"/>
      </w:pPr>
      <w:bookmarkStart w:id="7" w:name="_Toc206758585"/>
      <w:r w:rsidRPr="00F4055B">
        <w:t>Background</w:t>
      </w:r>
      <w:bookmarkEnd w:id="7"/>
    </w:p>
    <w:p w14:paraId="57DC66E0" w14:textId="0D8F1BD8" w:rsidR="00BE47F7" w:rsidRDefault="00F7601F" w:rsidP="00082115">
      <w:r>
        <w:t>08.02.</w:t>
      </w:r>
      <w:r w:rsidR="007C69A3">
        <w:t xml:space="preserve">R64 </w:t>
      </w:r>
      <w:r w:rsidR="003C0666" w:rsidRPr="003C0666">
        <w:rPr>
          <w:lang w:val="en-NZ"/>
        </w:rPr>
        <w:t xml:space="preserve">FW build reallocated </w:t>
      </w:r>
      <w:r w:rsidR="00BE47F7" w:rsidRPr="003C0666">
        <w:rPr>
          <w:lang w:val="en-NZ"/>
        </w:rPr>
        <w:t>memory</w:t>
      </w:r>
      <w:r w:rsidR="00635040">
        <w:rPr>
          <w:lang w:val="en-NZ"/>
        </w:rPr>
        <w:t xml:space="preserve"> for LP channel</w:t>
      </w:r>
      <w:r w:rsidR="00BE47F7" w:rsidRPr="003C0666">
        <w:rPr>
          <w:lang w:val="en-NZ"/>
        </w:rPr>
        <w:t>;</w:t>
      </w:r>
      <w:r w:rsidR="003C0666" w:rsidRPr="003C0666">
        <w:rPr>
          <w:lang w:val="en-NZ"/>
        </w:rPr>
        <w:t xml:space="preserve"> the new location of the LP channel data used the default (unprogrammed) values which pointed to an incorrect location.  When the meter was power cycled the meter suffered a fatal error and was “bricked”</w:t>
      </w:r>
      <w:r w:rsidR="00D1242B">
        <w:t>.</w:t>
      </w:r>
      <w:r w:rsidR="003931BF">
        <w:t xml:space="preserve"> </w:t>
      </w:r>
      <w:r w:rsidR="00B22357">
        <w:t xml:space="preserve">This was the issue </w:t>
      </w:r>
      <w:r w:rsidR="00CB59CB">
        <w:t xml:space="preserve">for </w:t>
      </w:r>
      <w:r w:rsidR="00F07B03">
        <w:t>manufacturing.</w:t>
      </w:r>
    </w:p>
    <w:p w14:paraId="0A691D71" w14:textId="4939E971" w:rsidR="00855F45" w:rsidRDefault="00BE47F7" w:rsidP="00082115">
      <w:pPr>
        <w:rPr>
          <w:lang w:val="en-NZ"/>
        </w:rPr>
      </w:pPr>
      <w:r w:rsidRPr="298F60B8">
        <w:rPr>
          <w:lang w:val="en-NZ"/>
        </w:rPr>
        <w:t>T</w:t>
      </w:r>
      <w:r w:rsidR="00911D1E" w:rsidRPr="298F60B8">
        <w:rPr>
          <w:lang w:val="en-NZ"/>
        </w:rPr>
        <w:t>o resolve the above issue t</w:t>
      </w:r>
      <w:r w:rsidRPr="298F60B8">
        <w:rPr>
          <w:lang w:val="en-NZ"/>
        </w:rPr>
        <w:t xml:space="preserve">here was another meter FW release R65, which </w:t>
      </w:r>
      <w:r w:rsidR="00235F11" w:rsidRPr="298F60B8">
        <w:rPr>
          <w:lang w:val="en-NZ"/>
        </w:rPr>
        <w:t>was identified with another related defect; d</w:t>
      </w:r>
      <w:r w:rsidRPr="298F60B8">
        <w:rPr>
          <w:lang w:val="en-NZ"/>
        </w:rPr>
        <w:t xml:space="preserve">uring the FW upgrade process the Load Control tables were extended.  If the power cycle occurred before the new CRC value could be calculated an error would occur.  To resolve this issue the calculation of the Load Control tables CRC </w:t>
      </w:r>
      <w:commentRangeStart w:id="8"/>
      <w:commentRangeStart w:id="9"/>
      <w:r w:rsidRPr="298F60B8">
        <w:rPr>
          <w:lang w:val="en-NZ"/>
        </w:rPr>
        <w:t>value</w:t>
      </w:r>
      <w:commentRangeEnd w:id="8"/>
      <w:r>
        <w:rPr>
          <w:rStyle w:val="CommentReference"/>
        </w:rPr>
        <w:commentReference w:id="8"/>
      </w:r>
      <w:commentRangeEnd w:id="9"/>
      <w:r>
        <w:rPr>
          <w:rStyle w:val="CommentReference"/>
        </w:rPr>
        <w:commentReference w:id="9"/>
      </w:r>
      <w:r w:rsidRPr="298F60B8">
        <w:rPr>
          <w:lang w:val="en-NZ"/>
        </w:rPr>
        <w:t xml:space="preserve"> delayed so it would occur after the power cycle.</w:t>
      </w:r>
    </w:p>
    <w:p w14:paraId="1CB8A03A" w14:textId="02AD2E0D" w:rsidR="009C4540" w:rsidRPr="006A1C14" w:rsidRDefault="00696634" w:rsidP="00082115">
      <w:r w:rsidRPr="006A1C14">
        <w:t>The</w:t>
      </w:r>
      <w:r>
        <w:t xml:space="preserve"> new Meter Firmware 08.02.R66 which resolves the </w:t>
      </w:r>
      <w:r w:rsidR="00AF693B">
        <w:t xml:space="preserve">above two issues will be tested against </w:t>
      </w:r>
      <w:r w:rsidR="00246C5E">
        <w:t>t</w:t>
      </w:r>
      <w:r w:rsidR="002D5433">
        <w:t xml:space="preserve">he DPI requirement coverage. </w:t>
      </w:r>
      <w:r w:rsidR="00246C5E">
        <w:t>As these defects are applicable for U1300</w:t>
      </w:r>
      <w:r w:rsidR="002915C4">
        <w:t>,</w:t>
      </w:r>
      <w:r w:rsidR="00246C5E">
        <w:t xml:space="preserve"> </w:t>
      </w:r>
      <w:r w:rsidR="002915C4">
        <w:t>s</w:t>
      </w:r>
      <w:r w:rsidR="001B557E">
        <w:t>o, th</w:t>
      </w:r>
      <w:r w:rsidR="002915C4">
        <w:t>e scope of testing will be limited to U1300 only</w:t>
      </w:r>
      <w:r w:rsidR="006D699B">
        <w:t xml:space="preserve">. </w:t>
      </w:r>
      <w:commentRangeStart w:id="10"/>
      <w:commentRangeStart w:id="11"/>
      <w:commentRangeStart w:id="12"/>
      <w:commentRangeStart w:id="13"/>
      <w:commentRangeEnd w:id="10"/>
      <w:r>
        <w:rPr>
          <w:rStyle w:val="CommentReference"/>
        </w:rPr>
        <w:commentReference w:id="10"/>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p>
    <w:p w14:paraId="63F4339E" w14:textId="0A8FD663" w:rsidR="00F4055B" w:rsidRDefault="00F4055B" w:rsidP="00F4055B">
      <w:pPr>
        <w:pStyle w:val="Heading2"/>
      </w:pPr>
      <w:bookmarkStart w:id="14" w:name="_Toc206758586"/>
      <w:r>
        <w:t>Document Purpose</w:t>
      </w:r>
      <w:bookmarkEnd w:id="14"/>
    </w:p>
    <w:p w14:paraId="0D17C133" w14:textId="63B2D758" w:rsidR="00705DAD" w:rsidRPr="00A4502F" w:rsidRDefault="00B536E0" w:rsidP="00082115">
      <w:pPr>
        <w:rPr>
          <w:bCs/>
        </w:rPr>
      </w:pPr>
      <w:r w:rsidRPr="00A4502F">
        <w:t xml:space="preserve">The purpose of this document is to describe the testing that will occur during the </w:t>
      </w:r>
      <w:r w:rsidR="008527AA">
        <w:rPr>
          <w:b/>
        </w:rPr>
        <w:t xml:space="preserve">Meter Firmware_R66_U1300 </w:t>
      </w:r>
      <w:r w:rsidR="00135396">
        <w:rPr>
          <w:b/>
        </w:rPr>
        <w:t>project</w:t>
      </w:r>
      <w:r w:rsidR="00705DAD" w:rsidRPr="00A4502F">
        <w:rPr>
          <w:bCs/>
        </w:rPr>
        <w:t xml:space="preserve"> that covers the following phase:</w:t>
      </w:r>
    </w:p>
    <w:p w14:paraId="1D457E8D" w14:textId="77777777" w:rsidR="00F454C0" w:rsidRPr="00A4502F" w:rsidRDefault="00F454C0" w:rsidP="00082115">
      <w:pPr>
        <w:rPr>
          <w:bCs/>
        </w:rPr>
      </w:pPr>
    </w:p>
    <w:p w14:paraId="4D841A8F" w14:textId="58F3613A" w:rsidR="00F454C0" w:rsidRPr="007352B9" w:rsidRDefault="001B557E" w:rsidP="00C72D22">
      <w:pPr>
        <w:pStyle w:val="ListParagraph"/>
        <w:numPr>
          <w:ilvl w:val="0"/>
          <w:numId w:val="16"/>
        </w:numPr>
      </w:pPr>
      <w:r>
        <w:rPr>
          <w:bCs/>
        </w:rPr>
        <w:t>Existing defect tests</w:t>
      </w:r>
      <w:r w:rsidR="007F6C41">
        <w:rPr>
          <w:bCs/>
        </w:rPr>
        <w:t xml:space="preserve"> (</w:t>
      </w:r>
      <w:r w:rsidR="00EA73C6">
        <w:rPr>
          <w:bCs/>
        </w:rPr>
        <w:t>above known described issue from R64 and R65</w:t>
      </w:r>
      <w:r w:rsidR="00736B3E">
        <w:rPr>
          <w:bCs/>
        </w:rPr>
        <w:t xml:space="preserve"> limited to</w:t>
      </w:r>
      <w:r w:rsidR="00A05233">
        <w:rPr>
          <w:bCs/>
        </w:rPr>
        <w:t xml:space="preserve"> </w:t>
      </w:r>
      <w:r w:rsidR="00736B3E">
        <w:rPr>
          <w:bCs/>
        </w:rPr>
        <w:t>power cycle after</w:t>
      </w:r>
      <w:r w:rsidR="00A05233">
        <w:rPr>
          <w:bCs/>
        </w:rPr>
        <w:t xml:space="preserve"> FW </w:t>
      </w:r>
      <w:r w:rsidR="00D3729D">
        <w:rPr>
          <w:bCs/>
        </w:rPr>
        <w:t>upgrade)</w:t>
      </w:r>
      <w:r>
        <w:rPr>
          <w:bCs/>
        </w:rPr>
        <w:t xml:space="preserve"> </w:t>
      </w:r>
      <w:commentRangeStart w:id="15"/>
      <w:commentRangeStart w:id="16"/>
      <w:r>
        <w:rPr>
          <w:bCs/>
        </w:rPr>
        <w:t>on</w:t>
      </w:r>
      <w:commentRangeEnd w:id="15"/>
      <w:r>
        <w:rPr>
          <w:rStyle w:val="CommentReference"/>
        </w:rPr>
        <w:commentReference w:id="15"/>
      </w:r>
      <w:commentRangeEnd w:id="16"/>
      <w:r>
        <w:rPr>
          <w:rStyle w:val="CommentReference"/>
        </w:rPr>
        <w:commentReference w:id="16"/>
      </w:r>
      <w:r>
        <w:rPr>
          <w:bCs/>
        </w:rPr>
        <w:t xml:space="preserve"> </w:t>
      </w:r>
      <w:r w:rsidR="00776ADE">
        <w:rPr>
          <w:bCs/>
        </w:rPr>
        <w:t>production</w:t>
      </w:r>
      <w:r>
        <w:rPr>
          <w:bCs/>
        </w:rPr>
        <w:t xml:space="preserve"> meter firmware</w:t>
      </w:r>
      <w:r w:rsidR="002319BD" w:rsidRPr="00C72D22">
        <w:rPr>
          <w:bCs/>
        </w:rPr>
        <w:t>.</w:t>
      </w:r>
    </w:p>
    <w:p w14:paraId="379D0F93" w14:textId="4A6B8FC2" w:rsidR="007352B9" w:rsidRPr="005632D0" w:rsidRDefault="00FE7BA1" w:rsidP="001B557E">
      <w:pPr>
        <w:pStyle w:val="ListParagraph"/>
        <w:numPr>
          <w:ilvl w:val="0"/>
          <w:numId w:val="16"/>
        </w:numPr>
        <w:rPr>
          <w:bCs/>
        </w:rPr>
      </w:pPr>
      <w:r w:rsidRPr="005632D0">
        <w:rPr>
          <w:bCs/>
        </w:rPr>
        <w:t xml:space="preserve">DPI requirement </w:t>
      </w:r>
      <w:r w:rsidR="005632D0" w:rsidRPr="005632D0">
        <w:rPr>
          <w:bCs/>
        </w:rPr>
        <w:t>coverage for functional test.</w:t>
      </w:r>
    </w:p>
    <w:p w14:paraId="71732D57" w14:textId="77777777" w:rsidR="001B557E" w:rsidRPr="00A4502F" w:rsidRDefault="001B557E" w:rsidP="001B557E"/>
    <w:p w14:paraId="67A01464" w14:textId="65D0667A" w:rsidR="00EE2AEE" w:rsidRDefault="00B536E0" w:rsidP="00082115">
      <w:r w:rsidRPr="00A4502F">
        <w:t xml:space="preserve">This document will not be updated post approval. Any deviation from the approved version of this document will be identified in </w:t>
      </w:r>
      <w:r w:rsidR="00A06CDD" w:rsidRPr="00A4502F">
        <w:t>the ‘</w:t>
      </w:r>
      <w:r w:rsidR="00334370">
        <w:rPr>
          <w:bCs/>
        </w:rPr>
        <w:t>Meter Firmware_R66_U1300</w:t>
      </w:r>
      <w:r w:rsidR="004843D6">
        <w:rPr>
          <w:bCs/>
        </w:rPr>
        <w:t>- Test Summary Report</w:t>
      </w:r>
      <w:r w:rsidRPr="00A4502F">
        <w:t>’.</w:t>
      </w:r>
    </w:p>
    <w:p w14:paraId="12F0D58A" w14:textId="77777777" w:rsidR="00EE2AEE" w:rsidRDefault="00EE2AEE" w:rsidP="00082115"/>
    <w:p w14:paraId="6A085C03" w14:textId="033B3F1C" w:rsidR="00F4055B" w:rsidRPr="00A4502F" w:rsidRDefault="00B536E0" w:rsidP="00082115">
      <w:pPr>
        <w:rPr>
          <w:lang w:val="en-US"/>
        </w:rPr>
      </w:pPr>
      <w:r w:rsidRPr="00A4502F">
        <w:t>Every effort has been made to ensure that this test plan is fit for purpose, achievable, efficient and adequately communicated. The test plan will be flexible to accommodate change where required and will feed into subsequent planning throughout the various test phases that will occur.</w:t>
      </w:r>
    </w:p>
    <w:p w14:paraId="0547A83B" w14:textId="77777777" w:rsidR="0040012C" w:rsidRPr="006A1C14" w:rsidRDefault="0040012C" w:rsidP="005155EB">
      <w:pPr>
        <w:rPr>
          <w:color w:val="0070C0"/>
          <w:szCs w:val="20"/>
        </w:rPr>
      </w:pPr>
    </w:p>
    <w:p w14:paraId="794B0C52" w14:textId="090BEC9E" w:rsidR="009C4540" w:rsidRPr="00082115" w:rsidRDefault="003846C7" w:rsidP="00082115">
      <w:pPr>
        <w:pStyle w:val="Heading1"/>
      </w:pPr>
      <w:bookmarkStart w:id="17" w:name="_Toc206758587"/>
      <w:r w:rsidRPr="00082115">
        <w:t>Test Approac</w:t>
      </w:r>
      <w:r w:rsidR="00367D00" w:rsidRPr="00082115">
        <w:t>h</w:t>
      </w:r>
      <w:bookmarkEnd w:id="17"/>
    </w:p>
    <w:p w14:paraId="1A324A16" w14:textId="77777777" w:rsidR="005C728D" w:rsidRDefault="005C728D" w:rsidP="009E040E">
      <w:pPr>
        <w:rPr>
          <w:szCs w:val="20"/>
        </w:rPr>
      </w:pPr>
    </w:p>
    <w:p w14:paraId="43B71028" w14:textId="7948C0CB" w:rsidR="009E040E" w:rsidRDefault="00960C91" w:rsidP="009E040E">
      <w:pPr>
        <w:rPr>
          <w:rFonts w:cs="Arial"/>
          <w:lang w:val="en-US"/>
        </w:rPr>
      </w:pPr>
      <w:r>
        <w:t xml:space="preserve">Testing will be </w:t>
      </w:r>
      <w:r w:rsidRPr="7E716A07">
        <w:rPr>
          <w:rFonts w:cs="Arial"/>
          <w:lang w:val="en-US"/>
        </w:rPr>
        <w:t xml:space="preserve">driven by a technical review of the </w:t>
      </w:r>
      <w:r w:rsidR="001C1346" w:rsidRPr="7E716A07">
        <w:rPr>
          <w:rFonts w:cs="Arial"/>
          <w:lang w:val="en-US"/>
        </w:rPr>
        <w:t>Meter F</w:t>
      </w:r>
      <w:r w:rsidR="00904CB6" w:rsidRPr="7E716A07">
        <w:rPr>
          <w:rFonts w:cs="Arial"/>
          <w:lang w:val="en-US"/>
        </w:rPr>
        <w:t>W</w:t>
      </w:r>
      <w:r w:rsidR="000A2D7B" w:rsidRPr="7E716A07">
        <w:rPr>
          <w:rFonts w:cs="Arial"/>
          <w:lang w:val="en-US"/>
        </w:rPr>
        <w:t>/UIQ/NIC FW</w:t>
      </w:r>
      <w:r w:rsidRPr="7E716A07">
        <w:rPr>
          <w:rFonts w:cs="Arial"/>
          <w:lang w:val="en-US"/>
        </w:rPr>
        <w:t xml:space="preserve"> release notes</w:t>
      </w:r>
      <w:r w:rsidR="00BD0E01" w:rsidRPr="7E716A07">
        <w:rPr>
          <w:rFonts w:cs="Arial"/>
          <w:lang w:val="en-US"/>
        </w:rPr>
        <w:t xml:space="preserve"> as well as the test cases required</w:t>
      </w:r>
      <w:ins w:id="18" w:author="Arachchige, Percy" w:date="2025-08-22T03:37:00Z">
        <w:r w:rsidR="00BD0E01" w:rsidRPr="7E716A07">
          <w:rPr>
            <w:rFonts w:ascii="Segoe UI" w:eastAsia="Segoe UI" w:hAnsi="Segoe UI" w:cs="Segoe UI"/>
            <w:color w:val="333333"/>
            <w:sz w:val="18"/>
            <w:szCs w:val="18"/>
            <w:lang w:val="en-US"/>
          </w:rPr>
          <w:t xml:space="preserve"> </w:t>
        </w:r>
        <w:r w:rsidR="7B694972" w:rsidRPr="7E716A07">
          <w:rPr>
            <w:rFonts w:ascii="Segoe UI" w:eastAsia="Segoe UI" w:hAnsi="Segoe UI" w:cs="Segoe UI"/>
            <w:noProof/>
            <w:color w:val="333333"/>
            <w:sz w:val="18"/>
            <w:szCs w:val="18"/>
            <w:lang w:val="en-US"/>
          </w:rPr>
          <w:t>This is first time I'm hearing that we upgrade a meter firmware to fix one issue but in realty we will deply this firmware to all meters.</w:t>
        </w:r>
      </w:ins>
      <w:r w:rsidR="00BD0E01" w:rsidRPr="7E716A07">
        <w:rPr>
          <w:rFonts w:cs="Arial"/>
          <w:noProof/>
          <w:lang w:val="en-US"/>
        </w:rPr>
        <w:t xml:space="preserve"> </w:t>
      </w:r>
      <w:r w:rsidR="00BD0E01" w:rsidRPr="7E716A07">
        <w:rPr>
          <w:rFonts w:cs="Arial"/>
          <w:lang w:val="en-US"/>
        </w:rPr>
        <w:t>to meet the DPI requirements.</w:t>
      </w:r>
      <w:r w:rsidR="003D6AE8" w:rsidRPr="7E716A07">
        <w:rPr>
          <w:rFonts w:cs="Arial"/>
          <w:lang w:val="en-US"/>
        </w:rPr>
        <w:t xml:space="preserve"> </w:t>
      </w:r>
      <w:r w:rsidR="009E040E" w:rsidRPr="7E716A07">
        <w:rPr>
          <w:rFonts w:cs="Arial"/>
          <w:lang w:val="en-US"/>
        </w:rPr>
        <w:t>This review will mark items for progression activities, functi</w:t>
      </w:r>
      <w:r w:rsidR="00CD412A" w:rsidRPr="7E716A07">
        <w:rPr>
          <w:rFonts w:cs="Arial"/>
          <w:lang w:val="en-US"/>
        </w:rPr>
        <w:t>o</w:t>
      </w:r>
      <w:r w:rsidR="009E040E" w:rsidRPr="7E716A07">
        <w:rPr>
          <w:rFonts w:cs="Arial"/>
          <w:lang w:val="en-US"/>
        </w:rPr>
        <w:t xml:space="preserve">nal testing candidates and grade their regression risk that will then feed into the test design and determine the focus </w:t>
      </w:r>
      <w:r w:rsidR="00755E2B" w:rsidRPr="7E716A07">
        <w:rPr>
          <w:rFonts w:cs="Arial"/>
          <w:lang w:val="en-US"/>
        </w:rPr>
        <w:t xml:space="preserve">of </w:t>
      </w:r>
      <w:r w:rsidR="009E040E" w:rsidRPr="7E716A07">
        <w:rPr>
          <w:rFonts w:cs="Arial"/>
          <w:lang w:val="en-US"/>
        </w:rPr>
        <w:t>regression areas to be verified</w:t>
      </w:r>
      <w:r w:rsidR="00FB1EC6" w:rsidRPr="7E716A07">
        <w:rPr>
          <w:rFonts w:cs="Arial"/>
          <w:lang w:val="en-US"/>
        </w:rPr>
        <w:t>.</w:t>
      </w:r>
    </w:p>
    <w:p w14:paraId="388CF89E" w14:textId="77777777" w:rsidR="00405BBB" w:rsidRPr="006A1C14" w:rsidRDefault="00405BBB" w:rsidP="009E040E">
      <w:pPr>
        <w:rPr>
          <w:rFonts w:cs="Arial"/>
          <w:noProof/>
          <w:szCs w:val="20"/>
          <w:lang w:val="en-US"/>
        </w:rPr>
      </w:pPr>
    </w:p>
    <w:p w14:paraId="7D16871F" w14:textId="0468F96C" w:rsidR="009E040E" w:rsidRPr="006A1C14" w:rsidRDefault="00FE5F05" w:rsidP="009E040E">
      <w:pPr>
        <w:rPr>
          <w:rFonts w:cs="Arial"/>
          <w:noProof/>
          <w:szCs w:val="20"/>
          <w:lang w:val="en-US"/>
        </w:rPr>
      </w:pPr>
      <w:r w:rsidRPr="006A1C14">
        <w:rPr>
          <w:rFonts w:cs="Arial"/>
          <w:noProof/>
          <w:szCs w:val="20"/>
          <w:lang w:val="en-US"/>
        </w:rPr>
        <w:t>D</w:t>
      </w:r>
      <w:r w:rsidR="009E040E" w:rsidRPr="006A1C14">
        <w:rPr>
          <w:rFonts w:cs="Arial"/>
          <w:noProof/>
          <w:szCs w:val="20"/>
          <w:lang w:val="en-US"/>
        </w:rPr>
        <w:t>efects that were deferred during previous testing, or currently open,</w:t>
      </w:r>
      <w:r w:rsidR="00C42142" w:rsidRPr="006A1C14">
        <w:rPr>
          <w:rFonts w:cs="Arial"/>
          <w:noProof/>
          <w:szCs w:val="20"/>
          <w:lang w:val="en-US"/>
        </w:rPr>
        <w:t xml:space="preserve"> </w:t>
      </w:r>
      <w:r w:rsidR="009E040E" w:rsidRPr="006A1C14">
        <w:rPr>
          <w:rFonts w:cs="Arial"/>
          <w:noProof/>
          <w:szCs w:val="20"/>
          <w:lang w:val="en-US"/>
        </w:rPr>
        <w:t xml:space="preserve">will </w:t>
      </w:r>
      <w:r w:rsidR="001E720D">
        <w:rPr>
          <w:rFonts w:cs="Arial"/>
          <w:noProof/>
          <w:szCs w:val="20"/>
          <w:lang w:val="en-US"/>
        </w:rPr>
        <w:t>not</w:t>
      </w:r>
      <w:r w:rsidR="009E040E" w:rsidRPr="006A1C14">
        <w:rPr>
          <w:rFonts w:cs="Arial"/>
          <w:noProof/>
          <w:szCs w:val="20"/>
          <w:lang w:val="en-US"/>
        </w:rPr>
        <w:t xml:space="preserve"> be tested </w:t>
      </w:r>
      <w:r w:rsidR="00B04D8D">
        <w:rPr>
          <w:rFonts w:cs="Arial"/>
          <w:noProof/>
          <w:szCs w:val="20"/>
          <w:lang w:val="en-US"/>
        </w:rPr>
        <w:t>except the already explained defects as R66 does not have chnages other than fixing those defects.</w:t>
      </w:r>
    </w:p>
    <w:p w14:paraId="631510E3" w14:textId="77777777" w:rsidR="00405BBB" w:rsidRDefault="00405BBB" w:rsidP="009E040E">
      <w:pPr>
        <w:rPr>
          <w:rFonts w:cs="Arial"/>
          <w:noProof/>
          <w:szCs w:val="20"/>
          <w:lang w:val="en-US"/>
        </w:rPr>
      </w:pPr>
    </w:p>
    <w:p w14:paraId="24F0F0AF" w14:textId="3949E394" w:rsidR="00D14711" w:rsidRDefault="00F7655E" w:rsidP="009E040E">
      <w:pPr>
        <w:rPr>
          <w:rFonts w:cs="Arial"/>
          <w:noProof/>
          <w:szCs w:val="20"/>
          <w:lang w:val="en-US"/>
        </w:rPr>
      </w:pPr>
      <w:r w:rsidRPr="006A1C14">
        <w:rPr>
          <w:rFonts w:cs="Arial"/>
          <w:noProof/>
          <w:szCs w:val="20"/>
          <w:lang w:val="en-US"/>
        </w:rPr>
        <w:t xml:space="preserve">In addition to progression and defect testing, </w:t>
      </w:r>
      <w:r w:rsidR="00852BD8">
        <w:rPr>
          <w:rFonts w:cs="Arial"/>
          <w:noProof/>
          <w:szCs w:val="20"/>
          <w:lang w:val="en-US"/>
        </w:rPr>
        <w:t>meter firmware</w:t>
      </w:r>
      <w:r w:rsidRPr="006A1C14">
        <w:rPr>
          <w:rFonts w:cs="Arial"/>
          <w:noProof/>
          <w:szCs w:val="20"/>
          <w:lang w:val="en-US"/>
        </w:rPr>
        <w:t xml:space="preserve"> testing will be conducted </w:t>
      </w:r>
      <w:r w:rsidR="00DC32E0" w:rsidRPr="006A1C14">
        <w:rPr>
          <w:rFonts w:cs="Arial"/>
          <w:noProof/>
          <w:szCs w:val="20"/>
          <w:lang w:val="en-US"/>
        </w:rPr>
        <w:t>on functions considered to be critical and used frequently.</w:t>
      </w:r>
      <w:r w:rsidR="003A5C63" w:rsidRPr="006A1C14">
        <w:rPr>
          <w:rFonts w:cs="Arial"/>
          <w:noProof/>
          <w:szCs w:val="20"/>
          <w:lang w:val="en-US"/>
        </w:rPr>
        <w:t xml:space="preserve"> </w:t>
      </w:r>
      <w:r w:rsidR="00405BBB">
        <w:rPr>
          <w:rFonts w:cs="Arial"/>
          <w:noProof/>
          <w:szCs w:val="20"/>
          <w:lang w:val="en-US"/>
        </w:rPr>
        <w:t>There are several test cases tha</w:t>
      </w:r>
      <w:r w:rsidR="00A11C0C">
        <w:rPr>
          <w:rFonts w:cs="Arial"/>
          <w:noProof/>
          <w:szCs w:val="20"/>
          <w:lang w:val="en-US"/>
        </w:rPr>
        <w:t xml:space="preserve">t are applicable to each meter type. These test cases shall be distributed to the meter types </w:t>
      </w:r>
      <w:r w:rsidR="00F12D34">
        <w:rPr>
          <w:rFonts w:cs="Arial"/>
          <w:noProof/>
          <w:szCs w:val="20"/>
          <w:lang w:val="en-US"/>
        </w:rPr>
        <w:t xml:space="preserve">depending on applicability. </w:t>
      </w:r>
    </w:p>
    <w:p w14:paraId="325B6648" w14:textId="77777777" w:rsidR="00D14711" w:rsidRDefault="00D14711" w:rsidP="009E040E">
      <w:pPr>
        <w:rPr>
          <w:rFonts w:cs="Arial"/>
          <w:noProof/>
          <w:szCs w:val="20"/>
          <w:lang w:val="en-US"/>
        </w:rPr>
      </w:pPr>
    </w:p>
    <w:p w14:paraId="4ECC8E25" w14:textId="4A4E212C" w:rsidR="00F7655E" w:rsidRPr="006A1C14" w:rsidRDefault="003A5C63" w:rsidP="009E040E">
      <w:pPr>
        <w:rPr>
          <w:rFonts w:cs="Arial"/>
          <w:noProof/>
          <w:szCs w:val="20"/>
          <w:lang w:val="en-US"/>
        </w:rPr>
      </w:pPr>
      <w:r w:rsidRPr="006A1C14">
        <w:rPr>
          <w:rFonts w:cs="Arial"/>
          <w:noProof/>
          <w:szCs w:val="20"/>
          <w:lang w:val="en-US"/>
        </w:rPr>
        <w:t>See Appendix on the tests to be executed..</w:t>
      </w:r>
    </w:p>
    <w:p w14:paraId="68D1719D" w14:textId="34C283F0" w:rsidR="00181BEF" w:rsidRDefault="00181BEF" w:rsidP="00181BEF">
      <w:pPr>
        <w:pStyle w:val="Heading2"/>
      </w:pPr>
      <w:bookmarkStart w:id="19" w:name="_Toc206758588"/>
      <w:r>
        <w:t>Test Desi</w:t>
      </w:r>
      <w:r w:rsidR="00745173">
        <w:t>g</w:t>
      </w:r>
      <w:r>
        <w:t>n</w:t>
      </w:r>
      <w:bookmarkEnd w:id="19"/>
    </w:p>
    <w:p w14:paraId="2E47381B" w14:textId="692A08FC" w:rsidR="00745173" w:rsidRDefault="00745173" w:rsidP="00745173">
      <w:pPr>
        <w:rPr>
          <w:rFonts w:cs="Arial"/>
          <w:noProof/>
          <w:szCs w:val="20"/>
          <w:lang w:val="en-US"/>
        </w:rPr>
      </w:pPr>
      <w:r w:rsidRPr="006A1C14">
        <w:rPr>
          <w:rFonts w:cs="Arial"/>
          <w:noProof/>
          <w:szCs w:val="20"/>
          <w:lang w:val="en-US"/>
        </w:rPr>
        <w:t xml:space="preserve">Tests that were designed </w:t>
      </w:r>
      <w:r w:rsidR="00603874" w:rsidRPr="006A1C14">
        <w:rPr>
          <w:rFonts w:cs="Arial"/>
          <w:noProof/>
          <w:szCs w:val="20"/>
          <w:lang w:val="en-US"/>
        </w:rPr>
        <w:t xml:space="preserve">in </w:t>
      </w:r>
      <w:r w:rsidRPr="006A1C14">
        <w:rPr>
          <w:rFonts w:cs="Arial"/>
          <w:noProof/>
          <w:szCs w:val="20"/>
          <w:lang w:val="en-US"/>
        </w:rPr>
        <w:t xml:space="preserve">the </w:t>
      </w:r>
      <w:r w:rsidR="00AE28DC">
        <w:rPr>
          <w:rFonts w:cs="Arial"/>
          <w:noProof/>
          <w:szCs w:val="20"/>
          <w:lang w:val="en-US"/>
        </w:rPr>
        <w:t xml:space="preserve">previous testing </w:t>
      </w:r>
      <w:r w:rsidR="00603874" w:rsidRPr="006A1C14">
        <w:rPr>
          <w:rFonts w:cs="Arial"/>
          <w:noProof/>
          <w:szCs w:val="20"/>
          <w:lang w:val="en-US"/>
        </w:rPr>
        <w:t>shall be re-used based on the scope</w:t>
      </w:r>
      <w:r w:rsidR="00DB6179" w:rsidRPr="006A1C14">
        <w:rPr>
          <w:rFonts w:cs="Arial"/>
          <w:noProof/>
          <w:szCs w:val="20"/>
          <w:lang w:val="en-US"/>
        </w:rPr>
        <w:t>.</w:t>
      </w:r>
    </w:p>
    <w:p w14:paraId="6386C921" w14:textId="77777777" w:rsidR="005C728D" w:rsidRPr="006A1C14" w:rsidRDefault="005C728D" w:rsidP="00745173">
      <w:pPr>
        <w:rPr>
          <w:rFonts w:cs="Arial"/>
          <w:noProof/>
          <w:szCs w:val="20"/>
          <w:lang w:val="en-US"/>
        </w:rPr>
      </w:pPr>
    </w:p>
    <w:p w14:paraId="04488EDF" w14:textId="512A763E" w:rsidR="00DB6179" w:rsidRDefault="00DB6179" w:rsidP="00745173">
      <w:pPr>
        <w:rPr>
          <w:rFonts w:cs="Arial"/>
          <w:noProof/>
          <w:szCs w:val="20"/>
          <w:lang w:val="en-US"/>
        </w:rPr>
      </w:pPr>
      <w:r w:rsidRPr="006A1C14">
        <w:rPr>
          <w:rFonts w:cs="Arial"/>
          <w:noProof/>
          <w:szCs w:val="20"/>
          <w:lang w:val="en-US"/>
        </w:rPr>
        <w:t xml:space="preserve">New test cases shall be designed </w:t>
      </w:r>
      <w:r w:rsidR="00D60AAB" w:rsidRPr="006A1C14">
        <w:rPr>
          <w:rFonts w:cs="Arial"/>
          <w:noProof/>
          <w:szCs w:val="20"/>
          <w:lang w:val="en-US"/>
        </w:rPr>
        <w:t>if necessary for any new features.</w:t>
      </w:r>
    </w:p>
    <w:p w14:paraId="4CF166E0" w14:textId="77777777" w:rsidR="005C728D" w:rsidRPr="006A1C14" w:rsidRDefault="005C728D" w:rsidP="00745173">
      <w:pPr>
        <w:rPr>
          <w:rFonts w:cs="Arial"/>
          <w:noProof/>
          <w:szCs w:val="20"/>
          <w:lang w:val="en-US"/>
        </w:rPr>
      </w:pPr>
    </w:p>
    <w:p w14:paraId="6B381447" w14:textId="59DB39C7" w:rsidR="00D60AAB" w:rsidRPr="006A1C14" w:rsidRDefault="00C73586" w:rsidP="00745173">
      <w:pPr>
        <w:rPr>
          <w:rFonts w:cs="Arial"/>
          <w:noProof/>
          <w:szCs w:val="20"/>
          <w:lang w:val="en-US"/>
        </w:rPr>
      </w:pPr>
      <w:r w:rsidRPr="006A1C14">
        <w:rPr>
          <w:rFonts w:cs="Arial"/>
          <w:noProof/>
          <w:szCs w:val="20"/>
          <w:lang w:val="en-US"/>
        </w:rPr>
        <w:t xml:space="preserve">Defects </w:t>
      </w:r>
      <w:r w:rsidR="00A72198">
        <w:rPr>
          <w:rFonts w:cs="Arial"/>
          <w:noProof/>
          <w:szCs w:val="20"/>
          <w:lang w:val="en-US"/>
        </w:rPr>
        <w:t xml:space="preserve">those are </w:t>
      </w:r>
      <w:r w:rsidR="00CC19BE">
        <w:rPr>
          <w:rFonts w:cs="Arial"/>
          <w:noProof/>
          <w:szCs w:val="20"/>
          <w:lang w:val="en-US"/>
        </w:rPr>
        <w:t>associated</w:t>
      </w:r>
      <w:r w:rsidRPr="006A1C14">
        <w:rPr>
          <w:rFonts w:cs="Arial"/>
          <w:noProof/>
          <w:szCs w:val="20"/>
          <w:lang w:val="en-US"/>
        </w:rPr>
        <w:t xml:space="preserve"> </w:t>
      </w:r>
      <w:r w:rsidR="00A72198">
        <w:rPr>
          <w:rFonts w:cs="Arial"/>
          <w:noProof/>
          <w:szCs w:val="20"/>
          <w:lang w:val="en-US"/>
        </w:rPr>
        <w:t xml:space="preserve">with previous failed </w:t>
      </w:r>
      <w:r w:rsidRPr="006A1C14">
        <w:rPr>
          <w:rFonts w:cs="Arial"/>
          <w:noProof/>
          <w:szCs w:val="20"/>
          <w:lang w:val="en-US"/>
        </w:rPr>
        <w:t xml:space="preserve">test case </w:t>
      </w:r>
      <w:r w:rsidR="00A72198">
        <w:rPr>
          <w:rFonts w:cs="Arial"/>
          <w:noProof/>
          <w:szCs w:val="20"/>
          <w:lang w:val="en-US"/>
        </w:rPr>
        <w:t xml:space="preserve">or </w:t>
      </w:r>
      <w:r w:rsidR="00533267">
        <w:rPr>
          <w:rFonts w:cs="Arial"/>
          <w:noProof/>
          <w:szCs w:val="20"/>
          <w:lang w:val="en-US"/>
        </w:rPr>
        <w:t xml:space="preserve">associated with the previous </w:t>
      </w:r>
      <w:r w:rsidR="00306A1F">
        <w:rPr>
          <w:rFonts w:cs="Arial"/>
          <w:noProof/>
          <w:szCs w:val="20"/>
          <w:lang w:val="en-US"/>
        </w:rPr>
        <w:t>meter firmware issues</w:t>
      </w:r>
      <w:r w:rsidR="00533267">
        <w:rPr>
          <w:rFonts w:cs="Arial"/>
          <w:noProof/>
          <w:szCs w:val="20"/>
          <w:lang w:val="en-US"/>
        </w:rPr>
        <w:t xml:space="preserve">, will </w:t>
      </w:r>
      <w:r w:rsidR="00EA4205">
        <w:rPr>
          <w:rFonts w:cs="Arial"/>
          <w:noProof/>
          <w:szCs w:val="20"/>
          <w:lang w:val="en-US"/>
        </w:rPr>
        <w:t xml:space="preserve">not </w:t>
      </w:r>
      <w:r w:rsidR="00533267">
        <w:rPr>
          <w:rFonts w:cs="Arial"/>
          <w:noProof/>
          <w:szCs w:val="20"/>
          <w:lang w:val="en-US"/>
        </w:rPr>
        <w:t>be</w:t>
      </w:r>
      <w:r w:rsidR="006961E5" w:rsidRPr="006A1C14">
        <w:rPr>
          <w:rFonts w:cs="Arial"/>
          <w:noProof/>
          <w:szCs w:val="20"/>
          <w:lang w:val="en-US"/>
        </w:rPr>
        <w:t xml:space="preserve"> included in the test execution </w:t>
      </w:r>
      <w:r w:rsidR="00282A9F" w:rsidRPr="006A1C14">
        <w:rPr>
          <w:rFonts w:cs="Arial"/>
          <w:noProof/>
          <w:szCs w:val="20"/>
          <w:lang w:val="en-US"/>
        </w:rPr>
        <w:t>statistics</w:t>
      </w:r>
      <w:r w:rsidR="002A362C">
        <w:rPr>
          <w:rFonts w:cs="Arial"/>
          <w:noProof/>
          <w:szCs w:val="20"/>
          <w:lang w:val="en-US"/>
        </w:rPr>
        <w:t xml:space="preserve"> for this specific execution</w:t>
      </w:r>
      <w:r w:rsidR="007B7A6D" w:rsidRPr="006A1C14">
        <w:rPr>
          <w:rFonts w:cs="Arial"/>
          <w:noProof/>
          <w:szCs w:val="20"/>
          <w:lang w:val="en-US"/>
        </w:rPr>
        <w:t>.</w:t>
      </w:r>
    </w:p>
    <w:p w14:paraId="0374A365" w14:textId="2AF4A472" w:rsidR="00C77861" w:rsidRDefault="00C77861" w:rsidP="00C77861">
      <w:pPr>
        <w:pStyle w:val="Heading2"/>
      </w:pPr>
      <w:bookmarkStart w:id="20" w:name="_Toc206758589"/>
      <w:r>
        <w:lastRenderedPageBreak/>
        <w:t>Test Execution</w:t>
      </w:r>
      <w:bookmarkEnd w:id="20"/>
    </w:p>
    <w:p w14:paraId="56BB3BD2" w14:textId="3A88A78B" w:rsidR="005E3CAA" w:rsidRPr="006A1C14" w:rsidRDefault="005E3CAA" w:rsidP="005155EB">
      <w:pPr>
        <w:rPr>
          <w:color w:val="0070C0"/>
          <w:szCs w:val="20"/>
        </w:rPr>
      </w:pPr>
    </w:p>
    <w:p w14:paraId="03661A43" w14:textId="77777777" w:rsidR="0012727C" w:rsidRDefault="002A1307" w:rsidP="002A1307">
      <w:pPr>
        <w:rPr>
          <w:szCs w:val="20"/>
          <w:lang w:val="en-US"/>
        </w:rPr>
      </w:pPr>
      <w:r w:rsidRPr="006A1C14">
        <w:rPr>
          <w:szCs w:val="20"/>
          <w:lang w:val="en-US"/>
        </w:rPr>
        <w:t xml:space="preserve">All tests will be executed in ALM Test Lab where the actual result will be compared to the expected result of the test.  </w:t>
      </w:r>
      <w:r w:rsidR="00B141AE" w:rsidRPr="006A1C14">
        <w:rPr>
          <w:szCs w:val="20"/>
          <w:lang w:val="en-US"/>
        </w:rPr>
        <w:t xml:space="preserve">Fast run shall be </w:t>
      </w:r>
      <w:r w:rsidR="007D5B56" w:rsidRPr="006A1C14">
        <w:rPr>
          <w:szCs w:val="20"/>
          <w:lang w:val="en-US"/>
        </w:rPr>
        <w:t>used on some tests that were already executed in other test cases.</w:t>
      </w:r>
      <w:r w:rsidR="00C40E0D">
        <w:rPr>
          <w:szCs w:val="20"/>
          <w:lang w:val="en-US"/>
        </w:rPr>
        <w:t xml:space="preserve"> </w:t>
      </w:r>
    </w:p>
    <w:p w14:paraId="442CBE5B" w14:textId="77777777" w:rsidR="0012727C" w:rsidRDefault="0012727C" w:rsidP="002A1307">
      <w:pPr>
        <w:rPr>
          <w:szCs w:val="20"/>
          <w:lang w:val="en-US"/>
        </w:rPr>
      </w:pPr>
    </w:p>
    <w:p w14:paraId="66F9B2D6" w14:textId="362FA14E" w:rsidR="002A1307" w:rsidRPr="00DB3425" w:rsidRDefault="00225FF7" w:rsidP="002A1307">
      <w:pPr>
        <w:rPr>
          <w:color w:val="000000" w:themeColor="text1"/>
          <w:szCs w:val="20"/>
          <w:lang w:val="en-US"/>
        </w:rPr>
      </w:pPr>
      <w:r>
        <w:rPr>
          <w:color w:val="000000" w:themeColor="text1"/>
          <w:szCs w:val="20"/>
          <w:lang w:val="en-US"/>
        </w:rPr>
        <w:t>T</w:t>
      </w:r>
      <w:r w:rsidR="00936D20" w:rsidRPr="00DB3425">
        <w:rPr>
          <w:color w:val="000000" w:themeColor="text1"/>
          <w:szCs w:val="20"/>
          <w:lang w:val="en-US"/>
        </w:rPr>
        <w:t xml:space="preserve">est execution approach in the </w:t>
      </w:r>
      <w:r w:rsidR="00ED64D4" w:rsidRPr="00DB3425">
        <w:rPr>
          <w:color w:val="000000" w:themeColor="text1"/>
          <w:szCs w:val="20"/>
          <w:lang w:val="en-US"/>
        </w:rPr>
        <w:t>p</w:t>
      </w:r>
      <w:r w:rsidR="00BD0E01" w:rsidRPr="00DB3425">
        <w:rPr>
          <w:color w:val="000000" w:themeColor="text1"/>
          <w:szCs w:val="20"/>
          <w:lang w:val="en-US"/>
        </w:rPr>
        <w:t xml:space="preserve">revious </w:t>
      </w:r>
      <w:r w:rsidR="00936D20" w:rsidRPr="00DB3425">
        <w:rPr>
          <w:color w:val="000000" w:themeColor="text1"/>
          <w:szCs w:val="20"/>
          <w:lang w:val="en-US"/>
        </w:rPr>
        <w:t>project</w:t>
      </w:r>
      <w:r w:rsidR="00BD0E01" w:rsidRPr="00DB3425">
        <w:rPr>
          <w:color w:val="000000" w:themeColor="text1"/>
          <w:szCs w:val="20"/>
          <w:lang w:val="en-US"/>
        </w:rPr>
        <w:t>s</w:t>
      </w:r>
      <w:r w:rsidR="00260072">
        <w:rPr>
          <w:color w:val="000000" w:themeColor="text1"/>
          <w:szCs w:val="20"/>
          <w:lang w:val="en-US"/>
        </w:rPr>
        <w:t xml:space="preserve"> had been </w:t>
      </w:r>
      <w:r w:rsidR="00FA530D">
        <w:rPr>
          <w:color w:val="000000" w:themeColor="text1"/>
          <w:szCs w:val="20"/>
          <w:lang w:val="en-US"/>
        </w:rPr>
        <w:t>i.e.,</w:t>
      </w:r>
      <w:r w:rsidR="001D1F18" w:rsidRPr="00DB3425">
        <w:rPr>
          <w:color w:val="000000" w:themeColor="text1"/>
          <w:szCs w:val="20"/>
          <w:lang w:val="en-US"/>
        </w:rPr>
        <w:t xml:space="preserve"> tests that are common to both UE and VPN </w:t>
      </w:r>
      <w:r w:rsidR="00260072">
        <w:rPr>
          <w:color w:val="000000" w:themeColor="text1"/>
          <w:szCs w:val="20"/>
          <w:lang w:val="en-US"/>
        </w:rPr>
        <w:t>are</w:t>
      </w:r>
      <w:r w:rsidR="001D1F18" w:rsidRPr="00DB3425">
        <w:rPr>
          <w:color w:val="000000" w:themeColor="text1"/>
          <w:szCs w:val="20"/>
          <w:lang w:val="en-US"/>
        </w:rPr>
        <w:t xml:space="preserve"> executed on only one environment</w:t>
      </w:r>
      <w:r w:rsidR="00125001" w:rsidRPr="00DB3425">
        <w:rPr>
          <w:color w:val="000000" w:themeColor="text1"/>
          <w:szCs w:val="20"/>
          <w:lang w:val="en-US"/>
        </w:rPr>
        <w:t xml:space="preserve">, either UE or VPN. </w:t>
      </w:r>
      <w:r w:rsidR="004C6C70">
        <w:rPr>
          <w:color w:val="000000" w:themeColor="text1"/>
          <w:szCs w:val="20"/>
          <w:lang w:val="en-US"/>
        </w:rPr>
        <w:t xml:space="preserve">For this testing UIQ </w:t>
      </w:r>
      <w:r w:rsidR="00AD222A">
        <w:rPr>
          <w:color w:val="000000" w:themeColor="text1"/>
          <w:szCs w:val="20"/>
          <w:lang w:val="en-US"/>
        </w:rPr>
        <w:t>D</w:t>
      </w:r>
      <w:r w:rsidR="004C6C70">
        <w:rPr>
          <w:color w:val="000000" w:themeColor="text1"/>
          <w:szCs w:val="20"/>
          <w:lang w:val="en-US"/>
        </w:rPr>
        <w:t>ev environment will be used.</w:t>
      </w:r>
    </w:p>
    <w:p w14:paraId="79274FFC" w14:textId="77777777" w:rsidR="00AB35EE" w:rsidRDefault="00AB35EE" w:rsidP="002A1307">
      <w:pPr>
        <w:rPr>
          <w:szCs w:val="20"/>
          <w:lang w:val="en-US"/>
        </w:rPr>
      </w:pPr>
    </w:p>
    <w:p w14:paraId="144EA4F2" w14:textId="22FA58A4" w:rsidR="002A1307" w:rsidRPr="006A1C14" w:rsidRDefault="002A1307" w:rsidP="002A1307">
      <w:pPr>
        <w:rPr>
          <w:szCs w:val="20"/>
          <w:lang w:val="en-US"/>
        </w:rPr>
      </w:pPr>
      <w:r w:rsidRPr="006A1C14">
        <w:rPr>
          <w:szCs w:val="20"/>
          <w:lang w:val="en-US"/>
        </w:rPr>
        <w:t>Where a discrepancy between the expected and the actual result occurs, the test will be assigned a failed status and a defect will be raised, the defect will be linked to the test case continuing traceability between the requirement driving the test and the defect associated with the test.</w:t>
      </w:r>
    </w:p>
    <w:p w14:paraId="1ACDE029" w14:textId="77777777" w:rsidR="00AB35EE" w:rsidRDefault="00AB35EE" w:rsidP="002A1307">
      <w:pPr>
        <w:rPr>
          <w:szCs w:val="20"/>
          <w:lang w:val="en-US"/>
        </w:rPr>
      </w:pPr>
    </w:p>
    <w:p w14:paraId="281A8C4A" w14:textId="7667CA7C" w:rsidR="002A1307" w:rsidRPr="006A1C14" w:rsidRDefault="002A1307" w:rsidP="002A1307">
      <w:pPr>
        <w:rPr>
          <w:szCs w:val="20"/>
          <w:lang w:val="en-US"/>
        </w:rPr>
      </w:pPr>
      <w:r w:rsidRPr="006A1C14">
        <w:rPr>
          <w:szCs w:val="20"/>
          <w:lang w:val="en-US"/>
        </w:rPr>
        <w:t xml:space="preserve">Additional </w:t>
      </w:r>
      <w:del w:id="21" w:author="Watson, Graeme" w:date="2025-08-22T14:50:00Z" w16du:dateUtc="2025-08-22T04:50:00Z">
        <w:r w:rsidRPr="006A1C14">
          <w:rPr>
            <w:szCs w:val="20"/>
            <w:lang w:val="en-US"/>
          </w:rPr>
          <w:delText>detail</w:delText>
        </w:r>
      </w:del>
      <w:ins w:id="22" w:author="Watson, Graeme" w:date="2025-08-22T14:50:00Z" w16du:dateUtc="2025-08-22T04:50:00Z">
        <w:r w:rsidR="00BA5E33" w:rsidRPr="006A1C14">
          <w:rPr>
            <w:szCs w:val="20"/>
            <w:lang w:val="en-US"/>
          </w:rPr>
          <w:t>details</w:t>
        </w:r>
      </w:ins>
      <w:r w:rsidRPr="006A1C14">
        <w:rPr>
          <w:szCs w:val="20"/>
          <w:lang w:val="en-US"/>
        </w:rPr>
        <w:t xml:space="preserve"> relating to defect administration and management </w:t>
      </w:r>
      <w:del w:id="23" w:author="Watson, Graeme" w:date="2025-08-22T14:51:00Z" w16du:dateUtc="2025-08-22T04:51:00Z">
        <w:r w:rsidRPr="006A1C14">
          <w:rPr>
            <w:szCs w:val="20"/>
            <w:lang w:val="en-US"/>
          </w:rPr>
          <w:delText>is</w:delText>
        </w:r>
      </w:del>
      <w:ins w:id="24" w:author="Watson, Graeme" w:date="2025-08-22T14:51:00Z" w16du:dateUtc="2025-08-22T04:51:00Z">
        <w:r w:rsidR="00BA5E33" w:rsidRPr="006A1C14">
          <w:rPr>
            <w:szCs w:val="20"/>
            <w:lang w:val="en-US"/>
          </w:rPr>
          <w:t>are</w:t>
        </w:r>
      </w:ins>
      <w:r w:rsidRPr="006A1C14">
        <w:rPr>
          <w:szCs w:val="20"/>
          <w:lang w:val="en-US"/>
        </w:rPr>
        <w:t xml:space="preserve"> discussed </w:t>
      </w:r>
      <w:r w:rsidR="00282E87" w:rsidRPr="006A1C14">
        <w:rPr>
          <w:szCs w:val="20"/>
          <w:lang w:val="en-US"/>
        </w:rPr>
        <w:t xml:space="preserve">later in </w:t>
      </w:r>
      <w:r w:rsidRPr="006A1C14">
        <w:rPr>
          <w:szCs w:val="20"/>
          <w:lang w:val="en-US"/>
        </w:rPr>
        <w:t>this document.</w:t>
      </w:r>
    </w:p>
    <w:p w14:paraId="1D84CB73" w14:textId="1B67FBEE" w:rsidR="002A1307" w:rsidRPr="006A1C14" w:rsidRDefault="002A1307" w:rsidP="002A1307">
      <w:pPr>
        <w:rPr>
          <w:szCs w:val="20"/>
          <w:lang w:val="en-US"/>
        </w:rPr>
      </w:pPr>
      <w:r w:rsidRPr="006A1C14">
        <w:rPr>
          <w:szCs w:val="20"/>
          <w:lang w:val="en-US"/>
        </w:rPr>
        <w:t xml:space="preserve">During </w:t>
      </w:r>
      <w:r w:rsidR="00677E7A" w:rsidRPr="006A1C14">
        <w:rPr>
          <w:szCs w:val="20"/>
          <w:lang w:val="en-US"/>
        </w:rPr>
        <w:t>execution,</w:t>
      </w:r>
      <w:r w:rsidRPr="006A1C14">
        <w:rPr>
          <w:szCs w:val="20"/>
          <w:lang w:val="en-US"/>
        </w:rPr>
        <w:t xml:space="preserve"> the test status indicates the current state of each test below is the list of test statuses and descriptions to be used.</w:t>
      </w:r>
    </w:p>
    <w:p w14:paraId="0A7DC915" w14:textId="77777777" w:rsidR="002A1307" w:rsidRPr="006A1C14" w:rsidRDefault="002A1307" w:rsidP="002A1307">
      <w:pPr>
        <w:rPr>
          <w:szCs w:val="20"/>
          <w:lang w:val="en-US"/>
        </w:rPr>
      </w:pPr>
    </w:p>
    <w:tbl>
      <w:tblPr>
        <w:tblStyle w:val="TableProfessional"/>
        <w:tblW w:w="9493" w:type="dxa"/>
        <w:tblLayout w:type="fixed"/>
        <w:tblLook w:val="04A0" w:firstRow="1" w:lastRow="0" w:firstColumn="1" w:lastColumn="0" w:noHBand="0" w:noVBand="1"/>
      </w:tblPr>
      <w:tblGrid>
        <w:gridCol w:w="1696"/>
        <w:gridCol w:w="7797"/>
      </w:tblGrid>
      <w:tr w:rsidR="002A1307" w:rsidRPr="006A1C14" w14:paraId="030F9377" w14:textId="77777777" w:rsidTr="00F454C0">
        <w:trPr>
          <w:cnfStyle w:val="100000000000" w:firstRow="1" w:lastRow="0" w:firstColumn="0" w:lastColumn="0" w:oddVBand="0" w:evenVBand="0" w:oddHBand="0" w:evenHBand="0" w:firstRowFirstColumn="0" w:firstRowLastColumn="0" w:lastRowFirstColumn="0" w:lastRowLastColumn="0"/>
          <w:trHeight w:val="219"/>
        </w:trPr>
        <w:tc>
          <w:tcPr>
            <w:tcW w:w="1696" w:type="dxa"/>
            <w:vAlign w:val="center"/>
          </w:tcPr>
          <w:p w14:paraId="1697D6FD" w14:textId="77777777" w:rsidR="002A1307" w:rsidRPr="006A1C14" w:rsidRDefault="002A1307" w:rsidP="002E4238">
            <w:pPr>
              <w:rPr>
                <w:bCs w:val="0"/>
                <w:szCs w:val="20"/>
                <w:lang w:val="en-US"/>
              </w:rPr>
            </w:pPr>
            <w:r w:rsidRPr="006A1C14">
              <w:rPr>
                <w:bCs w:val="0"/>
                <w:szCs w:val="20"/>
                <w:lang w:val="en-US"/>
              </w:rPr>
              <w:t>Status</w:t>
            </w:r>
          </w:p>
        </w:tc>
        <w:tc>
          <w:tcPr>
            <w:tcW w:w="7797" w:type="dxa"/>
            <w:vAlign w:val="center"/>
          </w:tcPr>
          <w:p w14:paraId="5A1F6FC4" w14:textId="77777777" w:rsidR="002A1307" w:rsidRPr="006A1C14" w:rsidRDefault="002A1307" w:rsidP="002E4238">
            <w:pPr>
              <w:rPr>
                <w:bCs w:val="0"/>
                <w:szCs w:val="20"/>
                <w:lang w:val="en-US"/>
              </w:rPr>
            </w:pPr>
            <w:r w:rsidRPr="006A1C14">
              <w:rPr>
                <w:bCs w:val="0"/>
                <w:szCs w:val="20"/>
                <w:lang w:val="en-US"/>
              </w:rPr>
              <w:t>Definition</w:t>
            </w:r>
          </w:p>
        </w:tc>
      </w:tr>
      <w:tr w:rsidR="002A1307" w:rsidRPr="006A1C14" w14:paraId="4277AAE2" w14:textId="77777777" w:rsidTr="00F454C0">
        <w:trPr>
          <w:trHeight w:val="219"/>
        </w:trPr>
        <w:tc>
          <w:tcPr>
            <w:tcW w:w="1696" w:type="dxa"/>
            <w:vAlign w:val="center"/>
          </w:tcPr>
          <w:p w14:paraId="0798E6DE" w14:textId="77777777" w:rsidR="002A1307" w:rsidRPr="006A1C14" w:rsidRDefault="002A1307" w:rsidP="002E4238">
            <w:pPr>
              <w:rPr>
                <w:b/>
                <w:bCs/>
                <w:szCs w:val="20"/>
                <w:lang w:val="en-US"/>
              </w:rPr>
            </w:pPr>
            <w:r w:rsidRPr="006A1C14">
              <w:rPr>
                <w:b/>
                <w:bCs/>
                <w:szCs w:val="20"/>
                <w:lang w:val="en-US"/>
              </w:rPr>
              <w:t>No Run</w:t>
            </w:r>
          </w:p>
        </w:tc>
        <w:tc>
          <w:tcPr>
            <w:tcW w:w="7797" w:type="dxa"/>
            <w:vAlign w:val="center"/>
          </w:tcPr>
          <w:p w14:paraId="0FDD93B1" w14:textId="77777777" w:rsidR="002A1307" w:rsidRPr="006A1C14" w:rsidRDefault="002A1307" w:rsidP="002E4238">
            <w:pPr>
              <w:rPr>
                <w:szCs w:val="20"/>
                <w:lang w:val="en-US"/>
              </w:rPr>
            </w:pPr>
            <w:r w:rsidRPr="006A1C14">
              <w:rPr>
                <w:szCs w:val="20"/>
                <w:lang w:val="en-US"/>
              </w:rPr>
              <w:t>The test has not been executed.</w:t>
            </w:r>
          </w:p>
        </w:tc>
      </w:tr>
      <w:tr w:rsidR="002A1307" w:rsidRPr="006A1C14" w14:paraId="6ABFF622" w14:textId="77777777" w:rsidTr="00F454C0">
        <w:trPr>
          <w:trHeight w:val="219"/>
        </w:trPr>
        <w:tc>
          <w:tcPr>
            <w:tcW w:w="1696" w:type="dxa"/>
            <w:vAlign w:val="center"/>
          </w:tcPr>
          <w:p w14:paraId="03E37689" w14:textId="77777777" w:rsidR="002A1307" w:rsidRPr="006A1C14" w:rsidRDefault="002A1307" w:rsidP="002E4238">
            <w:pPr>
              <w:rPr>
                <w:b/>
                <w:bCs/>
                <w:szCs w:val="20"/>
                <w:lang w:val="en-US"/>
              </w:rPr>
            </w:pPr>
            <w:r w:rsidRPr="006A1C14">
              <w:rPr>
                <w:b/>
                <w:bCs/>
                <w:szCs w:val="20"/>
                <w:lang w:val="en-US"/>
              </w:rPr>
              <w:t>Passed</w:t>
            </w:r>
          </w:p>
        </w:tc>
        <w:tc>
          <w:tcPr>
            <w:tcW w:w="7797" w:type="dxa"/>
            <w:vAlign w:val="center"/>
          </w:tcPr>
          <w:p w14:paraId="48471A12" w14:textId="424AE31A" w:rsidR="002A1307" w:rsidRPr="006A1C14" w:rsidRDefault="002A1307" w:rsidP="002E4238">
            <w:pPr>
              <w:rPr>
                <w:szCs w:val="20"/>
                <w:lang w:val="en-US"/>
              </w:rPr>
            </w:pPr>
            <w:r w:rsidRPr="006A1C14">
              <w:rPr>
                <w:szCs w:val="20"/>
                <w:lang w:val="en-US"/>
              </w:rPr>
              <w:t xml:space="preserve">The test has been </w:t>
            </w:r>
            <w:r w:rsidR="0081301C" w:rsidRPr="006A1C14">
              <w:rPr>
                <w:szCs w:val="20"/>
                <w:lang w:val="en-US"/>
              </w:rPr>
              <w:t>executed,</w:t>
            </w:r>
            <w:r w:rsidRPr="006A1C14">
              <w:rPr>
                <w:szCs w:val="20"/>
                <w:lang w:val="en-US"/>
              </w:rPr>
              <w:t xml:space="preserve"> and the result is as expected.</w:t>
            </w:r>
          </w:p>
        </w:tc>
      </w:tr>
      <w:tr w:rsidR="002A1307" w:rsidRPr="006A1C14" w14:paraId="35D18531" w14:textId="77777777" w:rsidTr="00F454C0">
        <w:trPr>
          <w:trHeight w:val="219"/>
        </w:trPr>
        <w:tc>
          <w:tcPr>
            <w:tcW w:w="1696" w:type="dxa"/>
            <w:vAlign w:val="center"/>
          </w:tcPr>
          <w:p w14:paraId="61526F22" w14:textId="77777777" w:rsidR="002A1307" w:rsidRPr="006A1C14" w:rsidRDefault="002A1307" w:rsidP="002E4238">
            <w:pPr>
              <w:rPr>
                <w:b/>
                <w:bCs/>
                <w:szCs w:val="20"/>
                <w:lang w:val="en-US"/>
              </w:rPr>
            </w:pPr>
            <w:r w:rsidRPr="006A1C14">
              <w:rPr>
                <w:b/>
                <w:bCs/>
                <w:szCs w:val="20"/>
                <w:lang w:val="en-US"/>
              </w:rPr>
              <w:t>Failed</w:t>
            </w:r>
          </w:p>
        </w:tc>
        <w:tc>
          <w:tcPr>
            <w:tcW w:w="7797" w:type="dxa"/>
            <w:vAlign w:val="center"/>
          </w:tcPr>
          <w:p w14:paraId="327E6410" w14:textId="77777777" w:rsidR="002A1307" w:rsidRPr="006A1C14" w:rsidRDefault="002A1307" w:rsidP="002E4238">
            <w:pPr>
              <w:rPr>
                <w:szCs w:val="20"/>
                <w:lang w:val="en-US"/>
              </w:rPr>
            </w:pPr>
            <w:r w:rsidRPr="006A1C14">
              <w:rPr>
                <w:szCs w:val="20"/>
                <w:lang w:val="en-US"/>
              </w:rPr>
              <w:t>The test has been executed in part or in whole and a defect has been identified.</w:t>
            </w:r>
          </w:p>
        </w:tc>
      </w:tr>
      <w:tr w:rsidR="002A1307" w:rsidRPr="006A1C14" w14:paraId="28BC1EBB" w14:textId="77777777" w:rsidTr="00F454C0">
        <w:trPr>
          <w:trHeight w:val="219"/>
        </w:trPr>
        <w:tc>
          <w:tcPr>
            <w:tcW w:w="1696" w:type="dxa"/>
            <w:vAlign w:val="center"/>
          </w:tcPr>
          <w:p w14:paraId="41EF784D" w14:textId="77777777" w:rsidR="002A1307" w:rsidRPr="006A1C14" w:rsidRDefault="002A1307" w:rsidP="002E4238">
            <w:pPr>
              <w:rPr>
                <w:b/>
                <w:bCs/>
                <w:szCs w:val="20"/>
                <w:lang w:val="en-US"/>
              </w:rPr>
            </w:pPr>
            <w:r w:rsidRPr="006A1C14">
              <w:rPr>
                <w:b/>
                <w:bCs/>
                <w:szCs w:val="20"/>
                <w:lang w:val="en-US"/>
              </w:rPr>
              <w:t>Blocked</w:t>
            </w:r>
          </w:p>
        </w:tc>
        <w:tc>
          <w:tcPr>
            <w:tcW w:w="7797" w:type="dxa"/>
            <w:vAlign w:val="center"/>
          </w:tcPr>
          <w:p w14:paraId="1AE6F119" w14:textId="77777777" w:rsidR="002A1307" w:rsidRPr="006A1C14" w:rsidRDefault="002A1307" w:rsidP="002E4238">
            <w:pPr>
              <w:rPr>
                <w:szCs w:val="20"/>
                <w:lang w:val="en-US"/>
              </w:rPr>
            </w:pPr>
            <w:r w:rsidRPr="006A1C14">
              <w:rPr>
                <w:szCs w:val="20"/>
                <w:lang w:val="en-US"/>
              </w:rPr>
              <w:t>A defect, other test, environment issue or pending deployment is preventing this test from being executed.</w:t>
            </w:r>
          </w:p>
        </w:tc>
      </w:tr>
      <w:tr w:rsidR="002A1307" w:rsidRPr="006A1C14" w14:paraId="346045BF" w14:textId="77777777" w:rsidTr="00F454C0">
        <w:trPr>
          <w:trHeight w:val="219"/>
        </w:trPr>
        <w:tc>
          <w:tcPr>
            <w:tcW w:w="1696" w:type="dxa"/>
            <w:vAlign w:val="center"/>
          </w:tcPr>
          <w:p w14:paraId="53F3ACD2" w14:textId="77777777" w:rsidR="002A1307" w:rsidRPr="006A1C14" w:rsidRDefault="002A1307" w:rsidP="002E4238">
            <w:pPr>
              <w:rPr>
                <w:b/>
                <w:bCs/>
                <w:szCs w:val="20"/>
                <w:lang w:val="en-US"/>
              </w:rPr>
            </w:pPr>
            <w:r w:rsidRPr="006A1C14">
              <w:rPr>
                <w:b/>
                <w:bCs/>
                <w:szCs w:val="20"/>
                <w:lang w:val="en-US"/>
              </w:rPr>
              <w:t>Not Applicable</w:t>
            </w:r>
          </w:p>
        </w:tc>
        <w:tc>
          <w:tcPr>
            <w:tcW w:w="7797" w:type="dxa"/>
            <w:vAlign w:val="center"/>
          </w:tcPr>
          <w:p w14:paraId="4639D9AB" w14:textId="77777777" w:rsidR="002A1307" w:rsidRPr="006A1C14" w:rsidRDefault="002A1307" w:rsidP="002E4238">
            <w:pPr>
              <w:rPr>
                <w:szCs w:val="20"/>
                <w:lang w:val="en-US"/>
              </w:rPr>
            </w:pPr>
            <w:r w:rsidRPr="006A1C14">
              <w:rPr>
                <w:szCs w:val="20"/>
                <w:lang w:val="en-US"/>
              </w:rPr>
              <w:t xml:space="preserve">This test has been identified as being invalid, incorrect or no longer in scope. </w:t>
            </w:r>
          </w:p>
        </w:tc>
      </w:tr>
      <w:tr w:rsidR="002A1307" w:rsidRPr="006A1C14" w14:paraId="20D66D9E" w14:textId="77777777" w:rsidTr="00F454C0">
        <w:trPr>
          <w:trHeight w:val="219"/>
        </w:trPr>
        <w:tc>
          <w:tcPr>
            <w:tcW w:w="1696" w:type="dxa"/>
            <w:vAlign w:val="center"/>
          </w:tcPr>
          <w:p w14:paraId="6C6074F2" w14:textId="77777777" w:rsidR="002A1307" w:rsidRPr="006A1C14" w:rsidRDefault="002A1307" w:rsidP="002E4238">
            <w:pPr>
              <w:rPr>
                <w:b/>
                <w:bCs/>
                <w:szCs w:val="20"/>
                <w:lang w:val="en-US"/>
              </w:rPr>
            </w:pPr>
            <w:r w:rsidRPr="006A1C14">
              <w:rPr>
                <w:b/>
                <w:bCs/>
                <w:szCs w:val="20"/>
                <w:lang w:val="en-US"/>
              </w:rPr>
              <w:t>Not Complete</w:t>
            </w:r>
          </w:p>
        </w:tc>
        <w:tc>
          <w:tcPr>
            <w:tcW w:w="7797" w:type="dxa"/>
            <w:vAlign w:val="center"/>
          </w:tcPr>
          <w:p w14:paraId="4B734978" w14:textId="77777777" w:rsidR="002A1307" w:rsidRPr="006A1C14" w:rsidRDefault="002A1307" w:rsidP="002E4238">
            <w:pPr>
              <w:rPr>
                <w:szCs w:val="20"/>
                <w:lang w:val="en-US"/>
              </w:rPr>
            </w:pPr>
            <w:r w:rsidRPr="006A1C14">
              <w:rPr>
                <w:szCs w:val="20"/>
                <w:lang w:val="en-US"/>
              </w:rPr>
              <w:t>Execution of the test has commenced but not all steps have been executed.</w:t>
            </w:r>
          </w:p>
        </w:tc>
      </w:tr>
      <w:tr w:rsidR="002A1307" w:rsidRPr="006A1C14" w14:paraId="7AD0EBAC" w14:textId="77777777" w:rsidTr="00F454C0">
        <w:trPr>
          <w:trHeight w:val="219"/>
        </w:trPr>
        <w:tc>
          <w:tcPr>
            <w:tcW w:w="1696" w:type="dxa"/>
            <w:vAlign w:val="center"/>
          </w:tcPr>
          <w:p w14:paraId="5D3804E3" w14:textId="77777777" w:rsidR="002A1307" w:rsidRPr="006A1C14" w:rsidRDefault="002A1307" w:rsidP="002E4238">
            <w:pPr>
              <w:rPr>
                <w:b/>
                <w:bCs/>
                <w:szCs w:val="20"/>
                <w:lang w:val="en-US"/>
              </w:rPr>
            </w:pPr>
            <w:r w:rsidRPr="006A1C14">
              <w:rPr>
                <w:b/>
                <w:bCs/>
                <w:szCs w:val="20"/>
                <w:lang w:val="en-US"/>
              </w:rPr>
              <w:t>Deferred</w:t>
            </w:r>
          </w:p>
        </w:tc>
        <w:tc>
          <w:tcPr>
            <w:tcW w:w="7797" w:type="dxa"/>
            <w:vAlign w:val="center"/>
          </w:tcPr>
          <w:p w14:paraId="49206509" w14:textId="77777777" w:rsidR="002A1307" w:rsidRPr="006A1C14" w:rsidRDefault="002A1307" w:rsidP="002E4238">
            <w:pPr>
              <w:rPr>
                <w:szCs w:val="20"/>
                <w:lang w:val="en-US"/>
              </w:rPr>
            </w:pPr>
            <w:r w:rsidRPr="006A1C14">
              <w:rPr>
                <w:szCs w:val="20"/>
                <w:lang w:val="en-US"/>
              </w:rPr>
              <w:t>The test has been deferred to a later release.</w:t>
            </w:r>
          </w:p>
        </w:tc>
      </w:tr>
      <w:tr w:rsidR="002A1307" w:rsidRPr="006A1C14" w14:paraId="0EAA1480" w14:textId="77777777" w:rsidTr="00F454C0">
        <w:trPr>
          <w:trHeight w:val="219"/>
        </w:trPr>
        <w:tc>
          <w:tcPr>
            <w:tcW w:w="1696" w:type="dxa"/>
            <w:vAlign w:val="center"/>
          </w:tcPr>
          <w:p w14:paraId="3BEE2AC8" w14:textId="77777777" w:rsidR="002A1307" w:rsidRPr="006A1C14" w:rsidRDefault="002A1307" w:rsidP="002E4238">
            <w:pPr>
              <w:rPr>
                <w:b/>
                <w:bCs/>
                <w:szCs w:val="20"/>
                <w:lang w:val="en-US"/>
              </w:rPr>
            </w:pPr>
            <w:r w:rsidRPr="006A1C14">
              <w:rPr>
                <w:b/>
                <w:bCs/>
                <w:szCs w:val="20"/>
                <w:lang w:val="en-US"/>
              </w:rPr>
              <w:t>Pending CR</w:t>
            </w:r>
          </w:p>
        </w:tc>
        <w:tc>
          <w:tcPr>
            <w:tcW w:w="7797" w:type="dxa"/>
            <w:vAlign w:val="center"/>
          </w:tcPr>
          <w:p w14:paraId="3AEC19E4" w14:textId="77777777" w:rsidR="002A1307" w:rsidRPr="006A1C14" w:rsidRDefault="002A1307" w:rsidP="002E4238">
            <w:pPr>
              <w:rPr>
                <w:szCs w:val="20"/>
                <w:lang w:val="en-US"/>
              </w:rPr>
            </w:pPr>
            <w:r w:rsidRPr="006A1C14">
              <w:rPr>
                <w:szCs w:val="20"/>
                <w:lang w:val="en-US"/>
              </w:rPr>
              <w:t>Change Request is required as no requirement was delivered providing functionality.</w:t>
            </w:r>
          </w:p>
        </w:tc>
      </w:tr>
      <w:tr w:rsidR="002A1307" w:rsidRPr="006A1C14" w14:paraId="4BECB5F3" w14:textId="77777777" w:rsidTr="00F454C0">
        <w:trPr>
          <w:trHeight w:val="219"/>
        </w:trPr>
        <w:tc>
          <w:tcPr>
            <w:tcW w:w="1696" w:type="dxa"/>
            <w:vAlign w:val="center"/>
          </w:tcPr>
          <w:p w14:paraId="2DE12FB8" w14:textId="77777777" w:rsidR="002A1307" w:rsidRPr="006A1C14" w:rsidRDefault="002A1307" w:rsidP="002E4238">
            <w:pPr>
              <w:rPr>
                <w:b/>
                <w:bCs/>
                <w:szCs w:val="20"/>
                <w:lang w:val="en-US"/>
              </w:rPr>
            </w:pPr>
            <w:r w:rsidRPr="006A1C14">
              <w:rPr>
                <w:b/>
                <w:bCs/>
                <w:szCs w:val="20"/>
                <w:lang w:val="en-US"/>
              </w:rPr>
              <w:t>RBT</w:t>
            </w:r>
          </w:p>
        </w:tc>
        <w:tc>
          <w:tcPr>
            <w:tcW w:w="7797" w:type="dxa"/>
            <w:vAlign w:val="center"/>
          </w:tcPr>
          <w:p w14:paraId="32F068AE" w14:textId="77777777" w:rsidR="002A1307" w:rsidRPr="006A1C14" w:rsidRDefault="002A1307" w:rsidP="002E4238">
            <w:pPr>
              <w:rPr>
                <w:szCs w:val="20"/>
                <w:lang w:val="en-US"/>
              </w:rPr>
            </w:pPr>
            <w:r w:rsidRPr="006A1C14">
              <w:rPr>
                <w:szCs w:val="20"/>
                <w:lang w:val="en-US"/>
              </w:rPr>
              <w:t>Used when Risk Based testing is implemented. Specifies tests that will not be executed due to this approach.</w:t>
            </w:r>
          </w:p>
        </w:tc>
      </w:tr>
    </w:tbl>
    <w:p w14:paraId="2790542B" w14:textId="4B3E6272" w:rsidR="002A1307" w:rsidRPr="006A1C14" w:rsidRDefault="002A1307" w:rsidP="005155EB">
      <w:pPr>
        <w:rPr>
          <w:color w:val="0070C0"/>
          <w:szCs w:val="20"/>
        </w:rPr>
      </w:pPr>
    </w:p>
    <w:p w14:paraId="47ADD695" w14:textId="3C46E045" w:rsidR="000A1EF5" w:rsidRPr="006B50A2" w:rsidRDefault="000A1EF5" w:rsidP="000A1EF5">
      <w:pPr>
        <w:pStyle w:val="Heading2"/>
        <w:spacing w:after="120"/>
      </w:pPr>
      <w:bookmarkStart w:id="25" w:name="_Toc98431205"/>
      <w:bookmarkStart w:id="26" w:name="_Toc206758590"/>
      <w:r w:rsidRPr="006B50A2">
        <w:t>Test Close / Exit</w:t>
      </w:r>
      <w:bookmarkEnd w:id="25"/>
      <w:bookmarkEnd w:id="26"/>
      <w:r w:rsidRPr="006B50A2">
        <w:t xml:space="preserve"> </w:t>
      </w:r>
    </w:p>
    <w:p w14:paraId="730DFD46" w14:textId="77777777" w:rsidR="000A1EF5" w:rsidRPr="006A1C14" w:rsidRDefault="000A1EF5" w:rsidP="000A1EF5">
      <w:pPr>
        <w:rPr>
          <w:szCs w:val="20"/>
        </w:rPr>
      </w:pPr>
      <w:r w:rsidRPr="006A1C14">
        <w:rPr>
          <w:szCs w:val="20"/>
        </w:rPr>
        <w:t>At the completion of test execution, a Test Summary Report will be produced to document the results of the test effort. These reports align with the corresponding Test Plan and will be issued for review and acceptance.</w:t>
      </w:r>
    </w:p>
    <w:p w14:paraId="7ABA5CE3" w14:textId="77777777" w:rsidR="000A1EF5" w:rsidRPr="006A1C14" w:rsidRDefault="000A1EF5" w:rsidP="000A1EF5">
      <w:pPr>
        <w:rPr>
          <w:szCs w:val="20"/>
        </w:rPr>
      </w:pPr>
      <w:r w:rsidRPr="006A1C14">
        <w:rPr>
          <w:szCs w:val="20"/>
        </w:rPr>
        <w:t>The report will contain the following information</w:t>
      </w:r>
    </w:p>
    <w:p w14:paraId="5A8A7769" w14:textId="77777777" w:rsidR="000A1EF5" w:rsidRPr="006A1C14" w:rsidRDefault="000A1EF5" w:rsidP="008A4C79">
      <w:pPr>
        <w:numPr>
          <w:ilvl w:val="0"/>
          <w:numId w:val="9"/>
        </w:numPr>
        <w:rPr>
          <w:rFonts w:cs="Arial"/>
          <w:szCs w:val="20"/>
        </w:rPr>
      </w:pPr>
      <w:r w:rsidRPr="006A1C14">
        <w:rPr>
          <w:rFonts w:cs="Arial"/>
          <w:szCs w:val="20"/>
        </w:rPr>
        <w:t>Document Controls</w:t>
      </w:r>
    </w:p>
    <w:p w14:paraId="0D13D63B" w14:textId="77777777" w:rsidR="000A1EF5" w:rsidRPr="006A1C14" w:rsidRDefault="000A1EF5" w:rsidP="008A4C79">
      <w:pPr>
        <w:numPr>
          <w:ilvl w:val="0"/>
          <w:numId w:val="9"/>
        </w:numPr>
        <w:rPr>
          <w:rFonts w:cs="Arial"/>
          <w:szCs w:val="20"/>
        </w:rPr>
      </w:pPr>
      <w:r w:rsidRPr="006A1C14">
        <w:rPr>
          <w:rFonts w:cs="Arial"/>
          <w:szCs w:val="20"/>
        </w:rPr>
        <w:t>Introduction</w:t>
      </w:r>
    </w:p>
    <w:p w14:paraId="4D0E5C2A" w14:textId="77777777" w:rsidR="000A1EF5" w:rsidRPr="006A1C14" w:rsidRDefault="000A1EF5" w:rsidP="008A4C79">
      <w:pPr>
        <w:numPr>
          <w:ilvl w:val="0"/>
          <w:numId w:val="9"/>
        </w:numPr>
        <w:rPr>
          <w:rFonts w:cs="Arial"/>
          <w:szCs w:val="20"/>
        </w:rPr>
      </w:pPr>
      <w:r w:rsidRPr="006A1C14">
        <w:rPr>
          <w:rFonts w:cs="Arial"/>
          <w:szCs w:val="20"/>
        </w:rPr>
        <w:t>Deviations from Test Plan</w:t>
      </w:r>
    </w:p>
    <w:p w14:paraId="3AF2A315" w14:textId="77777777" w:rsidR="000A1EF5" w:rsidRPr="006A1C14" w:rsidRDefault="000A1EF5" w:rsidP="008A4C79">
      <w:pPr>
        <w:numPr>
          <w:ilvl w:val="0"/>
          <w:numId w:val="9"/>
        </w:numPr>
        <w:rPr>
          <w:rFonts w:cs="Arial"/>
          <w:szCs w:val="20"/>
        </w:rPr>
      </w:pPr>
      <w:r w:rsidRPr="006A1C14">
        <w:rPr>
          <w:rFonts w:cs="Arial"/>
          <w:szCs w:val="20"/>
        </w:rPr>
        <w:t>Summary of Test Activity</w:t>
      </w:r>
    </w:p>
    <w:p w14:paraId="09671EB8" w14:textId="77777777" w:rsidR="000A1EF5" w:rsidRPr="006A1C14" w:rsidRDefault="000A1EF5" w:rsidP="008A4C79">
      <w:pPr>
        <w:numPr>
          <w:ilvl w:val="0"/>
          <w:numId w:val="9"/>
        </w:numPr>
        <w:rPr>
          <w:rFonts w:cs="Arial"/>
          <w:szCs w:val="20"/>
        </w:rPr>
      </w:pPr>
      <w:r w:rsidRPr="006A1C14">
        <w:rPr>
          <w:rFonts w:cs="Arial"/>
          <w:szCs w:val="20"/>
        </w:rPr>
        <w:t>Test Coverage</w:t>
      </w:r>
    </w:p>
    <w:p w14:paraId="54123443" w14:textId="77777777" w:rsidR="000A1EF5" w:rsidRPr="006A1C14" w:rsidRDefault="000A1EF5" w:rsidP="008A4C79">
      <w:pPr>
        <w:numPr>
          <w:ilvl w:val="0"/>
          <w:numId w:val="9"/>
        </w:numPr>
        <w:rPr>
          <w:rFonts w:cs="Arial"/>
          <w:szCs w:val="20"/>
        </w:rPr>
      </w:pPr>
      <w:r w:rsidRPr="006A1C14">
        <w:rPr>
          <w:rFonts w:cs="Arial"/>
          <w:szCs w:val="20"/>
        </w:rPr>
        <w:t>Testing Scope</w:t>
      </w:r>
    </w:p>
    <w:p w14:paraId="596BC9C0" w14:textId="77777777" w:rsidR="000A1EF5" w:rsidRPr="006A1C14" w:rsidRDefault="000A1EF5" w:rsidP="008A4C79">
      <w:pPr>
        <w:numPr>
          <w:ilvl w:val="0"/>
          <w:numId w:val="9"/>
        </w:numPr>
        <w:rPr>
          <w:rFonts w:cs="Arial"/>
          <w:szCs w:val="20"/>
        </w:rPr>
      </w:pPr>
      <w:r w:rsidRPr="006A1C14">
        <w:rPr>
          <w:rFonts w:cs="Arial"/>
          <w:szCs w:val="20"/>
        </w:rPr>
        <w:t>Test Exit Criteria</w:t>
      </w:r>
    </w:p>
    <w:p w14:paraId="1727BBAB" w14:textId="77777777" w:rsidR="000A1EF5" w:rsidRPr="006A1C14" w:rsidRDefault="000A1EF5" w:rsidP="008A4C79">
      <w:pPr>
        <w:numPr>
          <w:ilvl w:val="0"/>
          <w:numId w:val="9"/>
        </w:numPr>
        <w:rPr>
          <w:rFonts w:cs="Arial"/>
          <w:szCs w:val="20"/>
        </w:rPr>
      </w:pPr>
      <w:r w:rsidRPr="006A1C14">
        <w:rPr>
          <w:rFonts w:cs="Arial"/>
          <w:szCs w:val="20"/>
        </w:rPr>
        <w:t>Test Execution Summary</w:t>
      </w:r>
    </w:p>
    <w:p w14:paraId="6A575EB1" w14:textId="77777777" w:rsidR="000A1EF5" w:rsidRPr="006A1C14" w:rsidRDefault="000A1EF5" w:rsidP="008A4C79">
      <w:pPr>
        <w:numPr>
          <w:ilvl w:val="0"/>
          <w:numId w:val="9"/>
        </w:numPr>
        <w:rPr>
          <w:rFonts w:cs="Arial"/>
          <w:szCs w:val="20"/>
        </w:rPr>
      </w:pPr>
      <w:r w:rsidRPr="006A1C14">
        <w:rPr>
          <w:rFonts w:cs="Arial"/>
          <w:szCs w:val="20"/>
        </w:rPr>
        <w:t>Summary of Test Results</w:t>
      </w:r>
    </w:p>
    <w:p w14:paraId="34D8A8C2" w14:textId="77777777" w:rsidR="000A1EF5" w:rsidRPr="006A1C14" w:rsidRDefault="000A1EF5" w:rsidP="008A4C79">
      <w:pPr>
        <w:numPr>
          <w:ilvl w:val="0"/>
          <w:numId w:val="9"/>
        </w:numPr>
        <w:rPr>
          <w:rFonts w:cs="Arial"/>
          <w:szCs w:val="20"/>
        </w:rPr>
      </w:pPr>
      <w:r w:rsidRPr="006A1C14">
        <w:rPr>
          <w:rFonts w:cs="Arial"/>
          <w:szCs w:val="20"/>
        </w:rPr>
        <w:t>Outstanding Test Cases</w:t>
      </w:r>
    </w:p>
    <w:p w14:paraId="76CEE900" w14:textId="09DD8F43" w:rsidR="000A1EF5" w:rsidRPr="006A1C14" w:rsidRDefault="000A1EF5" w:rsidP="008A4C79">
      <w:pPr>
        <w:numPr>
          <w:ilvl w:val="0"/>
          <w:numId w:val="9"/>
        </w:numPr>
        <w:rPr>
          <w:rFonts w:cs="Arial"/>
          <w:szCs w:val="20"/>
        </w:rPr>
      </w:pPr>
      <w:r w:rsidRPr="006A1C14">
        <w:rPr>
          <w:rFonts w:cs="Arial"/>
          <w:szCs w:val="20"/>
        </w:rPr>
        <w:t>Defect Summary</w:t>
      </w:r>
    </w:p>
    <w:p w14:paraId="53CEAD11" w14:textId="77777777" w:rsidR="00065C51" w:rsidRPr="006A1C14" w:rsidRDefault="00065C51" w:rsidP="008A4C79">
      <w:pPr>
        <w:numPr>
          <w:ilvl w:val="0"/>
          <w:numId w:val="9"/>
        </w:numPr>
        <w:rPr>
          <w:rFonts w:cs="Arial"/>
          <w:szCs w:val="20"/>
        </w:rPr>
      </w:pPr>
      <w:r w:rsidRPr="006A1C14">
        <w:rPr>
          <w:rFonts w:cs="Arial"/>
          <w:szCs w:val="20"/>
        </w:rPr>
        <w:t>Outstanding Defects</w:t>
      </w:r>
    </w:p>
    <w:p w14:paraId="13CDA8BA" w14:textId="194FA440" w:rsidR="00065C51" w:rsidRPr="006A1C14" w:rsidRDefault="00065C51" w:rsidP="008A4C79">
      <w:pPr>
        <w:numPr>
          <w:ilvl w:val="0"/>
          <w:numId w:val="9"/>
        </w:numPr>
        <w:rPr>
          <w:rFonts w:cs="Arial"/>
          <w:szCs w:val="20"/>
        </w:rPr>
      </w:pPr>
      <w:r w:rsidRPr="006A1C14">
        <w:rPr>
          <w:rFonts w:cs="Arial"/>
          <w:szCs w:val="20"/>
        </w:rPr>
        <w:t>Considerations</w:t>
      </w:r>
    </w:p>
    <w:p w14:paraId="33538821" w14:textId="269A363A" w:rsidR="000A1EF5" w:rsidRPr="006A1C14" w:rsidRDefault="000A1EF5" w:rsidP="005155EB">
      <w:pPr>
        <w:rPr>
          <w:color w:val="0070C0"/>
          <w:szCs w:val="20"/>
        </w:rPr>
      </w:pPr>
    </w:p>
    <w:p w14:paraId="051F198E" w14:textId="77777777" w:rsidR="000A1EF5" w:rsidRPr="006A1C14" w:rsidRDefault="000A1EF5" w:rsidP="005155EB">
      <w:pPr>
        <w:rPr>
          <w:color w:val="0070C0"/>
          <w:szCs w:val="20"/>
        </w:rPr>
      </w:pPr>
    </w:p>
    <w:p w14:paraId="6B2797E7" w14:textId="77777777" w:rsidR="00B979E7" w:rsidRDefault="00B979E7">
      <w:pPr>
        <w:spacing w:line="240" w:lineRule="auto"/>
        <w:rPr>
          <w:b/>
          <w:bCs/>
          <w:color w:val="FFFFFF" w:themeColor="background1"/>
          <w:kern w:val="32"/>
          <w:sz w:val="32"/>
          <w:szCs w:val="44"/>
        </w:rPr>
      </w:pPr>
      <w:r>
        <w:br w:type="page"/>
      </w:r>
    </w:p>
    <w:p w14:paraId="5FDDA59C" w14:textId="67D82C47" w:rsidR="009C4540" w:rsidRPr="00082115" w:rsidRDefault="009328AF" w:rsidP="00082115">
      <w:pPr>
        <w:pStyle w:val="Heading1"/>
      </w:pPr>
      <w:bookmarkStart w:id="27" w:name="_Toc206758591"/>
      <w:r w:rsidRPr="00082115">
        <w:lastRenderedPageBreak/>
        <w:t>Test Scope</w:t>
      </w:r>
      <w:bookmarkEnd w:id="27"/>
    </w:p>
    <w:p w14:paraId="3C0945D6" w14:textId="4304F8B2" w:rsidR="00014B2C" w:rsidRPr="006A1C14" w:rsidRDefault="00014B2C" w:rsidP="00014B2C">
      <w:pPr>
        <w:rPr>
          <w:szCs w:val="20"/>
        </w:rPr>
      </w:pPr>
      <w:r w:rsidRPr="006A1C14">
        <w:rPr>
          <w:szCs w:val="20"/>
        </w:rPr>
        <w:t xml:space="preserve">The testing associated with the </w:t>
      </w:r>
      <w:r w:rsidR="00A23BAB">
        <w:rPr>
          <w:szCs w:val="20"/>
        </w:rPr>
        <w:t>L&amp;G U1300 meters</w:t>
      </w:r>
      <w:r w:rsidR="00BD03AB">
        <w:rPr>
          <w:szCs w:val="20"/>
        </w:rPr>
        <w:t xml:space="preserve"> is </w:t>
      </w:r>
      <w:r w:rsidR="00722F6D">
        <w:rPr>
          <w:szCs w:val="20"/>
        </w:rPr>
        <w:t xml:space="preserve">performed with </w:t>
      </w:r>
      <w:r w:rsidRPr="006A1C14">
        <w:rPr>
          <w:szCs w:val="20"/>
        </w:rPr>
        <w:t>the expect</w:t>
      </w:r>
      <w:r w:rsidR="00BD03AB">
        <w:rPr>
          <w:szCs w:val="20"/>
        </w:rPr>
        <w:t xml:space="preserve">ation that the meter firmware </w:t>
      </w:r>
      <w:r w:rsidR="007E23E1">
        <w:rPr>
          <w:szCs w:val="20"/>
        </w:rPr>
        <w:t>passes</w:t>
      </w:r>
      <w:r w:rsidR="00BD03AB">
        <w:rPr>
          <w:szCs w:val="20"/>
        </w:rPr>
        <w:t xml:space="preserve"> the DPI requirements and fixing the defects </w:t>
      </w:r>
      <w:r w:rsidR="004E382E">
        <w:rPr>
          <w:szCs w:val="20"/>
        </w:rPr>
        <w:t>identified</w:t>
      </w:r>
      <w:r w:rsidR="00424412">
        <w:rPr>
          <w:szCs w:val="20"/>
        </w:rPr>
        <w:t xml:space="preserve"> and specified earlier</w:t>
      </w:r>
      <w:r w:rsidR="00BD03AB">
        <w:rPr>
          <w:szCs w:val="20"/>
        </w:rPr>
        <w:t>.</w:t>
      </w:r>
      <w:r w:rsidRPr="006A1C14">
        <w:rPr>
          <w:szCs w:val="20"/>
        </w:rPr>
        <w:t xml:space="preserve"> </w:t>
      </w:r>
      <w:r w:rsidR="00BD03AB">
        <w:rPr>
          <w:szCs w:val="20"/>
        </w:rPr>
        <w:t xml:space="preserve">This </w:t>
      </w:r>
      <w:r w:rsidRPr="006A1C14">
        <w:rPr>
          <w:szCs w:val="20"/>
        </w:rPr>
        <w:t xml:space="preserve">activity </w:t>
      </w:r>
      <w:r w:rsidR="00BD03AB">
        <w:rPr>
          <w:szCs w:val="20"/>
        </w:rPr>
        <w:t>is</w:t>
      </w:r>
      <w:r w:rsidRPr="006A1C14">
        <w:rPr>
          <w:szCs w:val="20"/>
        </w:rPr>
        <w:t xml:space="preserve"> limited to focussing on key areas as described in the Release Notes review</w:t>
      </w:r>
      <w:r w:rsidR="00B821C0" w:rsidRPr="006A1C14">
        <w:rPr>
          <w:szCs w:val="20"/>
        </w:rPr>
        <w:t xml:space="preserve"> and functionalities deemed as critical.</w:t>
      </w:r>
    </w:p>
    <w:p w14:paraId="1384ABC1" w14:textId="2980620F" w:rsidR="001F2792" w:rsidRDefault="006814D7" w:rsidP="00F4055B">
      <w:pPr>
        <w:pStyle w:val="Heading2"/>
      </w:pPr>
      <w:bookmarkStart w:id="28" w:name="_Toc206758592"/>
      <w:bookmarkStart w:id="29" w:name="_Ref19361826"/>
      <w:bookmarkStart w:id="30" w:name="_Ref536715374"/>
      <w:r>
        <w:t>Meter</w:t>
      </w:r>
      <w:r w:rsidR="00297B00">
        <w:t xml:space="preserve"> Firmware Testing</w:t>
      </w:r>
      <w:bookmarkEnd w:id="28"/>
    </w:p>
    <w:p w14:paraId="08306692" w14:textId="358C38F9" w:rsidR="001F2792" w:rsidRDefault="006814D7" w:rsidP="00B42963">
      <w:pPr>
        <w:pStyle w:val="DocumentText10pt"/>
        <w:spacing w:before="120" w:after="120"/>
      </w:pPr>
      <w:r>
        <w:t>The meter</w:t>
      </w:r>
      <w:r w:rsidR="00297B00">
        <w:t xml:space="preserve"> firmware testing ensures that the meter is DPI </w:t>
      </w:r>
      <w:ins w:id="31" w:author="Fan, Amy" w:date="2025-09-08T06:49:00Z">
        <w:r w:rsidR="2D8DBAEF">
          <w:t>compliant</w:t>
        </w:r>
      </w:ins>
      <w:commentRangeStart w:id="32"/>
      <w:del w:id="33" w:author="Fan, Amy" w:date="2025-09-08T06:49:00Z">
        <w:r w:rsidDel="00297B00">
          <w:delText>complained</w:delText>
        </w:r>
      </w:del>
      <w:commentRangeEnd w:id="32"/>
      <w:r>
        <w:rPr>
          <w:rStyle w:val="CommentReference"/>
        </w:rPr>
        <w:commentReference w:id="32"/>
      </w:r>
      <w:r w:rsidR="00297B00">
        <w:t xml:space="preserve">. </w:t>
      </w:r>
      <w:r w:rsidR="001F2792">
        <w:t xml:space="preserve">This </w:t>
      </w:r>
      <w:r w:rsidR="00396491">
        <w:t xml:space="preserve">will be </w:t>
      </w:r>
      <w:r w:rsidR="005F447B">
        <w:t>applicable</w:t>
      </w:r>
      <w:r w:rsidR="001F2792">
        <w:t xml:space="preserve"> </w:t>
      </w:r>
      <w:r w:rsidR="007C5834">
        <w:t>for</w:t>
      </w:r>
      <w:r w:rsidR="001F2792">
        <w:t xml:space="preserve"> both VPN and UE</w:t>
      </w:r>
      <w:r w:rsidR="00ED47E6">
        <w:t>.</w:t>
      </w:r>
    </w:p>
    <w:p w14:paraId="0B969B76" w14:textId="68FB5946" w:rsidR="009E5438" w:rsidRDefault="009E5438" w:rsidP="009E5438">
      <w:pPr>
        <w:pStyle w:val="DocumentText10pt"/>
        <w:rPr>
          <w:u w:val="single"/>
        </w:rPr>
      </w:pPr>
      <w:r>
        <w:rPr>
          <w:u w:val="single"/>
        </w:rPr>
        <w:t>Meter Types</w:t>
      </w:r>
      <w:r w:rsidR="00C43951">
        <w:rPr>
          <w:u w:val="single"/>
        </w:rPr>
        <w:t xml:space="preserve"> </w:t>
      </w:r>
      <w:r w:rsidR="00A05BBC">
        <w:rPr>
          <w:u w:val="single"/>
        </w:rPr>
        <w:t>–</w:t>
      </w:r>
      <w:r w:rsidR="00C43951">
        <w:rPr>
          <w:u w:val="single"/>
        </w:rPr>
        <w:t xml:space="preserve"> In</w:t>
      </w:r>
      <w:r w:rsidR="00A05BBC">
        <w:rPr>
          <w:u w:val="single"/>
        </w:rPr>
        <w:t xml:space="preserve"> Scope</w:t>
      </w:r>
    </w:p>
    <w:p w14:paraId="0D9CC30D" w14:textId="77777777" w:rsidR="00B979E7" w:rsidRDefault="00B979E7" w:rsidP="009E5438">
      <w:pPr>
        <w:pStyle w:val="DocumentText10pt"/>
        <w:rPr>
          <w:u w:val="single"/>
        </w:rPr>
      </w:pPr>
    </w:p>
    <w:p w14:paraId="0E4E0F83" w14:textId="2450BE97" w:rsidR="00ED47E6" w:rsidRDefault="00ED47E6" w:rsidP="009E5438">
      <w:pPr>
        <w:pStyle w:val="DocumentText10pt"/>
      </w:pPr>
      <w:r w:rsidRPr="00ED47E6">
        <w:t>The met</w:t>
      </w:r>
      <w:r>
        <w:t>er types listed below will be used during this testing.</w:t>
      </w:r>
    </w:p>
    <w:p w14:paraId="48AC7634" w14:textId="77777777" w:rsidR="00B979E7" w:rsidRPr="00ED47E6" w:rsidRDefault="00B979E7" w:rsidP="009E5438">
      <w:pPr>
        <w:pStyle w:val="DocumentText10pt"/>
      </w:pPr>
    </w:p>
    <w:tbl>
      <w:tblPr>
        <w:tblW w:w="8666" w:type="dxa"/>
        <w:tblLook w:val="04A0" w:firstRow="1" w:lastRow="0" w:firstColumn="1" w:lastColumn="0" w:noHBand="0" w:noVBand="1"/>
      </w:tblPr>
      <w:tblGrid>
        <w:gridCol w:w="1408"/>
        <w:gridCol w:w="3402"/>
        <w:gridCol w:w="1150"/>
        <w:gridCol w:w="1426"/>
        <w:gridCol w:w="1280"/>
      </w:tblGrid>
      <w:tr w:rsidR="00B90D28" w:rsidRPr="00B90D28" w14:paraId="7E364CDF" w14:textId="77777777" w:rsidTr="004F53C5">
        <w:trPr>
          <w:trHeight w:val="510"/>
        </w:trPr>
        <w:tc>
          <w:tcPr>
            <w:tcW w:w="1408" w:type="dxa"/>
            <w:tcBorders>
              <w:top w:val="single" w:sz="8" w:space="0" w:color="31849B"/>
              <w:left w:val="single" w:sz="8" w:space="0" w:color="31849B"/>
              <w:bottom w:val="single" w:sz="8" w:space="0" w:color="31849B"/>
              <w:right w:val="single" w:sz="8" w:space="0" w:color="31849B"/>
            </w:tcBorders>
            <w:noWrap/>
            <w:vAlign w:val="center"/>
            <w:hideMark/>
          </w:tcPr>
          <w:p w14:paraId="183817D4" w14:textId="77777777" w:rsidR="00B90D28" w:rsidRPr="00B90D28" w:rsidRDefault="00B90D28" w:rsidP="00B90D28">
            <w:pPr>
              <w:rPr>
                <w:rFonts w:cs="Calibri"/>
                <w:b/>
                <w:bCs/>
                <w:color w:val="000000"/>
                <w:szCs w:val="20"/>
              </w:rPr>
            </w:pPr>
            <w:r w:rsidRPr="00B90D28">
              <w:rPr>
                <w:rFonts w:cs="Calibri"/>
                <w:b/>
                <w:bCs/>
                <w:color w:val="000000"/>
                <w:szCs w:val="20"/>
              </w:rPr>
              <w:t>Meter Type</w:t>
            </w:r>
          </w:p>
        </w:tc>
        <w:tc>
          <w:tcPr>
            <w:tcW w:w="3402" w:type="dxa"/>
            <w:tcBorders>
              <w:top w:val="single" w:sz="8" w:space="0" w:color="31849B"/>
              <w:left w:val="nil"/>
              <w:bottom w:val="single" w:sz="8" w:space="0" w:color="31849B"/>
              <w:right w:val="single" w:sz="8" w:space="0" w:color="31849B"/>
            </w:tcBorders>
            <w:noWrap/>
            <w:vAlign w:val="center"/>
            <w:hideMark/>
          </w:tcPr>
          <w:p w14:paraId="3AF6E4CD" w14:textId="77777777" w:rsidR="00B90D28" w:rsidRPr="00B90D28" w:rsidRDefault="00B90D28" w:rsidP="00B90D28">
            <w:pPr>
              <w:rPr>
                <w:rFonts w:cs="Calibri"/>
                <w:b/>
                <w:bCs/>
                <w:color w:val="000000"/>
                <w:szCs w:val="20"/>
              </w:rPr>
            </w:pPr>
            <w:r w:rsidRPr="00B90D28">
              <w:rPr>
                <w:rFonts w:cs="Calibri"/>
                <w:b/>
                <w:bCs/>
                <w:color w:val="000000"/>
                <w:szCs w:val="20"/>
              </w:rPr>
              <w:t>Short Description</w:t>
            </w:r>
          </w:p>
        </w:tc>
        <w:tc>
          <w:tcPr>
            <w:tcW w:w="1150" w:type="dxa"/>
            <w:tcBorders>
              <w:top w:val="single" w:sz="8" w:space="0" w:color="31849B"/>
              <w:left w:val="nil"/>
              <w:bottom w:val="single" w:sz="8" w:space="0" w:color="31849B"/>
              <w:right w:val="single" w:sz="8" w:space="0" w:color="31849B"/>
            </w:tcBorders>
            <w:noWrap/>
            <w:vAlign w:val="center"/>
            <w:hideMark/>
          </w:tcPr>
          <w:p w14:paraId="2CB46813" w14:textId="77777777" w:rsidR="00B90D28" w:rsidRPr="00B90D28" w:rsidRDefault="00B90D28" w:rsidP="00B90D28">
            <w:pPr>
              <w:rPr>
                <w:rFonts w:cs="Calibri"/>
                <w:b/>
                <w:bCs/>
                <w:color w:val="000000"/>
                <w:szCs w:val="20"/>
              </w:rPr>
            </w:pPr>
            <w:r w:rsidRPr="00B90D28">
              <w:rPr>
                <w:rFonts w:cs="Calibri"/>
                <w:b/>
                <w:bCs/>
                <w:color w:val="000000"/>
                <w:szCs w:val="20"/>
              </w:rPr>
              <w:t>Meter Firmware</w:t>
            </w:r>
          </w:p>
        </w:tc>
        <w:tc>
          <w:tcPr>
            <w:tcW w:w="1426" w:type="dxa"/>
            <w:tcBorders>
              <w:top w:val="single" w:sz="8" w:space="0" w:color="31849B"/>
              <w:left w:val="nil"/>
              <w:bottom w:val="single" w:sz="8" w:space="0" w:color="31849B"/>
              <w:right w:val="single" w:sz="8" w:space="0" w:color="31849B"/>
            </w:tcBorders>
            <w:noWrap/>
            <w:vAlign w:val="center"/>
            <w:hideMark/>
          </w:tcPr>
          <w:p w14:paraId="200969BC" w14:textId="77777777" w:rsidR="00B90D28" w:rsidRPr="00B90D28" w:rsidRDefault="00B90D28" w:rsidP="00B90D28">
            <w:pPr>
              <w:rPr>
                <w:rFonts w:cs="Calibri"/>
                <w:b/>
                <w:bCs/>
                <w:color w:val="000000"/>
                <w:szCs w:val="20"/>
              </w:rPr>
            </w:pPr>
            <w:r w:rsidRPr="00B90D28">
              <w:rPr>
                <w:rFonts w:cs="Calibri"/>
                <w:b/>
                <w:bCs/>
                <w:color w:val="000000"/>
                <w:szCs w:val="20"/>
              </w:rPr>
              <w:t>NIC Variant</w:t>
            </w:r>
          </w:p>
        </w:tc>
        <w:tc>
          <w:tcPr>
            <w:tcW w:w="1280" w:type="dxa"/>
            <w:tcBorders>
              <w:top w:val="single" w:sz="8" w:space="0" w:color="31849B"/>
              <w:left w:val="nil"/>
              <w:bottom w:val="single" w:sz="8" w:space="0" w:color="31849B"/>
              <w:right w:val="single" w:sz="8" w:space="0" w:color="31849B"/>
            </w:tcBorders>
            <w:noWrap/>
            <w:vAlign w:val="center"/>
            <w:hideMark/>
          </w:tcPr>
          <w:p w14:paraId="242A1A0E" w14:textId="77777777" w:rsidR="00B90D28" w:rsidRPr="00B90D28" w:rsidRDefault="00B90D28" w:rsidP="00B90D28">
            <w:pPr>
              <w:rPr>
                <w:rFonts w:cs="Calibri"/>
                <w:b/>
                <w:bCs/>
                <w:color w:val="000000"/>
                <w:szCs w:val="20"/>
              </w:rPr>
            </w:pPr>
            <w:r w:rsidRPr="00B90D28">
              <w:rPr>
                <w:rFonts w:cs="Calibri"/>
                <w:b/>
                <w:bCs/>
                <w:color w:val="000000"/>
                <w:szCs w:val="20"/>
              </w:rPr>
              <w:t>NIC Firmware</w:t>
            </w:r>
          </w:p>
        </w:tc>
      </w:tr>
      <w:tr w:rsidR="004F53C5" w:rsidRPr="00B90D28" w14:paraId="6F15C272" w14:textId="77777777" w:rsidTr="004F53C5">
        <w:trPr>
          <w:trHeight w:val="300"/>
        </w:trPr>
        <w:tc>
          <w:tcPr>
            <w:tcW w:w="1408" w:type="dxa"/>
            <w:tcBorders>
              <w:top w:val="nil"/>
              <w:left w:val="single" w:sz="8" w:space="0" w:color="31849B"/>
              <w:bottom w:val="single" w:sz="8" w:space="0" w:color="31849B"/>
              <w:right w:val="single" w:sz="8" w:space="0" w:color="31849B"/>
            </w:tcBorders>
            <w:noWrap/>
            <w:vAlign w:val="center"/>
          </w:tcPr>
          <w:p w14:paraId="08DE4792" w14:textId="7F3DC355" w:rsidR="004F53C5" w:rsidRDefault="004F53C5" w:rsidP="004F53C5">
            <w:pPr>
              <w:rPr>
                <w:rFonts w:cs="Calibri"/>
                <w:color w:val="000000"/>
                <w:szCs w:val="20"/>
              </w:rPr>
            </w:pPr>
            <w:r>
              <w:rPr>
                <w:rFonts w:cs="Calibri"/>
                <w:color w:val="000000"/>
                <w:sz w:val="18"/>
                <w:szCs w:val="18"/>
              </w:rPr>
              <w:t>U1300-1xML3</w:t>
            </w:r>
          </w:p>
        </w:tc>
        <w:tc>
          <w:tcPr>
            <w:tcW w:w="3402" w:type="dxa"/>
            <w:tcBorders>
              <w:top w:val="nil"/>
              <w:left w:val="nil"/>
              <w:bottom w:val="single" w:sz="8" w:space="0" w:color="31849B"/>
              <w:right w:val="single" w:sz="8" w:space="0" w:color="31849B"/>
            </w:tcBorders>
            <w:noWrap/>
            <w:vAlign w:val="center"/>
          </w:tcPr>
          <w:p w14:paraId="526C565F" w14:textId="4A1A9E76" w:rsidR="004F53C5" w:rsidRPr="00CA7405" w:rsidRDefault="004F53C5" w:rsidP="004F53C5">
            <w:pPr>
              <w:rPr>
                <w:rFonts w:cs="Calibri"/>
                <w:color w:val="000000"/>
                <w:szCs w:val="20"/>
              </w:rPr>
            </w:pPr>
            <w:r w:rsidRPr="00A204B7">
              <w:rPr>
                <w:rFonts w:cs="Calibri"/>
                <w:color w:val="000000"/>
                <w:sz w:val="18"/>
                <w:szCs w:val="18"/>
              </w:rPr>
              <w:t>L+G IEC U1300 1PH 1E LC HAN</w:t>
            </w:r>
          </w:p>
        </w:tc>
        <w:tc>
          <w:tcPr>
            <w:tcW w:w="1150" w:type="dxa"/>
            <w:tcBorders>
              <w:top w:val="nil"/>
              <w:left w:val="nil"/>
              <w:bottom w:val="single" w:sz="8" w:space="0" w:color="31849B"/>
              <w:right w:val="single" w:sz="8" w:space="0" w:color="31849B"/>
            </w:tcBorders>
            <w:noWrap/>
            <w:vAlign w:val="center"/>
          </w:tcPr>
          <w:p w14:paraId="213A6C68" w14:textId="424E587A" w:rsidR="004F53C5" w:rsidRPr="00CA7405" w:rsidRDefault="004F53C5" w:rsidP="004F53C5">
            <w:pPr>
              <w:rPr>
                <w:rFonts w:cs="Calibri"/>
                <w:color w:val="000000"/>
                <w:szCs w:val="20"/>
              </w:rPr>
            </w:pPr>
            <w:r w:rsidRPr="0022673D">
              <w:rPr>
                <w:rFonts w:cs="Calibri"/>
                <w:color w:val="000000"/>
                <w:sz w:val="18"/>
                <w:szCs w:val="18"/>
              </w:rPr>
              <w:t>08.02. R6</w:t>
            </w:r>
            <w:r>
              <w:rPr>
                <w:rFonts w:cs="Calibri"/>
                <w:color w:val="000000"/>
                <w:sz w:val="18"/>
                <w:szCs w:val="18"/>
              </w:rPr>
              <w:t>6</w:t>
            </w:r>
          </w:p>
        </w:tc>
        <w:tc>
          <w:tcPr>
            <w:tcW w:w="1426" w:type="dxa"/>
            <w:tcBorders>
              <w:top w:val="nil"/>
              <w:left w:val="nil"/>
              <w:bottom w:val="single" w:sz="8" w:space="0" w:color="31849B"/>
              <w:right w:val="single" w:sz="8" w:space="0" w:color="31849B"/>
            </w:tcBorders>
            <w:noWrap/>
            <w:vAlign w:val="center"/>
          </w:tcPr>
          <w:p w14:paraId="595D88DA" w14:textId="24D0E944" w:rsidR="004F53C5" w:rsidRPr="00B90D28" w:rsidRDefault="004F53C5" w:rsidP="004F53C5">
            <w:pPr>
              <w:rPr>
                <w:rFonts w:cs="Calibri"/>
                <w:color w:val="000000"/>
                <w:szCs w:val="20"/>
              </w:rPr>
            </w:pPr>
            <w:r w:rsidRPr="001F2792">
              <w:rPr>
                <w:rFonts w:cs="Calibri"/>
                <w:color w:val="000000"/>
                <w:sz w:val="18"/>
                <w:szCs w:val="18"/>
              </w:rPr>
              <w:t>NIC320</w:t>
            </w:r>
            <w:r>
              <w:rPr>
                <w:rFonts w:cs="Calibri"/>
                <w:color w:val="000000"/>
                <w:sz w:val="18"/>
                <w:szCs w:val="18"/>
              </w:rPr>
              <w:t>/NIC420</w:t>
            </w:r>
          </w:p>
        </w:tc>
        <w:tc>
          <w:tcPr>
            <w:tcW w:w="1280" w:type="dxa"/>
            <w:tcBorders>
              <w:top w:val="nil"/>
              <w:left w:val="nil"/>
              <w:bottom w:val="single" w:sz="8" w:space="0" w:color="31849B"/>
              <w:right w:val="single" w:sz="8" w:space="0" w:color="31849B"/>
            </w:tcBorders>
            <w:noWrap/>
            <w:vAlign w:val="center"/>
          </w:tcPr>
          <w:p w14:paraId="74580070" w14:textId="568FD59E" w:rsidR="004F53C5" w:rsidRDefault="004F53C5" w:rsidP="004F53C5">
            <w:pPr>
              <w:rPr>
                <w:rFonts w:cs="Calibri"/>
                <w:color w:val="000000"/>
                <w:szCs w:val="20"/>
              </w:rPr>
            </w:pPr>
            <w:r>
              <w:rPr>
                <w:rFonts w:cs="Calibri"/>
                <w:color w:val="000000"/>
                <w:sz w:val="18"/>
                <w:szCs w:val="18"/>
              </w:rPr>
              <w:t>5.4.33</w:t>
            </w:r>
          </w:p>
        </w:tc>
      </w:tr>
      <w:tr w:rsidR="004F53C5" w:rsidRPr="00B90D28" w14:paraId="714A4BB2" w14:textId="77777777" w:rsidTr="004F53C5">
        <w:trPr>
          <w:trHeight w:val="300"/>
        </w:trPr>
        <w:tc>
          <w:tcPr>
            <w:tcW w:w="1408" w:type="dxa"/>
            <w:tcBorders>
              <w:top w:val="nil"/>
              <w:left w:val="single" w:sz="8" w:space="0" w:color="31849B"/>
              <w:bottom w:val="single" w:sz="8" w:space="0" w:color="31849B"/>
              <w:right w:val="single" w:sz="8" w:space="0" w:color="31849B"/>
            </w:tcBorders>
            <w:noWrap/>
            <w:vAlign w:val="center"/>
            <w:hideMark/>
          </w:tcPr>
          <w:p w14:paraId="6F2578C3" w14:textId="433A57F5" w:rsidR="004F53C5" w:rsidRPr="00B90D28" w:rsidRDefault="004F53C5" w:rsidP="004F53C5">
            <w:pPr>
              <w:rPr>
                <w:rFonts w:cs="Calibri"/>
                <w:color w:val="000000"/>
                <w:szCs w:val="20"/>
              </w:rPr>
            </w:pPr>
            <w:r>
              <w:rPr>
                <w:rFonts w:cs="Calibri"/>
                <w:color w:val="000000"/>
                <w:sz w:val="18"/>
                <w:szCs w:val="18"/>
              </w:rPr>
              <w:t>U1300-1xML5</w:t>
            </w:r>
          </w:p>
        </w:tc>
        <w:tc>
          <w:tcPr>
            <w:tcW w:w="3402" w:type="dxa"/>
            <w:tcBorders>
              <w:top w:val="nil"/>
              <w:left w:val="nil"/>
              <w:bottom w:val="single" w:sz="8" w:space="0" w:color="31849B"/>
              <w:right w:val="single" w:sz="8" w:space="0" w:color="31849B"/>
            </w:tcBorders>
            <w:noWrap/>
            <w:vAlign w:val="center"/>
          </w:tcPr>
          <w:p w14:paraId="0B96C6DB" w14:textId="0456ADC1" w:rsidR="004F53C5" w:rsidRPr="00B90D28" w:rsidRDefault="004F53C5" w:rsidP="004F53C5">
            <w:pPr>
              <w:rPr>
                <w:rFonts w:cs="Calibri"/>
                <w:color w:val="000000"/>
                <w:szCs w:val="20"/>
              </w:rPr>
            </w:pPr>
            <w:r w:rsidRPr="007847E1">
              <w:rPr>
                <w:rFonts w:cs="Calibri"/>
                <w:color w:val="000000"/>
                <w:sz w:val="18"/>
                <w:szCs w:val="18"/>
              </w:rPr>
              <w:t>L+G IEC U1300 1PH 1E LC HAN</w:t>
            </w:r>
          </w:p>
        </w:tc>
        <w:tc>
          <w:tcPr>
            <w:tcW w:w="1150" w:type="dxa"/>
            <w:tcBorders>
              <w:top w:val="nil"/>
              <w:left w:val="nil"/>
              <w:bottom w:val="single" w:sz="8" w:space="0" w:color="31849B"/>
              <w:right w:val="single" w:sz="8" w:space="0" w:color="31849B"/>
            </w:tcBorders>
            <w:noWrap/>
            <w:vAlign w:val="center"/>
          </w:tcPr>
          <w:p w14:paraId="32577655" w14:textId="4D1F0980" w:rsidR="004F53C5" w:rsidRPr="00B90D28" w:rsidRDefault="004F53C5" w:rsidP="004F53C5">
            <w:pPr>
              <w:rPr>
                <w:rFonts w:cs="Calibri"/>
                <w:color w:val="000000"/>
                <w:szCs w:val="20"/>
              </w:rPr>
            </w:pPr>
            <w:r w:rsidRPr="0022673D">
              <w:rPr>
                <w:rFonts w:cs="Calibri"/>
                <w:color w:val="000000"/>
                <w:sz w:val="18"/>
                <w:szCs w:val="18"/>
              </w:rPr>
              <w:t>08.02. R6</w:t>
            </w:r>
            <w:r>
              <w:rPr>
                <w:rFonts w:cs="Calibri"/>
                <w:color w:val="000000"/>
                <w:sz w:val="18"/>
                <w:szCs w:val="18"/>
              </w:rPr>
              <w:t>6</w:t>
            </w:r>
          </w:p>
        </w:tc>
        <w:tc>
          <w:tcPr>
            <w:tcW w:w="1426" w:type="dxa"/>
            <w:tcBorders>
              <w:top w:val="nil"/>
              <w:left w:val="nil"/>
              <w:bottom w:val="single" w:sz="8" w:space="0" w:color="31849B"/>
              <w:right w:val="single" w:sz="8" w:space="0" w:color="31849B"/>
            </w:tcBorders>
            <w:noWrap/>
            <w:vAlign w:val="center"/>
          </w:tcPr>
          <w:p w14:paraId="60636C40" w14:textId="70910C2B" w:rsidR="004F53C5" w:rsidRPr="00B90D28" w:rsidRDefault="004F53C5" w:rsidP="004F53C5">
            <w:pPr>
              <w:rPr>
                <w:rFonts w:cs="Calibri"/>
                <w:color w:val="000000"/>
                <w:szCs w:val="20"/>
              </w:rPr>
            </w:pPr>
            <w:r w:rsidRPr="001F2792">
              <w:rPr>
                <w:rFonts w:cs="Calibri"/>
                <w:color w:val="000000"/>
                <w:sz w:val="18"/>
                <w:szCs w:val="18"/>
              </w:rPr>
              <w:t>NIC</w:t>
            </w:r>
            <w:r>
              <w:rPr>
                <w:rFonts w:cs="Calibri"/>
                <w:color w:val="000000"/>
                <w:sz w:val="18"/>
                <w:szCs w:val="18"/>
              </w:rPr>
              <w:t>5</w:t>
            </w:r>
            <w:r w:rsidRPr="001F2792">
              <w:rPr>
                <w:rFonts w:cs="Calibri"/>
                <w:color w:val="000000"/>
                <w:sz w:val="18"/>
                <w:szCs w:val="18"/>
              </w:rPr>
              <w:t>20</w:t>
            </w:r>
          </w:p>
        </w:tc>
        <w:tc>
          <w:tcPr>
            <w:tcW w:w="1280" w:type="dxa"/>
            <w:tcBorders>
              <w:top w:val="nil"/>
              <w:left w:val="nil"/>
              <w:bottom w:val="single" w:sz="8" w:space="0" w:color="31849B"/>
              <w:right w:val="single" w:sz="8" w:space="0" w:color="31849B"/>
            </w:tcBorders>
            <w:noWrap/>
            <w:vAlign w:val="center"/>
          </w:tcPr>
          <w:p w14:paraId="613CB721" w14:textId="3FA14ABF" w:rsidR="004F53C5" w:rsidRPr="00B90D28" w:rsidRDefault="004F53C5" w:rsidP="004F53C5">
            <w:pPr>
              <w:rPr>
                <w:rFonts w:cs="Calibri"/>
                <w:color w:val="000000"/>
                <w:szCs w:val="20"/>
              </w:rPr>
            </w:pPr>
            <w:r>
              <w:rPr>
                <w:rFonts w:cs="Calibri"/>
                <w:color w:val="000000"/>
                <w:sz w:val="18"/>
                <w:szCs w:val="18"/>
              </w:rPr>
              <w:t>5.4.53</w:t>
            </w:r>
          </w:p>
        </w:tc>
      </w:tr>
    </w:tbl>
    <w:p w14:paraId="14E507E7" w14:textId="77777777" w:rsidR="00A05BBC" w:rsidRDefault="00A05BBC" w:rsidP="00A05BBC">
      <w:pPr>
        <w:pStyle w:val="DocumentText10pt"/>
        <w:rPr>
          <w:u w:val="single"/>
        </w:rPr>
      </w:pPr>
    </w:p>
    <w:p w14:paraId="673594ED" w14:textId="1B3F9072" w:rsidR="00870C1E" w:rsidRDefault="00870C1E" w:rsidP="00870C1E">
      <w:pPr>
        <w:pStyle w:val="DocumentText10pt"/>
        <w:rPr>
          <w:u w:val="single"/>
        </w:rPr>
      </w:pPr>
      <w:r>
        <w:rPr>
          <w:u w:val="single"/>
        </w:rPr>
        <w:t>Network Device Types</w:t>
      </w:r>
      <w:r w:rsidR="00A05BBC">
        <w:rPr>
          <w:u w:val="single"/>
        </w:rPr>
        <w:t xml:space="preserve"> – In Scope</w:t>
      </w:r>
    </w:p>
    <w:p w14:paraId="709519F0" w14:textId="77777777" w:rsidR="00B979E7" w:rsidRPr="00D24C0D" w:rsidRDefault="00B979E7" w:rsidP="00870C1E">
      <w:pPr>
        <w:pStyle w:val="DocumentText10pt"/>
        <w:rPr>
          <w:u w:val="single"/>
        </w:rPr>
      </w:pPr>
    </w:p>
    <w:tbl>
      <w:tblPr>
        <w:tblW w:w="3691" w:type="dxa"/>
        <w:tblBorders>
          <w:top w:val="single" w:sz="8" w:space="0" w:color="31849B"/>
          <w:left w:val="single" w:sz="8" w:space="0" w:color="31849B"/>
          <w:bottom w:val="single" w:sz="8" w:space="0" w:color="31849B"/>
          <w:right w:val="single" w:sz="8" w:space="0" w:color="31849B"/>
          <w:insideH w:val="single" w:sz="8" w:space="0" w:color="31849B"/>
          <w:insideV w:val="single" w:sz="8" w:space="0" w:color="31849B"/>
        </w:tblBorders>
        <w:tblLook w:val="04A0" w:firstRow="1" w:lastRow="0" w:firstColumn="1" w:lastColumn="0" w:noHBand="0" w:noVBand="1"/>
      </w:tblPr>
      <w:tblGrid>
        <w:gridCol w:w="1426"/>
        <w:gridCol w:w="2283"/>
      </w:tblGrid>
      <w:tr w:rsidR="001F2792" w:rsidRPr="001F2792" w14:paraId="5E644567" w14:textId="77777777" w:rsidTr="00795C83">
        <w:trPr>
          <w:trHeight w:val="315"/>
        </w:trPr>
        <w:tc>
          <w:tcPr>
            <w:tcW w:w="1408" w:type="dxa"/>
            <w:noWrap/>
            <w:vAlign w:val="center"/>
            <w:hideMark/>
          </w:tcPr>
          <w:p w14:paraId="7D87227D" w14:textId="77777777" w:rsidR="001F2792" w:rsidRPr="006A1C14" w:rsidRDefault="001F2792" w:rsidP="001F2792">
            <w:pPr>
              <w:spacing w:before="60" w:after="60"/>
              <w:rPr>
                <w:rFonts w:cs="Calibri"/>
                <w:b/>
                <w:bCs/>
                <w:color w:val="000000"/>
                <w:szCs w:val="20"/>
              </w:rPr>
            </w:pPr>
            <w:r w:rsidRPr="006A1C14">
              <w:rPr>
                <w:rFonts w:cs="Calibri"/>
                <w:b/>
                <w:bCs/>
                <w:color w:val="000000"/>
                <w:szCs w:val="20"/>
              </w:rPr>
              <w:t>NIC Type</w:t>
            </w:r>
          </w:p>
        </w:tc>
        <w:tc>
          <w:tcPr>
            <w:tcW w:w="2283" w:type="dxa"/>
            <w:vAlign w:val="center"/>
            <w:hideMark/>
          </w:tcPr>
          <w:p w14:paraId="44432160" w14:textId="77777777" w:rsidR="001F2792" w:rsidRPr="006A1C14" w:rsidRDefault="001F2792" w:rsidP="001F2792">
            <w:pPr>
              <w:spacing w:before="60" w:after="60"/>
              <w:rPr>
                <w:rFonts w:cs="Calibri"/>
                <w:b/>
                <w:bCs/>
                <w:color w:val="000000"/>
                <w:szCs w:val="20"/>
              </w:rPr>
            </w:pPr>
            <w:r w:rsidRPr="006A1C14">
              <w:rPr>
                <w:rFonts w:cs="Calibri"/>
                <w:b/>
                <w:bCs/>
                <w:color w:val="000000"/>
                <w:szCs w:val="20"/>
              </w:rPr>
              <w:t>NIC Firmware</w:t>
            </w:r>
          </w:p>
        </w:tc>
      </w:tr>
      <w:tr w:rsidR="004F53C5" w:rsidRPr="001F2792" w14:paraId="6472F21F" w14:textId="77777777" w:rsidTr="00795C83">
        <w:trPr>
          <w:trHeight w:val="300"/>
        </w:trPr>
        <w:tc>
          <w:tcPr>
            <w:tcW w:w="1408" w:type="dxa"/>
            <w:noWrap/>
            <w:vAlign w:val="center"/>
          </w:tcPr>
          <w:p w14:paraId="0C7A6AC0" w14:textId="2431BCAE" w:rsidR="004F53C5" w:rsidRPr="006A1C14" w:rsidRDefault="004F53C5" w:rsidP="004F53C5">
            <w:pPr>
              <w:spacing w:before="60" w:after="60"/>
              <w:rPr>
                <w:rFonts w:cs="Calibri"/>
                <w:color w:val="000000"/>
                <w:szCs w:val="20"/>
              </w:rPr>
            </w:pPr>
            <w:r w:rsidRPr="001F2792">
              <w:rPr>
                <w:rFonts w:cs="Calibri"/>
                <w:color w:val="000000"/>
                <w:sz w:val="18"/>
                <w:szCs w:val="18"/>
              </w:rPr>
              <w:t>NIC320</w:t>
            </w:r>
            <w:r>
              <w:rPr>
                <w:rFonts w:cs="Calibri"/>
                <w:color w:val="000000"/>
                <w:sz w:val="18"/>
                <w:szCs w:val="18"/>
              </w:rPr>
              <w:t>/NIC420</w:t>
            </w:r>
          </w:p>
        </w:tc>
        <w:tc>
          <w:tcPr>
            <w:tcW w:w="2283" w:type="dxa"/>
            <w:noWrap/>
            <w:vAlign w:val="center"/>
          </w:tcPr>
          <w:p w14:paraId="4F5E01AC" w14:textId="23202007" w:rsidR="004F53C5" w:rsidRDefault="004F53C5" w:rsidP="004F53C5">
            <w:pPr>
              <w:spacing w:before="60" w:after="60"/>
              <w:rPr>
                <w:rFonts w:cs="Calibri"/>
                <w:color w:val="000000"/>
                <w:szCs w:val="20"/>
              </w:rPr>
            </w:pPr>
            <w:r>
              <w:rPr>
                <w:rFonts w:cs="Calibri"/>
                <w:color w:val="000000"/>
                <w:sz w:val="18"/>
                <w:szCs w:val="18"/>
              </w:rPr>
              <w:t>5.4.33</w:t>
            </w:r>
          </w:p>
        </w:tc>
      </w:tr>
      <w:tr w:rsidR="004F53C5" w:rsidRPr="001F2792" w14:paraId="0F5721F9" w14:textId="77777777" w:rsidTr="00795C83">
        <w:trPr>
          <w:trHeight w:val="300"/>
        </w:trPr>
        <w:tc>
          <w:tcPr>
            <w:tcW w:w="1408" w:type="dxa"/>
            <w:noWrap/>
            <w:vAlign w:val="center"/>
          </w:tcPr>
          <w:p w14:paraId="2F7CC8CD" w14:textId="77777777" w:rsidR="004F53C5" w:rsidRPr="006A1C14" w:rsidRDefault="004F53C5" w:rsidP="004F53C5">
            <w:pPr>
              <w:spacing w:before="60" w:after="60"/>
              <w:rPr>
                <w:rFonts w:cs="Calibri"/>
                <w:color w:val="000000"/>
                <w:szCs w:val="20"/>
              </w:rPr>
            </w:pPr>
            <w:r w:rsidRPr="006A1C14">
              <w:rPr>
                <w:rFonts w:cs="Calibri"/>
                <w:color w:val="000000"/>
                <w:szCs w:val="20"/>
              </w:rPr>
              <w:t>NIC520</w:t>
            </w:r>
          </w:p>
        </w:tc>
        <w:tc>
          <w:tcPr>
            <w:tcW w:w="2283" w:type="dxa"/>
            <w:noWrap/>
            <w:vAlign w:val="center"/>
          </w:tcPr>
          <w:p w14:paraId="6130270E" w14:textId="2787D1AB" w:rsidR="004F53C5" w:rsidRPr="006A1C14" w:rsidRDefault="004F53C5" w:rsidP="004F53C5">
            <w:pPr>
              <w:spacing w:before="60" w:after="60"/>
              <w:rPr>
                <w:rFonts w:cs="Calibri"/>
                <w:color w:val="000000"/>
                <w:szCs w:val="20"/>
              </w:rPr>
            </w:pPr>
            <w:r>
              <w:rPr>
                <w:rFonts w:cs="Calibri"/>
                <w:color w:val="000000"/>
                <w:szCs w:val="20"/>
              </w:rPr>
              <w:t>5.4.53</w:t>
            </w:r>
          </w:p>
        </w:tc>
      </w:tr>
    </w:tbl>
    <w:p w14:paraId="0368FC9D" w14:textId="241091AB" w:rsidR="008062D3" w:rsidRPr="008062D3" w:rsidRDefault="008062D3" w:rsidP="008062D3">
      <w:pPr>
        <w:pStyle w:val="DocumentText10pt"/>
        <w:rPr>
          <w:lang w:val="en-US"/>
        </w:rPr>
      </w:pPr>
    </w:p>
    <w:p w14:paraId="44F6FF96" w14:textId="2AA215D4" w:rsidR="00205DC9" w:rsidRDefault="00B253FA" w:rsidP="00205DC9">
      <w:pPr>
        <w:pStyle w:val="DocumentText10pt"/>
        <w:rPr>
          <w:u w:val="single"/>
        </w:rPr>
      </w:pPr>
      <w:r>
        <w:rPr>
          <w:u w:val="single"/>
        </w:rPr>
        <w:t>Test case v</w:t>
      </w:r>
      <w:r w:rsidR="00F959F9">
        <w:rPr>
          <w:u w:val="single"/>
        </w:rPr>
        <w:t xml:space="preserve">s Meter </w:t>
      </w:r>
      <w:r w:rsidR="00205DC9">
        <w:rPr>
          <w:u w:val="single"/>
        </w:rPr>
        <w:t>Type</w:t>
      </w:r>
      <w:r w:rsidR="00F959F9">
        <w:rPr>
          <w:u w:val="single"/>
        </w:rPr>
        <w:t xml:space="preserve"> distribution</w:t>
      </w:r>
    </w:p>
    <w:p w14:paraId="5C3B365B" w14:textId="77777777" w:rsidR="00B979E7" w:rsidRPr="00D24C0D" w:rsidRDefault="00B979E7" w:rsidP="00205DC9">
      <w:pPr>
        <w:pStyle w:val="DocumentText10pt"/>
        <w:rPr>
          <w:u w:val="single"/>
        </w:rPr>
      </w:pPr>
    </w:p>
    <w:p w14:paraId="419CA513" w14:textId="5710E4F4" w:rsidR="00EB5D48" w:rsidRDefault="00F959F9" w:rsidP="00205DC9">
      <w:pPr>
        <w:pStyle w:val="DocumentText10pt"/>
      </w:pPr>
      <w:r>
        <w:t>As 10M</w:t>
      </w:r>
      <w:r w:rsidR="00B16861">
        <w:t>L</w:t>
      </w:r>
      <w:r w:rsidR="00AB4DC2">
        <w:t>3</w:t>
      </w:r>
      <w:r w:rsidR="002930AE">
        <w:t>, 11M</w:t>
      </w:r>
      <w:r w:rsidR="00AB4DC2">
        <w:t>L3</w:t>
      </w:r>
      <w:r w:rsidR="002930AE">
        <w:t xml:space="preserve"> and 12M</w:t>
      </w:r>
      <w:r w:rsidR="00AB4DC2">
        <w:t>L3</w:t>
      </w:r>
      <w:r w:rsidR="002930AE">
        <w:t xml:space="preserve"> </w:t>
      </w:r>
      <w:r w:rsidR="00EB5D48">
        <w:t>meter</w:t>
      </w:r>
      <w:r w:rsidR="002930AE">
        <w:t xml:space="preserve"> types have the same Meter </w:t>
      </w:r>
      <w:r w:rsidR="000212F4">
        <w:t xml:space="preserve">FW </w:t>
      </w:r>
      <w:r w:rsidR="002930AE">
        <w:t>and NIC FW, the test cases will be prioritized on 10M</w:t>
      </w:r>
      <w:r w:rsidR="00B83162">
        <w:t>L3</w:t>
      </w:r>
      <w:r w:rsidR="002930AE">
        <w:t xml:space="preserve">. Where it is needed to test </w:t>
      </w:r>
      <w:r w:rsidR="00EB5D48">
        <w:t>1E meter with LC then 11M</w:t>
      </w:r>
      <w:r w:rsidR="00B83162">
        <w:t>L3</w:t>
      </w:r>
      <w:r w:rsidR="00EB5D48">
        <w:t xml:space="preserve"> meter will be used and where it is </w:t>
      </w:r>
      <w:r w:rsidR="000212F4">
        <w:t>needed</w:t>
      </w:r>
      <w:r w:rsidR="00EB5D48">
        <w:t xml:space="preserve"> to test 2 element </w:t>
      </w:r>
      <w:r w:rsidR="00DA55A1">
        <w:t>meters</w:t>
      </w:r>
      <w:r w:rsidR="00EB5D48">
        <w:t xml:space="preserve"> with LC then 12M</w:t>
      </w:r>
      <w:r w:rsidR="00B83162">
        <w:t>L3</w:t>
      </w:r>
      <w:r w:rsidR="00EB5D48">
        <w:t xml:space="preserve"> meter will be used.</w:t>
      </w:r>
    </w:p>
    <w:p w14:paraId="5721D3B4" w14:textId="0B18E731" w:rsidR="00205DC9" w:rsidRDefault="00EB5D48" w:rsidP="00CF1290">
      <w:pPr>
        <w:pStyle w:val="DocumentText10pt"/>
      </w:pPr>
      <w:r>
        <w:t xml:space="preserve">Similarly, </w:t>
      </w:r>
      <w:r w:rsidR="00B83162">
        <w:t xml:space="preserve">10ML5, 11ML5 and 12ML5 meter types </w:t>
      </w:r>
      <w:r>
        <w:t xml:space="preserve">have the same Meter FW and NIC FW, the test cases will be prioritized on </w:t>
      </w:r>
      <w:r w:rsidR="00B83162">
        <w:t>1</w:t>
      </w:r>
      <w:r>
        <w:t>0M</w:t>
      </w:r>
      <w:r w:rsidR="00B83162">
        <w:t>L</w:t>
      </w:r>
      <w:r>
        <w:t xml:space="preserve">5. Where it is needed to test 1E meter with LC then </w:t>
      </w:r>
      <w:r w:rsidR="00B83162">
        <w:t>1</w:t>
      </w:r>
      <w:r>
        <w:t>1M</w:t>
      </w:r>
      <w:r w:rsidR="00B83162">
        <w:t>L</w:t>
      </w:r>
      <w:r>
        <w:t>5 meter will be</w:t>
      </w:r>
      <w:r w:rsidR="00CF1290">
        <w:t xml:space="preserve"> used</w:t>
      </w:r>
      <w:r w:rsidR="00B83162">
        <w:t xml:space="preserve"> and where it is needed to test 2 element meters with LC then 12ML5 meter will be used</w:t>
      </w:r>
      <w:r w:rsidR="00205DC9">
        <w:t>. Based on experience, this approach poses minimal risk.</w:t>
      </w:r>
    </w:p>
    <w:p w14:paraId="00D3FD59" w14:textId="45E5292A" w:rsidR="001F2792" w:rsidRPr="00B37F61" w:rsidRDefault="001F2792" w:rsidP="00F4055B">
      <w:pPr>
        <w:pStyle w:val="Heading2"/>
      </w:pPr>
      <w:bookmarkStart w:id="34" w:name="_Toc206758593"/>
      <w:r>
        <w:t>UIQ5 Applications</w:t>
      </w:r>
      <w:bookmarkEnd w:id="34"/>
    </w:p>
    <w:p w14:paraId="5FAAE937" w14:textId="576D42FF" w:rsidR="001F2792" w:rsidRDefault="001F2792" w:rsidP="001F2792">
      <w:pPr>
        <w:pStyle w:val="DocumentText10pt"/>
      </w:pPr>
      <w:r>
        <w:t xml:space="preserve">The </w:t>
      </w:r>
      <w:r w:rsidR="00BF3827">
        <w:t>focus</w:t>
      </w:r>
      <w:r>
        <w:t xml:space="preserve"> of </w:t>
      </w:r>
      <w:r w:rsidR="00E21BE3">
        <w:t xml:space="preserve">this testing will be </w:t>
      </w:r>
      <w:r>
        <w:t xml:space="preserve">the </w:t>
      </w:r>
      <w:r w:rsidR="002A40A8">
        <w:t>end-to-end</w:t>
      </w:r>
      <w:r w:rsidR="009D7CB7">
        <w:t xml:space="preserve"> meter </w:t>
      </w:r>
      <w:r w:rsidR="002A40A8">
        <w:t>firmware</w:t>
      </w:r>
      <w:r w:rsidR="00BF3827">
        <w:t>/NIC Firmware</w:t>
      </w:r>
      <w:r w:rsidR="002A40A8">
        <w:t xml:space="preserve"> test cases</w:t>
      </w:r>
      <w:r w:rsidR="0002797E">
        <w:t>.</w:t>
      </w:r>
    </w:p>
    <w:p w14:paraId="2CE0B8E1" w14:textId="77777777" w:rsidR="00B979E7" w:rsidRDefault="00B979E7" w:rsidP="001F2792">
      <w:pPr>
        <w:pStyle w:val="DocumentText10pt"/>
      </w:pPr>
    </w:p>
    <w:p w14:paraId="7C367C4B" w14:textId="288DD330" w:rsidR="001F2792" w:rsidRDefault="001F2792" w:rsidP="001F2792">
      <w:pPr>
        <w:pStyle w:val="DocumentText10pt"/>
        <w:rPr>
          <w:u w:val="single"/>
        </w:rPr>
      </w:pPr>
      <w:r w:rsidRPr="00D24C0D">
        <w:rPr>
          <w:u w:val="single"/>
        </w:rPr>
        <w:t>UIQ5 Applications</w:t>
      </w:r>
    </w:p>
    <w:p w14:paraId="63EB8E4F" w14:textId="77777777" w:rsidR="00B979E7" w:rsidRPr="00D24C0D" w:rsidRDefault="00B979E7" w:rsidP="001F2792">
      <w:pPr>
        <w:pStyle w:val="DocumentText10pt"/>
        <w:rPr>
          <w:u w:val="single"/>
        </w:rPr>
      </w:pPr>
    </w:p>
    <w:tbl>
      <w:tblPr>
        <w:tblW w:w="9493"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ook w:val="04A0" w:firstRow="1" w:lastRow="0" w:firstColumn="1" w:lastColumn="0" w:noHBand="0" w:noVBand="1"/>
      </w:tblPr>
      <w:tblGrid>
        <w:gridCol w:w="1980"/>
        <w:gridCol w:w="3402"/>
        <w:gridCol w:w="2126"/>
        <w:gridCol w:w="1985"/>
      </w:tblGrid>
      <w:tr w:rsidR="001F2792" w:rsidRPr="001F2792" w14:paraId="2B36945C" w14:textId="77777777" w:rsidTr="00795C83">
        <w:trPr>
          <w:trHeight w:val="300"/>
        </w:trPr>
        <w:tc>
          <w:tcPr>
            <w:tcW w:w="1980" w:type="dxa"/>
            <w:noWrap/>
            <w:vAlign w:val="center"/>
            <w:hideMark/>
          </w:tcPr>
          <w:p w14:paraId="4F3C7EBC" w14:textId="77777777" w:rsidR="001F2792" w:rsidRPr="006A1C14" w:rsidRDefault="001F2792" w:rsidP="001F2792">
            <w:pPr>
              <w:spacing w:before="60" w:after="60"/>
              <w:jc w:val="center"/>
              <w:rPr>
                <w:rFonts w:cs="Calibri"/>
                <w:b/>
                <w:bCs/>
                <w:color w:val="000000"/>
                <w:szCs w:val="20"/>
              </w:rPr>
            </w:pPr>
            <w:r w:rsidRPr="006A1C14">
              <w:rPr>
                <w:rFonts w:cs="Calibri"/>
                <w:b/>
                <w:bCs/>
                <w:color w:val="000000"/>
                <w:szCs w:val="20"/>
              </w:rPr>
              <w:t>Application</w:t>
            </w:r>
          </w:p>
        </w:tc>
        <w:tc>
          <w:tcPr>
            <w:tcW w:w="3402" w:type="dxa"/>
            <w:noWrap/>
            <w:vAlign w:val="center"/>
            <w:hideMark/>
          </w:tcPr>
          <w:p w14:paraId="5ED6D38D" w14:textId="77777777" w:rsidR="001F2792" w:rsidRPr="006A1C14" w:rsidRDefault="001F2792" w:rsidP="001F2792">
            <w:pPr>
              <w:spacing w:before="60" w:after="60"/>
              <w:jc w:val="center"/>
              <w:rPr>
                <w:rFonts w:cs="Calibri"/>
                <w:b/>
                <w:bCs/>
                <w:color w:val="000000"/>
                <w:szCs w:val="20"/>
              </w:rPr>
            </w:pPr>
            <w:r w:rsidRPr="006A1C14">
              <w:rPr>
                <w:rFonts w:cs="Calibri"/>
                <w:b/>
                <w:bCs/>
                <w:color w:val="000000"/>
                <w:szCs w:val="20"/>
              </w:rPr>
              <w:t>Description</w:t>
            </w:r>
          </w:p>
        </w:tc>
        <w:tc>
          <w:tcPr>
            <w:tcW w:w="2126" w:type="dxa"/>
            <w:noWrap/>
            <w:vAlign w:val="center"/>
            <w:hideMark/>
          </w:tcPr>
          <w:p w14:paraId="727EBF95" w14:textId="77777777" w:rsidR="001F2792" w:rsidRPr="006A1C14" w:rsidRDefault="001F2792" w:rsidP="001F2792">
            <w:pPr>
              <w:spacing w:before="60" w:after="60"/>
              <w:jc w:val="center"/>
              <w:rPr>
                <w:rFonts w:cs="Calibri"/>
                <w:b/>
                <w:bCs/>
                <w:color w:val="000000"/>
                <w:szCs w:val="20"/>
              </w:rPr>
            </w:pPr>
            <w:r w:rsidRPr="006A1C14">
              <w:rPr>
                <w:rFonts w:cs="Calibri"/>
                <w:b/>
                <w:bCs/>
                <w:color w:val="000000"/>
                <w:szCs w:val="20"/>
              </w:rPr>
              <w:t>Version</w:t>
            </w:r>
          </w:p>
        </w:tc>
        <w:tc>
          <w:tcPr>
            <w:tcW w:w="1985" w:type="dxa"/>
            <w:vAlign w:val="center"/>
          </w:tcPr>
          <w:p w14:paraId="03889E89" w14:textId="77777777" w:rsidR="001F2792" w:rsidRPr="006A1C14" w:rsidRDefault="001F2792" w:rsidP="001F2792">
            <w:pPr>
              <w:spacing w:before="60" w:after="60"/>
              <w:jc w:val="center"/>
              <w:rPr>
                <w:rFonts w:cs="Calibri"/>
                <w:b/>
                <w:bCs/>
                <w:color w:val="000000"/>
                <w:szCs w:val="20"/>
              </w:rPr>
            </w:pPr>
            <w:r w:rsidRPr="006A1C14">
              <w:rPr>
                <w:rFonts w:cs="Calibri"/>
                <w:b/>
                <w:bCs/>
                <w:color w:val="000000"/>
                <w:szCs w:val="20"/>
              </w:rPr>
              <w:t>Build</w:t>
            </w:r>
          </w:p>
        </w:tc>
      </w:tr>
      <w:tr w:rsidR="00CD3FF0" w:rsidRPr="001F2792" w14:paraId="70768C7E" w14:textId="77777777" w:rsidTr="00795C83">
        <w:trPr>
          <w:trHeight w:val="300"/>
        </w:trPr>
        <w:tc>
          <w:tcPr>
            <w:tcW w:w="1980" w:type="dxa"/>
            <w:noWrap/>
            <w:vAlign w:val="center"/>
          </w:tcPr>
          <w:p w14:paraId="67E655CD" w14:textId="3DA51926" w:rsidR="00CD3FF0" w:rsidRPr="006A1C14" w:rsidRDefault="00CD3FF0" w:rsidP="00CD3FF0">
            <w:pPr>
              <w:spacing w:before="60" w:after="60"/>
              <w:rPr>
                <w:rFonts w:cs="Calibri"/>
                <w:color w:val="000000"/>
                <w:szCs w:val="20"/>
              </w:rPr>
            </w:pPr>
            <w:bookmarkStart w:id="35" w:name="_Hlk100607474"/>
            <w:r w:rsidRPr="001F2792">
              <w:rPr>
                <w:rFonts w:cs="Calibri"/>
                <w:color w:val="000000"/>
                <w:sz w:val="18"/>
                <w:szCs w:val="18"/>
              </w:rPr>
              <w:t>CAAS</w:t>
            </w:r>
          </w:p>
        </w:tc>
        <w:tc>
          <w:tcPr>
            <w:tcW w:w="3402" w:type="dxa"/>
            <w:vAlign w:val="center"/>
          </w:tcPr>
          <w:p w14:paraId="0A768526" w14:textId="204C6621" w:rsidR="00CD3FF0" w:rsidRPr="006A1C14" w:rsidRDefault="00CD3FF0" w:rsidP="00CD3FF0">
            <w:pPr>
              <w:spacing w:before="60" w:after="60"/>
              <w:rPr>
                <w:rFonts w:cs="Calibri"/>
                <w:color w:val="000000"/>
                <w:szCs w:val="20"/>
              </w:rPr>
            </w:pPr>
            <w:r w:rsidRPr="001F2792">
              <w:rPr>
                <w:rFonts w:cs="Calibri"/>
                <w:color w:val="000000"/>
                <w:sz w:val="18"/>
                <w:szCs w:val="18"/>
              </w:rPr>
              <w:t>CAAS</w:t>
            </w:r>
          </w:p>
        </w:tc>
        <w:tc>
          <w:tcPr>
            <w:tcW w:w="2126" w:type="dxa"/>
            <w:noWrap/>
            <w:vAlign w:val="center"/>
          </w:tcPr>
          <w:p w14:paraId="7FDEB6F4" w14:textId="6C5E2442" w:rsidR="00CD3FF0" w:rsidRPr="006A1C14" w:rsidRDefault="00CD3FF0" w:rsidP="00CD3FF0">
            <w:pPr>
              <w:spacing w:before="60" w:after="60"/>
              <w:rPr>
                <w:rFonts w:cs="Calibri"/>
                <w:color w:val="000000"/>
                <w:szCs w:val="20"/>
              </w:rPr>
            </w:pPr>
            <w:r w:rsidRPr="001F2792">
              <w:rPr>
                <w:rFonts w:cs="Calibri"/>
                <w:color w:val="000000"/>
                <w:sz w:val="18"/>
                <w:szCs w:val="18"/>
              </w:rPr>
              <w:t>1.11.</w:t>
            </w:r>
            <w:r>
              <w:rPr>
                <w:rFonts w:cs="Calibri"/>
                <w:color w:val="000000"/>
                <w:sz w:val="18"/>
                <w:szCs w:val="18"/>
              </w:rPr>
              <w:t>6</w:t>
            </w:r>
          </w:p>
        </w:tc>
        <w:tc>
          <w:tcPr>
            <w:tcW w:w="1985" w:type="dxa"/>
            <w:vAlign w:val="center"/>
          </w:tcPr>
          <w:p w14:paraId="1E1D98AB" w14:textId="46374272" w:rsidR="00CD3FF0" w:rsidRPr="006A1C14" w:rsidRDefault="00CD3FF0" w:rsidP="00CD3FF0">
            <w:pPr>
              <w:spacing w:before="60" w:after="60"/>
              <w:rPr>
                <w:rFonts w:cs="Calibri"/>
                <w:color w:val="000000"/>
                <w:szCs w:val="20"/>
              </w:rPr>
            </w:pPr>
            <w:r w:rsidRPr="001F2792">
              <w:rPr>
                <w:rFonts w:cs="Calibri"/>
                <w:color w:val="000000"/>
                <w:sz w:val="18"/>
                <w:szCs w:val="18"/>
              </w:rPr>
              <w:t>2001</w:t>
            </w:r>
            <w:r>
              <w:rPr>
                <w:rFonts w:cs="Calibri"/>
                <w:color w:val="000000"/>
                <w:sz w:val="18"/>
                <w:szCs w:val="18"/>
              </w:rPr>
              <w:t>300</w:t>
            </w:r>
          </w:p>
        </w:tc>
      </w:tr>
      <w:tr w:rsidR="00CD3FF0" w:rsidRPr="001F2792" w14:paraId="300710AD" w14:textId="77777777" w:rsidTr="00795C83">
        <w:trPr>
          <w:trHeight w:val="300"/>
        </w:trPr>
        <w:tc>
          <w:tcPr>
            <w:tcW w:w="1980" w:type="dxa"/>
            <w:noWrap/>
            <w:vAlign w:val="center"/>
          </w:tcPr>
          <w:p w14:paraId="0EF8BCB5" w14:textId="13985CC0" w:rsidR="00CD3FF0" w:rsidRPr="001F2792" w:rsidRDefault="00CD3FF0" w:rsidP="00CD3FF0">
            <w:pPr>
              <w:spacing w:before="60" w:after="60"/>
              <w:rPr>
                <w:rFonts w:cs="Calibri"/>
                <w:color w:val="000000"/>
                <w:sz w:val="18"/>
                <w:szCs w:val="18"/>
              </w:rPr>
            </w:pPr>
            <w:r w:rsidRPr="001F2792">
              <w:rPr>
                <w:rFonts w:cs="Calibri"/>
                <w:color w:val="000000"/>
                <w:sz w:val="18"/>
                <w:szCs w:val="18"/>
              </w:rPr>
              <w:t>AMM</w:t>
            </w:r>
          </w:p>
        </w:tc>
        <w:tc>
          <w:tcPr>
            <w:tcW w:w="3402" w:type="dxa"/>
            <w:vAlign w:val="center"/>
          </w:tcPr>
          <w:p w14:paraId="776C13D6" w14:textId="262C96C6" w:rsidR="00CD3FF0" w:rsidRPr="001F2792" w:rsidRDefault="00CD3FF0" w:rsidP="00CD3FF0">
            <w:pPr>
              <w:spacing w:before="60" w:after="60"/>
              <w:rPr>
                <w:rFonts w:cs="Calibri"/>
                <w:color w:val="000000"/>
                <w:sz w:val="18"/>
                <w:szCs w:val="18"/>
              </w:rPr>
            </w:pPr>
            <w:r w:rsidRPr="001F2792">
              <w:rPr>
                <w:rFonts w:cs="Calibri"/>
                <w:color w:val="000000"/>
                <w:sz w:val="18"/>
                <w:szCs w:val="18"/>
              </w:rPr>
              <w:t>Advanced Metering Manager</w:t>
            </w:r>
          </w:p>
        </w:tc>
        <w:tc>
          <w:tcPr>
            <w:tcW w:w="2126" w:type="dxa"/>
            <w:noWrap/>
            <w:vAlign w:val="center"/>
          </w:tcPr>
          <w:p w14:paraId="0841FFC4" w14:textId="16AD3328" w:rsidR="00CD3FF0" w:rsidRPr="006A1C14" w:rsidRDefault="00CD3FF0" w:rsidP="00CD3FF0">
            <w:pPr>
              <w:spacing w:before="60" w:after="60"/>
              <w:rPr>
                <w:rFonts w:cs="Calibri"/>
                <w:color w:val="000000"/>
                <w:szCs w:val="20"/>
              </w:rPr>
            </w:pPr>
            <w:r w:rsidRPr="005F714B">
              <w:rPr>
                <w:rFonts w:cs="Calibri"/>
                <w:color w:val="000000"/>
                <w:sz w:val="18"/>
                <w:szCs w:val="18"/>
              </w:rPr>
              <w:t>5.0.14-REV13</w:t>
            </w:r>
          </w:p>
        </w:tc>
        <w:tc>
          <w:tcPr>
            <w:tcW w:w="1985" w:type="dxa"/>
            <w:vAlign w:val="center"/>
          </w:tcPr>
          <w:p w14:paraId="66FDC1F7" w14:textId="714F4EBD" w:rsidR="00CD3FF0" w:rsidRPr="006A1C14" w:rsidRDefault="00CD3FF0" w:rsidP="00CD3FF0">
            <w:pPr>
              <w:spacing w:before="60" w:after="60"/>
              <w:rPr>
                <w:rFonts w:cs="Calibri"/>
                <w:color w:val="000000"/>
                <w:szCs w:val="20"/>
              </w:rPr>
            </w:pPr>
            <w:r w:rsidRPr="001F2792">
              <w:rPr>
                <w:rFonts w:cs="Calibri"/>
                <w:color w:val="000000"/>
                <w:sz w:val="18"/>
                <w:szCs w:val="18"/>
              </w:rPr>
              <w:t>2003</w:t>
            </w:r>
            <w:r>
              <w:rPr>
                <w:rFonts w:cs="Calibri"/>
                <w:color w:val="000000"/>
                <w:sz w:val="18"/>
                <w:szCs w:val="18"/>
              </w:rPr>
              <w:t>564</w:t>
            </w:r>
          </w:p>
        </w:tc>
      </w:tr>
      <w:tr w:rsidR="00CD3FF0" w:rsidRPr="001F2792" w14:paraId="42E83F92" w14:textId="77777777" w:rsidTr="00795C83">
        <w:trPr>
          <w:trHeight w:val="300"/>
        </w:trPr>
        <w:tc>
          <w:tcPr>
            <w:tcW w:w="1980" w:type="dxa"/>
            <w:noWrap/>
            <w:vAlign w:val="center"/>
          </w:tcPr>
          <w:p w14:paraId="1A177E90" w14:textId="51E93003" w:rsidR="00CD3FF0" w:rsidRPr="001F2792" w:rsidRDefault="00CD3FF0" w:rsidP="00CD3FF0">
            <w:pPr>
              <w:spacing w:before="60" w:after="60"/>
              <w:rPr>
                <w:rFonts w:cs="Calibri"/>
                <w:color w:val="000000"/>
                <w:sz w:val="18"/>
                <w:szCs w:val="18"/>
              </w:rPr>
            </w:pPr>
            <w:r w:rsidRPr="001F2792">
              <w:rPr>
                <w:rFonts w:cs="Calibri"/>
                <w:color w:val="000000"/>
                <w:sz w:val="18"/>
                <w:szCs w:val="18"/>
              </w:rPr>
              <w:t>FWU</w:t>
            </w:r>
          </w:p>
        </w:tc>
        <w:tc>
          <w:tcPr>
            <w:tcW w:w="3402" w:type="dxa"/>
            <w:vAlign w:val="center"/>
          </w:tcPr>
          <w:p w14:paraId="125F1941" w14:textId="33C20661" w:rsidR="00CD3FF0" w:rsidRPr="001F2792" w:rsidRDefault="00CD3FF0" w:rsidP="00CD3FF0">
            <w:pPr>
              <w:spacing w:before="60" w:after="60"/>
              <w:rPr>
                <w:rFonts w:cs="Calibri"/>
                <w:color w:val="000000"/>
                <w:sz w:val="18"/>
                <w:szCs w:val="18"/>
              </w:rPr>
            </w:pPr>
            <w:r w:rsidRPr="001F2792">
              <w:rPr>
                <w:rFonts w:cs="Calibri"/>
                <w:color w:val="000000"/>
                <w:sz w:val="18"/>
                <w:szCs w:val="18"/>
              </w:rPr>
              <w:t>Firmware Upgrader</w:t>
            </w:r>
          </w:p>
        </w:tc>
        <w:tc>
          <w:tcPr>
            <w:tcW w:w="2126" w:type="dxa"/>
            <w:noWrap/>
            <w:vAlign w:val="center"/>
          </w:tcPr>
          <w:p w14:paraId="65589C44" w14:textId="6034810A" w:rsidR="00CD3FF0" w:rsidRPr="006A1C14" w:rsidRDefault="00CD3FF0" w:rsidP="00CD3FF0">
            <w:pPr>
              <w:spacing w:before="60" w:after="60"/>
              <w:rPr>
                <w:rFonts w:cs="Calibri"/>
                <w:color w:val="000000"/>
                <w:szCs w:val="20"/>
              </w:rPr>
            </w:pPr>
            <w:r w:rsidRPr="001F2792">
              <w:rPr>
                <w:rFonts w:cs="Calibri"/>
                <w:color w:val="000000"/>
                <w:sz w:val="18"/>
                <w:szCs w:val="18"/>
              </w:rPr>
              <w:t>4.16.</w:t>
            </w:r>
            <w:r>
              <w:rPr>
                <w:rFonts w:cs="Calibri"/>
                <w:color w:val="000000"/>
                <w:sz w:val="18"/>
                <w:szCs w:val="18"/>
              </w:rPr>
              <w:t>8</w:t>
            </w:r>
          </w:p>
        </w:tc>
        <w:tc>
          <w:tcPr>
            <w:tcW w:w="1985" w:type="dxa"/>
            <w:vAlign w:val="center"/>
          </w:tcPr>
          <w:p w14:paraId="136FCBC0" w14:textId="1F432C20" w:rsidR="00CD3FF0" w:rsidRPr="006A1C14" w:rsidRDefault="00CD3FF0" w:rsidP="00CD3FF0">
            <w:pPr>
              <w:spacing w:before="60" w:after="60"/>
              <w:rPr>
                <w:rFonts w:cs="Calibri"/>
                <w:color w:val="000000"/>
                <w:szCs w:val="20"/>
              </w:rPr>
            </w:pPr>
            <w:r w:rsidRPr="001F2792">
              <w:rPr>
                <w:rFonts w:cs="Calibri"/>
                <w:color w:val="000000"/>
                <w:sz w:val="18"/>
                <w:szCs w:val="18"/>
              </w:rPr>
              <w:t>20010</w:t>
            </w:r>
            <w:r>
              <w:rPr>
                <w:rFonts w:cs="Calibri"/>
                <w:color w:val="000000"/>
                <w:sz w:val="18"/>
                <w:szCs w:val="18"/>
              </w:rPr>
              <w:t>78</w:t>
            </w:r>
          </w:p>
        </w:tc>
      </w:tr>
      <w:tr w:rsidR="00CD3FF0" w:rsidRPr="001F2792" w14:paraId="00343789" w14:textId="77777777" w:rsidTr="00795C83">
        <w:trPr>
          <w:trHeight w:val="300"/>
        </w:trPr>
        <w:tc>
          <w:tcPr>
            <w:tcW w:w="1980" w:type="dxa"/>
            <w:noWrap/>
            <w:vAlign w:val="center"/>
          </w:tcPr>
          <w:p w14:paraId="62DB8E11" w14:textId="054DAEC5" w:rsidR="00CD3FF0" w:rsidRPr="001F2792" w:rsidRDefault="00CD3FF0" w:rsidP="00CD3FF0">
            <w:pPr>
              <w:spacing w:before="60" w:after="60"/>
              <w:rPr>
                <w:rFonts w:cs="Calibri"/>
                <w:color w:val="000000"/>
                <w:sz w:val="18"/>
                <w:szCs w:val="18"/>
              </w:rPr>
            </w:pPr>
            <w:r w:rsidRPr="001F2792">
              <w:rPr>
                <w:rFonts w:cs="Calibri"/>
                <w:color w:val="000000"/>
                <w:sz w:val="18"/>
                <w:szCs w:val="18"/>
              </w:rPr>
              <w:t>FSU-SAM</w:t>
            </w:r>
          </w:p>
        </w:tc>
        <w:tc>
          <w:tcPr>
            <w:tcW w:w="3402" w:type="dxa"/>
            <w:vAlign w:val="center"/>
          </w:tcPr>
          <w:p w14:paraId="1BE60DB3" w14:textId="1365C9A3" w:rsidR="00CD3FF0" w:rsidRPr="001F2792" w:rsidRDefault="00CD3FF0" w:rsidP="00CD3FF0">
            <w:pPr>
              <w:spacing w:before="60" w:after="60"/>
              <w:rPr>
                <w:rFonts w:cs="Calibri"/>
                <w:color w:val="000000"/>
                <w:sz w:val="18"/>
                <w:szCs w:val="18"/>
              </w:rPr>
            </w:pPr>
            <w:r w:rsidRPr="001F2792">
              <w:rPr>
                <w:rFonts w:cs="Calibri"/>
                <w:color w:val="000000"/>
                <w:sz w:val="18"/>
                <w:szCs w:val="18"/>
              </w:rPr>
              <w:t>FSU Secure Access Manager</w:t>
            </w:r>
          </w:p>
        </w:tc>
        <w:tc>
          <w:tcPr>
            <w:tcW w:w="2126" w:type="dxa"/>
            <w:noWrap/>
            <w:vAlign w:val="center"/>
          </w:tcPr>
          <w:p w14:paraId="63A8589A" w14:textId="52718070" w:rsidR="00CD3FF0" w:rsidRPr="006A1C14" w:rsidRDefault="00CD3FF0" w:rsidP="00CD3FF0">
            <w:pPr>
              <w:spacing w:before="60" w:after="60"/>
              <w:rPr>
                <w:rFonts w:cs="Calibri"/>
                <w:color w:val="000000"/>
                <w:szCs w:val="20"/>
              </w:rPr>
            </w:pPr>
            <w:r w:rsidRPr="001F2792">
              <w:rPr>
                <w:rFonts w:cs="Calibri"/>
                <w:color w:val="000000"/>
                <w:sz w:val="18"/>
                <w:szCs w:val="18"/>
              </w:rPr>
              <w:t>5.2.</w:t>
            </w:r>
            <w:r>
              <w:rPr>
                <w:rFonts w:cs="Calibri"/>
                <w:color w:val="000000"/>
                <w:sz w:val="18"/>
                <w:szCs w:val="18"/>
              </w:rPr>
              <w:t>6b</w:t>
            </w:r>
          </w:p>
        </w:tc>
        <w:tc>
          <w:tcPr>
            <w:tcW w:w="1985" w:type="dxa"/>
            <w:vAlign w:val="center"/>
          </w:tcPr>
          <w:p w14:paraId="4C5BFE36" w14:textId="60F8ED70" w:rsidR="00CD3FF0" w:rsidRPr="006A1C14" w:rsidRDefault="00CD3FF0" w:rsidP="00CD3FF0">
            <w:pPr>
              <w:spacing w:before="60" w:after="60"/>
              <w:rPr>
                <w:rFonts w:cs="Calibri"/>
                <w:color w:val="000000"/>
                <w:szCs w:val="20"/>
              </w:rPr>
            </w:pPr>
            <w:r w:rsidRPr="001F2792">
              <w:rPr>
                <w:rFonts w:cs="Calibri"/>
                <w:color w:val="000000"/>
                <w:sz w:val="18"/>
                <w:szCs w:val="18"/>
              </w:rPr>
              <w:t>20004</w:t>
            </w:r>
            <w:r>
              <w:rPr>
                <w:rFonts w:cs="Calibri"/>
                <w:color w:val="000000"/>
                <w:sz w:val="18"/>
                <w:szCs w:val="18"/>
              </w:rPr>
              <w:t>72</w:t>
            </w:r>
          </w:p>
        </w:tc>
      </w:tr>
      <w:tr w:rsidR="00CD3FF0" w:rsidRPr="001F2792" w14:paraId="4A28E63C" w14:textId="77777777" w:rsidTr="00795C83">
        <w:trPr>
          <w:trHeight w:val="300"/>
        </w:trPr>
        <w:tc>
          <w:tcPr>
            <w:tcW w:w="1980" w:type="dxa"/>
            <w:noWrap/>
            <w:vAlign w:val="center"/>
          </w:tcPr>
          <w:p w14:paraId="6E43350B" w14:textId="1BA915B2" w:rsidR="00CD3FF0" w:rsidRPr="006A1C14" w:rsidRDefault="00CD3FF0" w:rsidP="00CD3FF0">
            <w:pPr>
              <w:spacing w:before="60" w:after="60"/>
              <w:rPr>
                <w:rFonts w:cs="Calibri"/>
                <w:color w:val="000000"/>
                <w:szCs w:val="20"/>
              </w:rPr>
            </w:pPr>
            <w:proofErr w:type="spellStart"/>
            <w:r w:rsidRPr="001F2792">
              <w:rPr>
                <w:rFonts w:cs="Calibri"/>
                <w:color w:val="000000"/>
                <w:sz w:val="18"/>
                <w:szCs w:val="18"/>
              </w:rPr>
              <w:t>Gridscape</w:t>
            </w:r>
            <w:proofErr w:type="spellEnd"/>
          </w:p>
        </w:tc>
        <w:tc>
          <w:tcPr>
            <w:tcW w:w="3402" w:type="dxa"/>
            <w:vAlign w:val="center"/>
          </w:tcPr>
          <w:p w14:paraId="2356E2A2" w14:textId="0A3878DB" w:rsidR="00CD3FF0" w:rsidRPr="006A1C14" w:rsidRDefault="00CD3FF0" w:rsidP="00CD3FF0">
            <w:pPr>
              <w:spacing w:before="60" w:after="60"/>
              <w:rPr>
                <w:rFonts w:cs="Calibri"/>
                <w:color w:val="000000"/>
                <w:szCs w:val="20"/>
              </w:rPr>
            </w:pPr>
            <w:proofErr w:type="spellStart"/>
            <w:r w:rsidRPr="001F2792">
              <w:rPr>
                <w:rFonts w:cs="Calibri"/>
                <w:color w:val="000000"/>
                <w:sz w:val="18"/>
                <w:szCs w:val="18"/>
              </w:rPr>
              <w:t>Gridscape</w:t>
            </w:r>
            <w:proofErr w:type="spellEnd"/>
          </w:p>
        </w:tc>
        <w:tc>
          <w:tcPr>
            <w:tcW w:w="2126" w:type="dxa"/>
            <w:noWrap/>
            <w:vAlign w:val="center"/>
          </w:tcPr>
          <w:p w14:paraId="57411779" w14:textId="79388B7A" w:rsidR="00CD3FF0" w:rsidRPr="001F2792" w:rsidRDefault="00CD3FF0" w:rsidP="00CD3FF0">
            <w:pPr>
              <w:spacing w:before="60" w:after="60"/>
              <w:rPr>
                <w:rFonts w:cs="Calibri"/>
                <w:color w:val="000000"/>
                <w:sz w:val="18"/>
                <w:szCs w:val="18"/>
              </w:rPr>
            </w:pPr>
            <w:r w:rsidRPr="001F2792">
              <w:rPr>
                <w:rFonts w:cs="Calibri"/>
                <w:color w:val="000000"/>
                <w:sz w:val="18"/>
                <w:szCs w:val="18"/>
              </w:rPr>
              <w:t>2.</w:t>
            </w:r>
            <w:r>
              <w:rPr>
                <w:rFonts w:cs="Calibri"/>
                <w:color w:val="000000"/>
                <w:sz w:val="18"/>
                <w:szCs w:val="18"/>
              </w:rPr>
              <w:t>4.3</w:t>
            </w:r>
          </w:p>
        </w:tc>
        <w:tc>
          <w:tcPr>
            <w:tcW w:w="1985" w:type="dxa"/>
            <w:vAlign w:val="center"/>
          </w:tcPr>
          <w:p w14:paraId="772E66C1" w14:textId="388BCFF3" w:rsidR="00CD3FF0" w:rsidRPr="001F2792" w:rsidRDefault="00CD3FF0" w:rsidP="00CD3FF0">
            <w:pPr>
              <w:spacing w:before="60" w:after="60"/>
              <w:rPr>
                <w:rFonts w:cs="Calibri"/>
                <w:color w:val="000000"/>
                <w:sz w:val="18"/>
                <w:szCs w:val="18"/>
              </w:rPr>
            </w:pPr>
            <w:r w:rsidRPr="00B92851">
              <w:rPr>
                <w:rFonts w:cs="Calibri"/>
                <w:color w:val="000000"/>
                <w:sz w:val="18"/>
                <w:szCs w:val="18"/>
              </w:rPr>
              <w:t>2002372</w:t>
            </w:r>
          </w:p>
        </w:tc>
      </w:tr>
      <w:tr w:rsidR="00CD3FF0" w:rsidRPr="001F2792" w14:paraId="0CBFFA70" w14:textId="77777777" w:rsidTr="00795C83">
        <w:trPr>
          <w:trHeight w:val="300"/>
        </w:trPr>
        <w:tc>
          <w:tcPr>
            <w:tcW w:w="1980" w:type="dxa"/>
            <w:noWrap/>
            <w:vAlign w:val="center"/>
          </w:tcPr>
          <w:p w14:paraId="1E1569D6" w14:textId="57E74B41" w:rsidR="00CD3FF0" w:rsidRPr="006A1C14" w:rsidRDefault="00CD3FF0" w:rsidP="00CD3FF0">
            <w:pPr>
              <w:spacing w:before="60" w:after="60"/>
              <w:rPr>
                <w:rFonts w:cs="Calibri"/>
                <w:color w:val="000000"/>
                <w:szCs w:val="20"/>
              </w:rPr>
            </w:pPr>
            <w:r w:rsidRPr="001F2792">
              <w:rPr>
                <w:rFonts w:cs="Calibri"/>
                <w:color w:val="000000"/>
                <w:sz w:val="18"/>
                <w:szCs w:val="18"/>
              </w:rPr>
              <w:t>HCM</w:t>
            </w:r>
          </w:p>
        </w:tc>
        <w:tc>
          <w:tcPr>
            <w:tcW w:w="3402" w:type="dxa"/>
            <w:vAlign w:val="center"/>
          </w:tcPr>
          <w:p w14:paraId="3689E8A5" w14:textId="0A793D83" w:rsidR="00CD3FF0" w:rsidRPr="006A1C14" w:rsidRDefault="00CD3FF0" w:rsidP="00CD3FF0">
            <w:pPr>
              <w:spacing w:before="60" w:after="60"/>
              <w:rPr>
                <w:rFonts w:cs="Calibri"/>
                <w:color w:val="000000"/>
                <w:szCs w:val="20"/>
              </w:rPr>
            </w:pPr>
            <w:r w:rsidRPr="001F2792">
              <w:rPr>
                <w:rFonts w:cs="Calibri"/>
                <w:color w:val="000000"/>
                <w:sz w:val="18"/>
                <w:szCs w:val="18"/>
              </w:rPr>
              <w:t>HAN Communications Manager</w:t>
            </w:r>
          </w:p>
        </w:tc>
        <w:tc>
          <w:tcPr>
            <w:tcW w:w="2126" w:type="dxa"/>
            <w:noWrap/>
            <w:vAlign w:val="center"/>
          </w:tcPr>
          <w:p w14:paraId="63AEDABB" w14:textId="015B3BB4" w:rsidR="00CD3FF0" w:rsidRPr="001F2792" w:rsidRDefault="00CD3FF0" w:rsidP="00CD3FF0">
            <w:pPr>
              <w:spacing w:before="60" w:after="60"/>
              <w:rPr>
                <w:rFonts w:cs="Calibri"/>
                <w:color w:val="000000"/>
                <w:sz w:val="18"/>
                <w:szCs w:val="18"/>
              </w:rPr>
            </w:pPr>
            <w:r w:rsidRPr="001F2792">
              <w:rPr>
                <w:rFonts w:cs="Calibri"/>
                <w:color w:val="000000"/>
                <w:sz w:val="18"/>
                <w:szCs w:val="18"/>
              </w:rPr>
              <w:t>2.5.</w:t>
            </w:r>
            <w:r>
              <w:rPr>
                <w:rFonts w:cs="Calibri"/>
                <w:color w:val="000000"/>
                <w:sz w:val="18"/>
                <w:szCs w:val="18"/>
              </w:rPr>
              <w:t>5</w:t>
            </w:r>
          </w:p>
        </w:tc>
        <w:tc>
          <w:tcPr>
            <w:tcW w:w="1985" w:type="dxa"/>
            <w:vAlign w:val="center"/>
          </w:tcPr>
          <w:p w14:paraId="460A1B23" w14:textId="4D94B6B5" w:rsidR="00CD3FF0" w:rsidRPr="001F2792" w:rsidRDefault="00CD3FF0" w:rsidP="00CD3FF0">
            <w:pPr>
              <w:spacing w:before="60" w:after="60"/>
              <w:rPr>
                <w:rFonts w:cs="Calibri"/>
                <w:color w:val="000000"/>
                <w:sz w:val="18"/>
                <w:szCs w:val="18"/>
              </w:rPr>
            </w:pPr>
            <w:r w:rsidRPr="00B92851">
              <w:rPr>
                <w:rFonts w:cs="Calibri"/>
                <w:color w:val="000000"/>
                <w:sz w:val="18"/>
                <w:szCs w:val="18"/>
              </w:rPr>
              <w:t>2001465</w:t>
            </w:r>
          </w:p>
        </w:tc>
      </w:tr>
      <w:tr w:rsidR="00CD3FF0" w:rsidRPr="001F2792" w14:paraId="4E3F77E3" w14:textId="77777777" w:rsidTr="00795C83">
        <w:trPr>
          <w:trHeight w:val="300"/>
        </w:trPr>
        <w:tc>
          <w:tcPr>
            <w:tcW w:w="1980" w:type="dxa"/>
            <w:noWrap/>
            <w:vAlign w:val="center"/>
          </w:tcPr>
          <w:p w14:paraId="3BF763AB" w14:textId="669BD9F5" w:rsidR="00CD3FF0" w:rsidRPr="006A1C14" w:rsidRDefault="00CD3FF0" w:rsidP="00CD3FF0">
            <w:pPr>
              <w:spacing w:before="60" w:after="60"/>
              <w:rPr>
                <w:rFonts w:cs="Calibri"/>
                <w:color w:val="000000"/>
                <w:szCs w:val="20"/>
              </w:rPr>
            </w:pPr>
            <w:r w:rsidRPr="001F2792">
              <w:rPr>
                <w:rFonts w:cs="Calibri"/>
                <w:color w:val="000000"/>
                <w:sz w:val="18"/>
                <w:szCs w:val="18"/>
              </w:rPr>
              <w:t>MPC</w:t>
            </w:r>
          </w:p>
        </w:tc>
        <w:tc>
          <w:tcPr>
            <w:tcW w:w="3402" w:type="dxa"/>
            <w:vAlign w:val="center"/>
          </w:tcPr>
          <w:p w14:paraId="1CB76DD1" w14:textId="62093422" w:rsidR="00CD3FF0" w:rsidRPr="006A1C14" w:rsidRDefault="00CD3FF0" w:rsidP="00CD3FF0">
            <w:pPr>
              <w:spacing w:before="60" w:after="60"/>
              <w:rPr>
                <w:rFonts w:cs="Calibri"/>
                <w:color w:val="000000"/>
                <w:szCs w:val="20"/>
              </w:rPr>
            </w:pPr>
            <w:r w:rsidRPr="001F2792">
              <w:rPr>
                <w:rFonts w:cs="Calibri"/>
                <w:color w:val="000000"/>
                <w:sz w:val="18"/>
                <w:szCs w:val="18"/>
              </w:rPr>
              <w:t>Meter Program Configurator</w:t>
            </w:r>
          </w:p>
        </w:tc>
        <w:tc>
          <w:tcPr>
            <w:tcW w:w="2126" w:type="dxa"/>
            <w:noWrap/>
            <w:vAlign w:val="center"/>
          </w:tcPr>
          <w:p w14:paraId="43FCA479" w14:textId="2E9DFF62" w:rsidR="00CD3FF0" w:rsidRPr="001F2792" w:rsidRDefault="00CD3FF0" w:rsidP="00CD3FF0">
            <w:pPr>
              <w:spacing w:before="60" w:after="60"/>
              <w:rPr>
                <w:rFonts w:cs="Calibri"/>
                <w:color w:val="000000"/>
                <w:sz w:val="18"/>
                <w:szCs w:val="18"/>
              </w:rPr>
            </w:pPr>
            <w:r w:rsidRPr="17BC1F16">
              <w:rPr>
                <w:rFonts w:cs="Calibri"/>
                <w:color w:val="000000" w:themeColor="text1"/>
                <w:sz w:val="18"/>
                <w:szCs w:val="18"/>
              </w:rPr>
              <w:t>4.16.7</w:t>
            </w:r>
          </w:p>
        </w:tc>
        <w:tc>
          <w:tcPr>
            <w:tcW w:w="1985" w:type="dxa"/>
            <w:vAlign w:val="center"/>
          </w:tcPr>
          <w:p w14:paraId="4E3E7C9D" w14:textId="08F8D16B" w:rsidR="00CD3FF0" w:rsidRPr="001F2792" w:rsidRDefault="00CD3FF0" w:rsidP="00CD3FF0">
            <w:pPr>
              <w:spacing w:before="60" w:after="60"/>
              <w:rPr>
                <w:rFonts w:cs="Calibri"/>
                <w:color w:val="000000"/>
                <w:sz w:val="18"/>
                <w:szCs w:val="18"/>
              </w:rPr>
            </w:pPr>
            <w:r w:rsidRPr="17BC1F16">
              <w:rPr>
                <w:rFonts w:cs="Calibri"/>
                <w:color w:val="000000" w:themeColor="text1"/>
                <w:sz w:val="18"/>
                <w:szCs w:val="18"/>
              </w:rPr>
              <w:t>2000715</w:t>
            </w:r>
          </w:p>
        </w:tc>
      </w:tr>
      <w:tr w:rsidR="00CD3FF0" w:rsidRPr="001F2792" w14:paraId="5500ABA0" w14:textId="77777777" w:rsidTr="00795C83">
        <w:trPr>
          <w:trHeight w:val="300"/>
        </w:trPr>
        <w:tc>
          <w:tcPr>
            <w:tcW w:w="1980" w:type="dxa"/>
            <w:noWrap/>
            <w:vAlign w:val="center"/>
          </w:tcPr>
          <w:p w14:paraId="73E72C08" w14:textId="6624011B" w:rsidR="00CD3FF0" w:rsidRPr="006A1C14" w:rsidRDefault="00CD3FF0" w:rsidP="00CD3FF0">
            <w:pPr>
              <w:spacing w:before="60" w:after="60"/>
              <w:rPr>
                <w:rFonts w:cs="Calibri"/>
                <w:color w:val="000000"/>
                <w:szCs w:val="20"/>
              </w:rPr>
            </w:pPr>
            <w:r w:rsidRPr="001F2792">
              <w:rPr>
                <w:rFonts w:cs="Calibri"/>
                <w:color w:val="000000"/>
                <w:sz w:val="18"/>
                <w:szCs w:val="18"/>
              </w:rPr>
              <w:t>NC</w:t>
            </w:r>
          </w:p>
        </w:tc>
        <w:tc>
          <w:tcPr>
            <w:tcW w:w="3402" w:type="dxa"/>
            <w:vAlign w:val="center"/>
          </w:tcPr>
          <w:p w14:paraId="069136AE" w14:textId="78E3E4FD" w:rsidR="00CD3FF0" w:rsidRPr="006A1C14" w:rsidRDefault="00CD3FF0" w:rsidP="00CD3FF0">
            <w:pPr>
              <w:spacing w:before="60" w:after="60"/>
              <w:rPr>
                <w:rFonts w:cs="Calibri"/>
                <w:color w:val="000000"/>
                <w:szCs w:val="20"/>
              </w:rPr>
            </w:pPr>
            <w:r w:rsidRPr="001F2792">
              <w:rPr>
                <w:rFonts w:cs="Calibri"/>
                <w:color w:val="000000"/>
                <w:sz w:val="18"/>
                <w:szCs w:val="18"/>
              </w:rPr>
              <w:t xml:space="preserve">Network </w:t>
            </w:r>
            <w:proofErr w:type="spellStart"/>
            <w:r w:rsidRPr="001F2792">
              <w:rPr>
                <w:rFonts w:cs="Calibri"/>
                <w:color w:val="000000"/>
                <w:sz w:val="18"/>
                <w:szCs w:val="18"/>
              </w:rPr>
              <w:t>Center</w:t>
            </w:r>
            <w:proofErr w:type="spellEnd"/>
          </w:p>
        </w:tc>
        <w:tc>
          <w:tcPr>
            <w:tcW w:w="2126" w:type="dxa"/>
            <w:noWrap/>
            <w:vAlign w:val="center"/>
          </w:tcPr>
          <w:p w14:paraId="0BEB69C9" w14:textId="52A223DE" w:rsidR="00CD3FF0" w:rsidRPr="006A1C14" w:rsidRDefault="00CD3FF0" w:rsidP="00CD3FF0">
            <w:pPr>
              <w:spacing w:before="60" w:after="60"/>
              <w:rPr>
                <w:rFonts w:cs="Calibri"/>
                <w:color w:val="000000"/>
                <w:szCs w:val="20"/>
              </w:rPr>
            </w:pPr>
            <w:r w:rsidRPr="001F2792">
              <w:rPr>
                <w:rFonts w:cs="Calibri"/>
                <w:color w:val="000000"/>
                <w:sz w:val="18"/>
                <w:szCs w:val="18"/>
              </w:rPr>
              <w:t>1.8.</w:t>
            </w:r>
            <w:r>
              <w:rPr>
                <w:rFonts w:cs="Calibri"/>
                <w:color w:val="000000"/>
                <w:sz w:val="18"/>
                <w:szCs w:val="18"/>
              </w:rPr>
              <w:t>5</w:t>
            </w:r>
          </w:p>
        </w:tc>
        <w:tc>
          <w:tcPr>
            <w:tcW w:w="1985" w:type="dxa"/>
            <w:vAlign w:val="center"/>
          </w:tcPr>
          <w:p w14:paraId="6145FCD0" w14:textId="04A71787" w:rsidR="00CD3FF0" w:rsidRPr="006A1C14" w:rsidRDefault="00CD3FF0" w:rsidP="00CD3FF0">
            <w:pPr>
              <w:spacing w:before="60" w:after="60"/>
              <w:rPr>
                <w:rFonts w:cs="Calibri"/>
                <w:color w:val="000000"/>
                <w:szCs w:val="20"/>
              </w:rPr>
            </w:pPr>
            <w:r w:rsidRPr="00962754">
              <w:rPr>
                <w:rFonts w:cs="Calibri"/>
                <w:color w:val="000000"/>
                <w:sz w:val="18"/>
                <w:szCs w:val="18"/>
              </w:rPr>
              <w:t>2001201</w:t>
            </w:r>
          </w:p>
        </w:tc>
      </w:tr>
      <w:tr w:rsidR="00CD3FF0" w:rsidRPr="001F2792" w14:paraId="707BAE9D" w14:textId="77777777" w:rsidTr="00795C83">
        <w:trPr>
          <w:trHeight w:val="300"/>
        </w:trPr>
        <w:tc>
          <w:tcPr>
            <w:tcW w:w="1980" w:type="dxa"/>
            <w:noWrap/>
            <w:vAlign w:val="center"/>
          </w:tcPr>
          <w:p w14:paraId="15C500D4" w14:textId="049D303E" w:rsidR="00CD3FF0" w:rsidRPr="001F2792" w:rsidRDefault="00CD3FF0" w:rsidP="00CD3FF0">
            <w:pPr>
              <w:spacing w:before="60" w:after="60"/>
              <w:rPr>
                <w:rFonts w:cs="Calibri"/>
                <w:color w:val="000000"/>
                <w:sz w:val="18"/>
                <w:szCs w:val="18"/>
              </w:rPr>
            </w:pPr>
            <w:r w:rsidRPr="001F2792">
              <w:rPr>
                <w:rFonts w:cs="Calibri"/>
                <w:color w:val="000000"/>
                <w:sz w:val="18"/>
                <w:szCs w:val="18"/>
              </w:rPr>
              <w:t>ODS</w:t>
            </w:r>
          </w:p>
        </w:tc>
        <w:tc>
          <w:tcPr>
            <w:tcW w:w="3402" w:type="dxa"/>
            <w:vAlign w:val="center"/>
          </w:tcPr>
          <w:p w14:paraId="41BD877A" w14:textId="3384518F" w:rsidR="00CD3FF0" w:rsidRPr="001F2792" w:rsidRDefault="00CD3FF0" w:rsidP="00CD3FF0">
            <w:pPr>
              <w:spacing w:before="60" w:after="60"/>
              <w:rPr>
                <w:rFonts w:cs="Calibri"/>
                <w:color w:val="000000"/>
                <w:sz w:val="18"/>
                <w:szCs w:val="18"/>
              </w:rPr>
            </w:pPr>
            <w:r w:rsidRPr="001F2792">
              <w:rPr>
                <w:rFonts w:cs="Calibri"/>
                <w:color w:val="000000"/>
                <w:sz w:val="18"/>
                <w:szCs w:val="18"/>
              </w:rPr>
              <w:t>Outage Detection System</w:t>
            </w:r>
          </w:p>
        </w:tc>
        <w:tc>
          <w:tcPr>
            <w:tcW w:w="2126" w:type="dxa"/>
            <w:noWrap/>
            <w:vAlign w:val="center"/>
          </w:tcPr>
          <w:p w14:paraId="1F033195" w14:textId="1CA8F447" w:rsidR="00CD3FF0" w:rsidRPr="006A1C14" w:rsidRDefault="00CD3FF0" w:rsidP="00CD3FF0">
            <w:pPr>
              <w:spacing w:before="60" w:after="60"/>
              <w:rPr>
                <w:rFonts w:cs="Calibri"/>
                <w:color w:val="000000"/>
                <w:szCs w:val="20"/>
              </w:rPr>
            </w:pPr>
            <w:r w:rsidRPr="001F2792">
              <w:rPr>
                <w:rFonts w:cs="Calibri"/>
                <w:color w:val="000000"/>
                <w:sz w:val="18"/>
                <w:szCs w:val="18"/>
              </w:rPr>
              <w:t>5.1.3</w:t>
            </w:r>
          </w:p>
        </w:tc>
        <w:tc>
          <w:tcPr>
            <w:tcW w:w="1985" w:type="dxa"/>
            <w:vAlign w:val="center"/>
          </w:tcPr>
          <w:p w14:paraId="5891E7EF" w14:textId="31EB5BE1" w:rsidR="00CD3FF0" w:rsidRPr="006A1C14" w:rsidRDefault="00CD3FF0" w:rsidP="00CD3FF0">
            <w:pPr>
              <w:spacing w:before="60" w:after="60"/>
              <w:rPr>
                <w:rFonts w:cs="Calibri"/>
                <w:color w:val="000000"/>
                <w:szCs w:val="20"/>
              </w:rPr>
            </w:pPr>
            <w:r w:rsidRPr="001F2792">
              <w:rPr>
                <w:rFonts w:cs="Calibri"/>
                <w:color w:val="000000"/>
                <w:sz w:val="18"/>
                <w:szCs w:val="18"/>
              </w:rPr>
              <w:t>2000598</w:t>
            </w:r>
          </w:p>
        </w:tc>
      </w:tr>
      <w:tr w:rsidR="00CD3FF0" w:rsidRPr="001F2792" w14:paraId="558BB36F" w14:textId="77777777" w:rsidTr="00795C83">
        <w:trPr>
          <w:trHeight w:val="300"/>
        </w:trPr>
        <w:tc>
          <w:tcPr>
            <w:tcW w:w="1980" w:type="dxa"/>
            <w:noWrap/>
            <w:vAlign w:val="center"/>
          </w:tcPr>
          <w:p w14:paraId="53E6A15D" w14:textId="3A400576" w:rsidR="00CD3FF0" w:rsidRPr="001F2792" w:rsidRDefault="00CD3FF0" w:rsidP="00CD3FF0">
            <w:pPr>
              <w:spacing w:before="60" w:after="60"/>
              <w:rPr>
                <w:rFonts w:cs="Calibri"/>
                <w:color w:val="000000"/>
                <w:sz w:val="18"/>
                <w:szCs w:val="18"/>
              </w:rPr>
            </w:pPr>
            <w:r w:rsidRPr="001F2792">
              <w:rPr>
                <w:rFonts w:cs="Calibri"/>
                <w:color w:val="000000"/>
                <w:sz w:val="18"/>
                <w:szCs w:val="18"/>
              </w:rPr>
              <w:lastRenderedPageBreak/>
              <w:t>SIQ</w:t>
            </w:r>
          </w:p>
        </w:tc>
        <w:tc>
          <w:tcPr>
            <w:tcW w:w="3402" w:type="dxa"/>
            <w:vAlign w:val="center"/>
          </w:tcPr>
          <w:p w14:paraId="51C94F04" w14:textId="35EBE2E1" w:rsidR="00CD3FF0" w:rsidRPr="001F2792" w:rsidRDefault="00CD3FF0" w:rsidP="00CD3FF0">
            <w:pPr>
              <w:spacing w:before="60" w:after="60"/>
              <w:rPr>
                <w:rFonts w:cs="Calibri"/>
                <w:color w:val="000000"/>
                <w:sz w:val="18"/>
                <w:szCs w:val="18"/>
              </w:rPr>
            </w:pPr>
            <w:proofErr w:type="spellStart"/>
            <w:r w:rsidRPr="001F2792">
              <w:rPr>
                <w:rFonts w:cs="Calibri"/>
                <w:color w:val="000000"/>
                <w:sz w:val="18"/>
                <w:szCs w:val="18"/>
              </w:rPr>
              <w:t>SensorIQ</w:t>
            </w:r>
            <w:proofErr w:type="spellEnd"/>
          </w:p>
        </w:tc>
        <w:tc>
          <w:tcPr>
            <w:tcW w:w="2126" w:type="dxa"/>
            <w:noWrap/>
            <w:vAlign w:val="center"/>
          </w:tcPr>
          <w:p w14:paraId="32E92B50" w14:textId="7C747786" w:rsidR="00CD3FF0" w:rsidRPr="006A1C14" w:rsidRDefault="00CD3FF0" w:rsidP="00CD3FF0">
            <w:pPr>
              <w:spacing w:before="60" w:after="60"/>
              <w:rPr>
                <w:rFonts w:cs="Calibri"/>
                <w:color w:val="000000"/>
                <w:szCs w:val="20"/>
              </w:rPr>
            </w:pPr>
            <w:r>
              <w:rPr>
                <w:rFonts w:cs="Calibri"/>
                <w:color w:val="000000"/>
                <w:sz w:val="18"/>
                <w:szCs w:val="18"/>
              </w:rPr>
              <w:t>4.0.8</w:t>
            </w:r>
          </w:p>
        </w:tc>
        <w:tc>
          <w:tcPr>
            <w:tcW w:w="1985" w:type="dxa"/>
            <w:vAlign w:val="center"/>
          </w:tcPr>
          <w:p w14:paraId="362F7441" w14:textId="5A7A6E3A" w:rsidR="00CD3FF0" w:rsidRPr="006A1C14" w:rsidRDefault="00CD3FF0" w:rsidP="00CD3FF0">
            <w:pPr>
              <w:spacing w:before="60" w:after="60"/>
              <w:rPr>
                <w:rFonts w:cs="Calibri"/>
                <w:color w:val="000000"/>
                <w:szCs w:val="20"/>
              </w:rPr>
            </w:pPr>
            <w:r w:rsidRPr="005E0C85">
              <w:rPr>
                <w:rFonts w:cs="Calibri"/>
                <w:color w:val="000000"/>
                <w:sz w:val="18"/>
                <w:szCs w:val="18"/>
              </w:rPr>
              <w:t>2001179</w:t>
            </w:r>
          </w:p>
        </w:tc>
      </w:tr>
      <w:tr w:rsidR="00CD3FF0" w:rsidRPr="001F2792" w14:paraId="24088C31" w14:textId="77777777" w:rsidTr="00795C83">
        <w:trPr>
          <w:trHeight w:val="300"/>
        </w:trPr>
        <w:tc>
          <w:tcPr>
            <w:tcW w:w="1980" w:type="dxa"/>
            <w:noWrap/>
            <w:vAlign w:val="center"/>
          </w:tcPr>
          <w:p w14:paraId="6B6F90A6" w14:textId="276A3310" w:rsidR="00CD3FF0" w:rsidRPr="001F2792" w:rsidRDefault="00CD3FF0" w:rsidP="00CD3FF0">
            <w:pPr>
              <w:spacing w:before="60" w:after="60"/>
              <w:rPr>
                <w:rFonts w:cs="Calibri"/>
                <w:color w:val="000000"/>
                <w:sz w:val="18"/>
                <w:szCs w:val="18"/>
              </w:rPr>
            </w:pPr>
            <w:proofErr w:type="spellStart"/>
            <w:r w:rsidRPr="001F2792">
              <w:rPr>
                <w:rFonts w:cs="Calibri"/>
                <w:color w:val="000000"/>
                <w:sz w:val="18"/>
                <w:szCs w:val="18"/>
              </w:rPr>
              <w:t>NetMgr</w:t>
            </w:r>
            <w:proofErr w:type="spellEnd"/>
          </w:p>
        </w:tc>
        <w:tc>
          <w:tcPr>
            <w:tcW w:w="3402" w:type="dxa"/>
            <w:vAlign w:val="center"/>
          </w:tcPr>
          <w:p w14:paraId="320D1CA7" w14:textId="1877B8D6" w:rsidR="00CD3FF0" w:rsidRPr="001F2792" w:rsidRDefault="00CD3FF0" w:rsidP="00CD3FF0">
            <w:pPr>
              <w:spacing w:before="60" w:after="60"/>
              <w:rPr>
                <w:rFonts w:cs="Calibri"/>
                <w:color w:val="000000"/>
                <w:sz w:val="18"/>
                <w:szCs w:val="18"/>
              </w:rPr>
            </w:pPr>
            <w:r w:rsidRPr="001F2792">
              <w:rPr>
                <w:rFonts w:cs="Calibri"/>
                <w:color w:val="000000"/>
                <w:sz w:val="18"/>
                <w:szCs w:val="18"/>
              </w:rPr>
              <w:t>Net Manager</w:t>
            </w:r>
          </w:p>
        </w:tc>
        <w:tc>
          <w:tcPr>
            <w:tcW w:w="2126" w:type="dxa"/>
            <w:noWrap/>
            <w:vAlign w:val="center"/>
          </w:tcPr>
          <w:p w14:paraId="3C10FF52" w14:textId="0270C7DF" w:rsidR="00CD3FF0" w:rsidRPr="006A1C14" w:rsidRDefault="00CD3FF0" w:rsidP="00CD3FF0">
            <w:pPr>
              <w:spacing w:before="60" w:after="60"/>
              <w:rPr>
                <w:rFonts w:cs="Calibri"/>
                <w:color w:val="000000"/>
                <w:szCs w:val="20"/>
              </w:rPr>
            </w:pPr>
            <w:r w:rsidRPr="00E30650">
              <w:rPr>
                <w:rFonts w:cs="Calibri"/>
                <w:color w:val="000000" w:themeColor="text1"/>
                <w:sz w:val="18"/>
                <w:szCs w:val="18"/>
              </w:rPr>
              <w:t>05.03.99a9.03</w:t>
            </w:r>
          </w:p>
        </w:tc>
        <w:tc>
          <w:tcPr>
            <w:tcW w:w="1985" w:type="dxa"/>
            <w:vAlign w:val="center"/>
          </w:tcPr>
          <w:p w14:paraId="731FBFA8" w14:textId="77777777" w:rsidR="00CD3FF0" w:rsidRPr="001F2792" w:rsidRDefault="00CD3FF0" w:rsidP="00CD3FF0">
            <w:pPr>
              <w:spacing w:before="60" w:after="60"/>
              <w:rPr>
                <w:rFonts w:cs="Calibri"/>
                <w:color w:val="000000"/>
                <w:sz w:val="18"/>
                <w:szCs w:val="18"/>
              </w:rPr>
            </w:pPr>
          </w:p>
        </w:tc>
      </w:tr>
      <w:tr w:rsidR="00CD3FF0" w:rsidRPr="001F2792" w14:paraId="090F26D9" w14:textId="77777777" w:rsidTr="00795C83">
        <w:trPr>
          <w:trHeight w:val="300"/>
        </w:trPr>
        <w:tc>
          <w:tcPr>
            <w:tcW w:w="1980" w:type="dxa"/>
            <w:noWrap/>
            <w:vAlign w:val="center"/>
          </w:tcPr>
          <w:p w14:paraId="76F6E686" w14:textId="786A21FD" w:rsidR="00CD3FF0" w:rsidRPr="001F2792" w:rsidRDefault="00CD3FF0" w:rsidP="00CD3FF0">
            <w:pPr>
              <w:spacing w:before="60" w:after="60"/>
              <w:rPr>
                <w:rFonts w:cs="Calibri"/>
                <w:color w:val="000000"/>
                <w:sz w:val="18"/>
                <w:szCs w:val="18"/>
              </w:rPr>
            </w:pPr>
            <w:proofErr w:type="spellStart"/>
            <w:r w:rsidRPr="001F2792">
              <w:rPr>
                <w:rFonts w:cs="Calibri"/>
                <w:color w:val="000000"/>
                <w:sz w:val="18"/>
                <w:szCs w:val="18"/>
              </w:rPr>
              <w:t>CATools</w:t>
            </w:r>
            <w:proofErr w:type="spellEnd"/>
          </w:p>
        </w:tc>
        <w:tc>
          <w:tcPr>
            <w:tcW w:w="3402" w:type="dxa"/>
            <w:vAlign w:val="center"/>
          </w:tcPr>
          <w:p w14:paraId="78F6A1C1" w14:textId="0ED7E27A" w:rsidR="00CD3FF0" w:rsidRPr="001F2792" w:rsidRDefault="00CD3FF0" w:rsidP="00CD3FF0">
            <w:pPr>
              <w:spacing w:before="60" w:after="60"/>
              <w:rPr>
                <w:rFonts w:cs="Calibri"/>
                <w:color w:val="000000"/>
                <w:sz w:val="18"/>
                <w:szCs w:val="18"/>
              </w:rPr>
            </w:pPr>
            <w:r w:rsidRPr="001F2792">
              <w:rPr>
                <w:rFonts w:cs="Calibri"/>
                <w:color w:val="000000"/>
                <w:sz w:val="18"/>
                <w:szCs w:val="18"/>
              </w:rPr>
              <w:t>CA Tools</w:t>
            </w:r>
          </w:p>
        </w:tc>
        <w:tc>
          <w:tcPr>
            <w:tcW w:w="2126" w:type="dxa"/>
            <w:noWrap/>
            <w:vAlign w:val="center"/>
          </w:tcPr>
          <w:p w14:paraId="28A86BB7" w14:textId="36C3DC60" w:rsidR="00CD3FF0" w:rsidRPr="00922992" w:rsidRDefault="00CD3FF0" w:rsidP="00CD3FF0">
            <w:pPr>
              <w:spacing w:before="60" w:after="60"/>
              <w:rPr>
                <w:rFonts w:cs="Calibri"/>
                <w:color w:val="000000"/>
                <w:szCs w:val="20"/>
              </w:rPr>
            </w:pPr>
            <w:r>
              <w:rPr>
                <w:rFonts w:cs="Calibri"/>
                <w:color w:val="000000"/>
                <w:sz w:val="18"/>
                <w:szCs w:val="18"/>
              </w:rPr>
              <w:t>7.5.6</w:t>
            </w:r>
          </w:p>
        </w:tc>
        <w:tc>
          <w:tcPr>
            <w:tcW w:w="1985" w:type="dxa"/>
            <w:vAlign w:val="center"/>
          </w:tcPr>
          <w:p w14:paraId="60391608" w14:textId="6604F633" w:rsidR="00CD3FF0" w:rsidRPr="00922992" w:rsidRDefault="00CD3FF0" w:rsidP="00CD3FF0">
            <w:pPr>
              <w:spacing w:before="60" w:after="60"/>
              <w:rPr>
                <w:rFonts w:cs="Calibri"/>
                <w:color w:val="000000"/>
                <w:szCs w:val="20"/>
              </w:rPr>
            </w:pPr>
          </w:p>
        </w:tc>
      </w:tr>
      <w:bookmarkEnd w:id="35"/>
    </w:tbl>
    <w:p w14:paraId="71DDAEF9" w14:textId="0EC683A1" w:rsidR="00AD1B13" w:rsidRDefault="00AD1B13" w:rsidP="005155EB">
      <w:pPr>
        <w:pStyle w:val="DocumentText10pt"/>
      </w:pPr>
    </w:p>
    <w:p w14:paraId="57D6B09A" w14:textId="5432C735" w:rsidR="004A61D6" w:rsidRPr="00B37F61" w:rsidRDefault="00B10EC6" w:rsidP="004A61D6">
      <w:pPr>
        <w:pStyle w:val="Heading2"/>
      </w:pPr>
      <w:bookmarkStart w:id="36" w:name="_Toc206758594"/>
      <w:r>
        <w:t>Out of Scope</w:t>
      </w:r>
      <w:bookmarkEnd w:id="36"/>
    </w:p>
    <w:p w14:paraId="049F93F6" w14:textId="77777777" w:rsidR="00830BA5" w:rsidRPr="006A1C14" w:rsidRDefault="00830BA5" w:rsidP="00830BA5">
      <w:pPr>
        <w:rPr>
          <w:rFonts w:cs="Arial"/>
          <w:szCs w:val="20"/>
        </w:rPr>
      </w:pPr>
    </w:p>
    <w:p w14:paraId="7D3D5397" w14:textId="0C67C93B" w:rsidR="00830BA5" w:rsidRPr="006A1C14" w:rsidRDefault="00830BA5" w:rsidP="00830BA5">
      <w:pPr>
        <w:rPr>
          <w:rFonts w:cs="Arial"/>
          <w:szCs w:val="20"/>
        </w:rPr>
      </w:pPr>
      <w:r w:rsidRPr="006A1C14">
        <w:rPr>
          <w:rFonts w:cs="Arial"/>
          <w:szCs w:val="20"/>
        </w:rPr>
        <w:t>The following items are not in scope of these testing activities:</w:t>
      </w:r>
    </w:p>
    <w:p w14:paraId="730CE5E9" w14:textId="42F4E3C5" w:rsidR="00830BA5" w:rsidRDefault="00830BA5" w:rsidP="008A4C79">
      <w:pPr>
        <w:pStyle w:val="ListParagraph"/>
        <w:numPr>
          <w:ilvl w:val="0"/>
          <w:numId w:val="5"/>
        </w:numPr>
        <w:spacing w:after="180" w:line="240" w:lineRule="atLeast"/>
        <w:rPr>
          <w:rFonts w:cs="Arial"/>
        </w:rPr>
      </w:pPr>
      <w:r>
        <w:rPr>
          <w:rFonts w:cs="Arial"/>
        </w:rPr>
        <w:t>Integration Testing</w:t>
      </w:r>
    </w:p>
    <w:p w14:paraId="34BCC3CA" w14:textId="78FBE854" w:rsidR="00830BA5" w:rsidRPr="003B240B" w:rsidRDefault="00830BA5" w:rsidP="008A4C79">
      <w:pPr>
        <w:pStyle w:val="ListParagraph"/>
        <w:numPr>
          <w:ilvl w:val="0"/>
          <w:numId w:val="5"/>
        </w:numPr>
        <w:spacing w:after="180" w:line="240" w:lineRule="atLeast"/>
        <w:rPr>
          <w:rFonts w:cs="Arial"/>
          <w:szCs w:val="20"/>
        </w:rPr>
      </w:pPr>
      <w:r w:rsidRPr="003B240B">
        <w:rPr>
          <w:rFonts w:cs="Arial"/>
          <w:szCs w:val="20"/>
        </w:rPr>
        <w:t>Performance Testing</w:t>
      </w:r>
    </w:p>
    <w:p w14:paraId="48AFE0A4" w14:textId="77777777" w:rsidR="00830BA5" w:rsidRPr="003B240B" w:rsidRDefault="00830BA5" w:rsidP="008A4C79">
      <w:pPr>
        <w:pStyle w:val="ListParagraph"/>
        <w:numPr>
          <w:ilvl w:val="0"/>
          <w:numId w:val="5"/>
        </w:numPr>
        <w:spacing w:after="180" w:line="240" w:lineRule="atLeast"/>
        <w:rPr>
          <w:rFonts w:cs="Arial"/>
          <w:szCs w:val="20"/>
        </w:rPr>
      </w:pPr>
      <w:r w:rsidRPr="003B240B">
        <w:rPr>
          <w:rFonts w:cs="Arial"/>
          <w:szCs w:val="20"/>
        </w:rPr>
        <w:t>High Availability</w:t>
      </w:r>
    </w:p>
    <w:p w14:paraId="1E49DFA1" w14:textId="77777777" w:rsidR="00830BA5" w:rsidRPr="003B240B" w:rsidRDefault="00830BA5" w:rsidP="008A4C79">
      <w:pPr>
        <w:pStyle w:val="ListParagraph"/>
        <w:numPr>
          <w:ilvl w:val="0"/>
          <w:numId w:val="5"/>
        </w:numPr>
        <w:spacing w:after="180" w:line="240" w:lineRule="atLeast"/>
        <w:rPr>
          <w:rFonts w:cs="Arial"/>
          <w:szCs w:val="20"/>
        </w:rPr>
      </w:pPr>
      <w:r w:rsidRPr="003B240B">
        <w:rPr>
          <w:rFonts w:cs="Arial"/>
          <w:szCs w:val="20"/>
        </w:rPr>
        <w:t>Disaster Recovery</w:t>
      </w:r>
    </w:p>
    <w:p w14:paraId="1314D41F" w14:textId="77777777" w:rsidR="00830BA5" w:rsidRDefault="00830BA5" w:rsidP="008A4C79">
      <w:pPr>
        <w:pStyle w:val="ListParagraph"/>
        <w:numPr>
          <w:ilvl w:val="0"/>
          <w:numId w:val="5"/>
        </w:numPr>
        <w:spacing w:after="180" w:line="240" w:lineRule="atLeast"/>
        <w:rPr>
          <w:rFonts w:cs="Arial"/>
          <w:szCs w:val="20"/>
        </w:rPr>
      </w:pPr>
      <w:r w:rsidRPr="003B240B">
        <w:rPr>
          <w:rFonts w:cs="Arial"/>
          <w:szCs w:val="20"/>
        </w:rPr>
        <w:t>Penetration Testing</w:t>
      </w:r>
    </w:p>
    <w:p w14:paraId="211A5852" w14:textId="77777777" w:rsidR="00830BA5" w:rsidRPr="003B240B" w:rsidRDefault="00830BA5" w:rsidP="008A4C79">
      <w:pPr>
        <w:pStyle w:val="ListParagraph"/>
        <w:numPr>
          <w:ilvl w:val="0"/>
          <w:numId w:val="5"/>
        </w:numPr>
        <w:spacing w:after="180" w:line="240" w:lineRule="atLeast"/>
        <w:rPr>
          <w:rFonts w:cs="Arial"/>
          <w:szCs w:val="20"/>
        </w:rPr>
      </w:pPr>
      <w:r>
        <w:rPr>
          <w:rFonts w:cs="Arial"/>
          <w:szCs w:val="20"/>
        </w:rPr>
        <w:t>Network Analytics</w:t>
      </w:r>
    </w:p>
    <w:p w14:paraId="70B48171" w14:textId="0ABAF7F7" w:rsidR="004A61D6" w:rsidRDefault="00830BA5" w:rsidP="00830BA5">
      <w:pPr>
        <w:pStyle w:val="DocumentText10pt"/>
      </w:pPr>
      <w:r>
        <w:rPr>
          <w:rFonts w:cs="Arial"/>
          <w:szCs w:val="20"/>
        </w:rPr>
        <w:t>Anything not specifically listed within the in-scope section above.</w:t>
      </w:r>
    </w:p>
    <w:p w14:paraId="683480E2" w14:textId="77777777" w:rsidR="004140C5" w:rsidRPr="006A1C14" w:rsidRDefault="004140C5">
      <w:pPr>
        <w:rPr>
          <w:szCs w:val="20"/>
        </w:rPr>
      </w:pPr>
    </w:p>
    <w:p w14:paraId="41415F5A" w14:textId="77777777" w:rsidR="004140C5" w:rsidRPr="00082115" w:rsidRDefault="004140C5" w:rsidP="00082115">
      <w:pPr>
        <w:pStyle w:val="Heading1"/>
      </w:pPr>
      <w:bookmarkStart w:id="37" w:name="_Toc98431216"/>
      <w:bookmarkStart w:id="38" w:name="_Toc206758595"/>
      <w:r w:rsidRPr="00082115">
        <w:t>Co-Dependencies</w:t>
      </w:r>
      <w:bookmarkEnd w:id="37"/>
      <w:bookmarkEnd w:id="38"/>
    </w:p>
    <w:p w14:paraId="05B64142" w14:textId="77777777" w:rsidR="00C60391" w:rsidRPr="006A1C14" w:rsidRDefault="00C60391" w:rsidP="00C60391">
      <w:pPr>
        <w:rPr>
          <w:szCs w:val="20"/>
          <w:lang w:val="en-US"/>
        </w:rPr>
      </w:pPr>
    </w:p>
    <w:p w14:paraId="03F3E634" w14:textId="0FA2C75D" w:rsidR="004140C5" w:rsidRPr="0051273B" w:rsidRDefault="004140C5" w:rsidP="00C60391">
      <w:pPr>
        <w:rPr>
          <w:szCs w:val="20"/>
          <w:lang w:val="en-US"/>
        </w:rPr>
      </w:pPr>
      <w:r w:rsidRPr="0051273B">
        <w:rPr>
          <w:szCs w:val="20"/>
          <w:lang w:val="en-US"/>
        </w:rPr>
        <w:t xml:space="preserve">Based on information available at this time, the following items will be running </w:t>
      </w:r>
      <w:r w:rsidR="00F15D7E">
        <w:rPr>
          <w:szCs w:val="20"/>
          <w:lang w:val="en-US"/>
        </w:rPr>
        <w:t>Dev</w:t>
      </w:r>
      <w:r w:rsidR="0051273B">
        <w:rPr>
          <w:szCs w:val="20"/>
          <w:lang w:val="en-US"/>
        </w:rPr>
        <w:t xml:space="preserve"> UIQ</w:t>
      </w:r>
      <w:r w:rsidR="004270C2">
        <w:rPr>
          <w:szCs w:val="20"/>
          <w:lang w:val="en-US"/>
        </w:rPr>
        <w:t>.</w:t>
      </w:r>
    </w:p>
    <w:p w14:paraId="0C066840" w14:textId="5E8FD76A" w:rsidR="00B45BD4" w:rsidRPr="006A1C14" w:rsidRDefault="00B45BD4" w:rsidP="00B45BD4">
      <w:pPr>
        <w:spacing w:after="180" w:line="240" w:lineRule="atLeast"/>
        <w:rPr>
          <w:szCs w:val="20"/>
          <w:lang w:val="en-US"/>
        </w:rPr>
      </w:pPr>
    </w:p>
    <w:p w14:paraId="156A5CFC" w14:textId="77777777" w:rsidR="00B45BD4" w:rsidRPr="00082115" w:rsidRDefault="00B45BD4" w:rsidP="00082115">
      <w:pPr>
        <w:pStyle w:val="Heading1"/>
      </w:pPr>
      <w:bookmarkStart w:id="39" w:name="_Toc98431217"/>
      <w:bookmarkStart w:id="40" w:name="_Toc206758596"/>
      <w:r w:rsidRPr="00082115">
        <w:t>Entry/Exit Criteria</w:t>
      </w:r>
      <w:bookmarkEnd w:id="39"/>
      <w:bookmarkEnd w:id="40"/>
    </w:p>
    <w:p w14:paraId="2C7DF29C" w14:textId="77777777" w:rsidR="00B45BD4" w:rsidRPr="006A1C14" w:rsidRDefault="00B45BD4" w:rsidP="00B45BD4">
      <w:pPr>
        <w:rPr>
          <w:szCs w:val="20"/>
        </w:rPr>
      </w:pPr>
    </w:p>
    <w:tbl>
      <w:tblPr>
        <w:tblStyle w:val="TableProfessional"/>
        <w:tblW w:w="10065" w:type="dxa"/>
        <w:tblInd w:w="108" w:type="dxa"/>
        <w:tblLook w:val="04A0" w:firstRow="1" w:lastRow="0" w:firstColumn="1" w:lastColumn="0" w:noHBand="0" w:noVBand="1"/>
      </w:tblPr>
      <w:tblGrid>
        <w:gridCol w:w="2694"/>
        <w:gridCol w:w="7371"/>
      </w:tblGrid>
      <w:tr w:rsidR="00B45BD4" w:rsidRPr="006A1C14" w14:paraId="21F284F8" w14:textId="77777777" w:rsidTr="002E4238">
        <w:trPr>
          <w:cnfStyle w:val="100000000000" w:firstRow="1" w:lastRow="0" w:firstColumn="0" w:lastColumn="0" w:oddVBand="0" w:evenVBand="0" w:oddHBand="0" w:evenHBand="0" w:firstRowFirstColumn="0" w:firstRowLastColumn="0" w:lastRowFirstColumn="0" w:lastRowLastColumn="0"/>
        </w:trPr>
        <w:tc>
          <w:tcPr>
            <w:tcW w:w="2694" w:type="dxa"/>
          </w:tcPr>
          <w:p w14:paraId="76D113F3" w14:textId="77777777" w:rsidR="00B45BD4" w:rsidRPr="006A1C14" w:rsidRDefault="00B45BD4" w:rsidP="002E4238">
            <w:pPr>
              <w:rPr>
                <w:szCs w:val="20"/>
              </w:rPr>
            </w:pPr>
            <w:r w:rsidRPr="006A1C14">
              <w:rPr>
                <w:szCs w:val="20"/>
              </w:rPr>
              <w:t>Entry / Exit</w:t>
            </w:r>
          </w:p>
        </w:tc>
        <w:tc>
          <w:tcPr>
            <w:tcW w:w="7371" w:type="dxa"/>
          </w:tcPr>
          <w:p w14:paraId="4DF743D8" w14:textId="77777777" w:rsidR="00B45BD4" w:rsidRPr="006A1C14" w:rsidRDefault="00B45BD4" w:rsidP="002E4238">
            <w:pPr>
              <w:rPr>
                <w:szCs w:val="20"/>
              </w:rPr>
            </w:pPr>
            <w:r w:rsidRPr="006A1C14">
              <w:rPr>
                <w:szCs w:val="20"/>
              </w:rPr>
              <w:t>Criteria</w:t>
            </w:r>
          </w:p>
        </w:tc>
      </w:tr>
      <w:tr w:rsidR="00B45BD4" w:rsidRPr="006A1C14" w14:paraId="27E2BCCD" w14:textId="77777777" w:rsidTr="002E4238">
        <w:tc>
          <w:tcPr>
            <w:tcW w:w="2694" w:type="dxa"/>
          </w:tcPr>
          <w:p w14:paraId="6FE3ED37" w14:textId="77777777" w:rsidR="00B45BD4" w:rsidRPr="006A1C14" w:rsidRDefault="00B45BD4" w:rsidP="002E4238">
            <w:pPr>
              <w:rPr>
                <w:szCs w:val="20"/>
              </w:rPr>
            </w:pPr>
            <w:r w:rsidRPr="006A1C14">
              <w:rPr>
                <w:szCs w:val="20"/>
              </w:rPr>
              <w:t>Entry</w:t>
            </w:r>
          </w:p>
        </w:tc>
        <w:tc>
          <w:tcPr>
            <w:tcW w:w="7371" w:type="dxa"/>
          </w:tcPr>
          <w:p w14:paraId="16104FFE" w14:textId="77777777" w:rsidR="00B45BD4" w:rsidRPr="006A1C14" w:rsidRDefault="00B45BD4" w:rsidP="008A4C79">
            <w:pPr>
              <w:pStyle w:val="ListParagraph"/>
              <w:numPr>
                <w:ilvl w:val="0"/>
                <w:numId w:val="6"/>
              </w:numPr>
              <w:spacing w:after="180" w:line="240" w:lineRule="atLeast"/>
              <w:ind w:left="229" w:hanging="206"/>
              <w:rPr>
                <w:szCs w:val="20"/>
                <w:lang w:val="en-US"/>
              </w:rPr>
            </w:pPr>
            <w:r w:rsidRPr="006A1C14">
              <w:rPr>
                <w:szCs w:val="20"/>
                <w:lang w:val="en-US"/>
              </w:rPr>
              <w:t>Approved Test Plan (This document)</w:t>
            </w:r>
          </w:p>
          <w:p w14:paraId="0AD9843D" w14:textId="388546BC" w:rsidR="00B45BD4" w:rsidRPr="006A1C14" w:rsidRDefault="00B45BD4" w:rsidP="008A4C79">
            <w:pPr>
              <w:pStyle w:val="ListParagraph"/>
              <w:numPr>
                <w:ilvl w:val="0"/>
                <w:numId w:val="6"/>
              </w:numPr>
              <w:spacing w:after="180" w:line="240" w:lineRule="atLeast"/>
              <w:ind w:left="229" w:hanging="206"/>
              <w:rPr>
                <w:szCs w:val="20"/>
                <w:lang w:val="en-US"/>
              </w:rPr>
            </w:pPr>
            <w:r w:rsidRPr="006A1C14">
              <w:rPr>
                <w:szCs w:val="20"/>
                <w:lang w:val="en-US"/>
              </w:rPr>
              <w:t>Test Design is complete</w:t>
            </w:r>
            <w:r w:rsidR="005218BD">
              <w:rPr>
                <w:szCs w:val="20"/>
                <w:lang w:val="en-US"/>
              </w:rPr>
              <w:t>.</w:t>
            </w:r>
          </w:p>
          <w:p w14:paraId="55B2DE24" w14:textId="49CDB27F" w:rsidR="00B45BD4" w:rsidRPr="006A1C14" w:rsidRDefault="00B45BD4" w:rsidP="008A4C79">
            <w:pPr>
              <w:pStyle w:val="ListParagraph"/>
              <w:numPr>
                <w:ilvl w:val="0"/>
                <w:numId w:val="6"/>
              </w:numPr>
              <w:spacing w:after="180" w:line="240" w:lineRule="atLeast"/>
              <w:ind w:left="229" w:hanging="206"/>
              <w:rPr>
                <w:szCs w:val="20"/>
                <w:lang w:val="en-US"/>
              </w:rPr>
            </w:pPr>
            <w:r w:rsidRPr="006A1C14">
              <w:rPr>
                <w:szCs w:val="20"/>
                <w:lang w:val="en-US"/>
              </w:rPr>
              <w:t>Environments are ready as described</w:t>
            </w:r>
            <w:r w:rsidR="005218BD">
              <w:rPr>
                <w:szCs w:val="20"/>
                <w:lang w:val="en-US"/>
              </w:rPr>
              <w:t>.</w:t>
            </w:r>
          </w:p>
          <w:p w14:paraId="4A00FDF1" w14:textId="734585FB" w:rsidR="00B45BD4" w:rsidRPr="006A1C14" w:rsidRDefault="00B45BD4" w:rsidP="008A4C79">
            <w:pPr>
              <w:pStyle w:val="ListParagraph"/>
              <w:numPr>
                <w:ilvl w:val="0"/>
                <w:numId w:val="6"/>
              </w:numPr>
              <w:spacing w:after="180" w:line="240" w:lineRule="atLeast"/>
              <w:ind w:left="229" w:hanging="206"/>
              <w:rPr>
                <w:szCs w:val="20"/>
                <w:lang w:val="en-US"/>
              </w:rPr>
            </w:pPr>
            <w:r w:rsidRPr="006A1C14">
              <w:rPr>
                <w:szCs w:val="20"/>
                <w:lang w:val="en-US"/>
              </w:rPr>
              <w:t>Data requirements have been met as described</w:t>
            </w:r>
            <w:r w:rsidR="005218BD">
              <w:rPr>
                <w:szCs w:val="20"/>
                <w:lang w:val="en-US"/>
              </w:rPr>
              <w:t>.</w:t>
            </w:r>
            <w:r w:rsidRPr="006A1C14">
              <w:rPr>
                <w:szCs w:val="20"/>
                <w:lang w:val="en-US"/>
              </w:rPr>
              <w:t xml:space="preserve"> </w:t>
            </w:r>
          </w:p>
          <w:p w14:paraId="231AF1DA" w14:textId="4D31D1D6" w:rsidR="00B45BD4" w:rsidRPr="006A1C14" w:rsidRDefault="00B45BD4" w:rsidP="008A4C79">
            <w:pPr>
              <w:pStyle w:val="ListParagraph"/>
              <w:numPr>
                <w:ilvl w:val="0"/>
                <w:numId w:val="6"/>
              </w:numPr>
              <w:spacing w:after="180" w:line="240" w:lineRule="atLeast"/>
              <w:ind w:left="229" w:hanging="206"/>
              <w:rPr>
                <w:szCs w:val="20"/>
                <w:lang w:val="en-US"/>
              </w:rPr>
            </w:pPr>
            <w:r w:rsidRPr="006A1C14">
              <w:rPr>
                <w:szCs w:val="20"/>
                <w:lang w:val="en-US"/>
              </w:rPr>
              <w:t xml:space="preserve">High-level technical verification has </w:t>
            </w:r>
            <w:proofErr w:type="gramStart"/>
            <w:r w:rsidRPr="006A1C14">
              <w:rPr>
                <w:szCs w:val="20"/>
                <w:lang w:val="en-US"/>
              </w:rPr>
              <w:t>completed</w:t>
            </w:r>
            <w:proofErr w:type="gramEnd"/>
            <w:r w:rsidRPr="006A1C14">
              <w:rPr>
                <w:szCs w:val="20"/>
                <w:lang w:val="en-US"/>
              </w:rPr>
              <w:t xml:space="preserve"> successfully</w:t>
            </w:r>
            <w:r w:rsidR="005218BD">
              <w:rPr>
                <w:szCs w:val="20"/>
                <w:lang w:val="en-US"/>
              </w:rPr>
              <w:t>.</w:t>
            </w:r>
          </w:p>
          <w:p w14:paraId="5BBCEFDE" w14:textId="0B4BEF10" w:rsidR="00B45BD4" w:rsidRPr="006A1C14" w:rsidRDefault="00B45BD4" w:rsidP="008A4C79">
            <w:pPr>
              <w:pStyle w:val="ListParagraph"/>
              <w:numPr>
                <w:ilvl w:val="0"/>
                <w:numId w:val="6"/>
              </w:numPr>
              <w:spacing w:after="180" w:line="240" w:lineRule="atLeast"/>
              <w:ind w:left="229" w:hanging="206"/>
              <w:rPr>
                <w:szCs w:val="20"/>
              </w:rPr>
            </w:pPr>
            <w:r w:rsidRPr="006A1C14">
              <w:rPr>
                <w:szCs w:val="20"/>
                <w:lang w:val="en-US"/>
              </w:rPr>
              <w:t>Access to Environment/s has been provisioned</w:t>
            </w:r>
            <w:r w:rsidR="005218BD">
              <w:rPr>
                <w:szCs w:val="20"/>
                <w:lang w:val="en-US"/>
              </w:rPr>
              <w:t>.</w:t>
            </w:r>
          </w:p>
          <w:p w14:paraId="7A4AEFE9" w14:textId="7B1EF700" w:rsidR="00B45BD4" w:rsidRPr="006A1C14" w:rsidRDefault="00B45BD4" w:rsidP="008A4C79">
            <w:pPr>
              <w:pStyle w:val="ListParagraph"/>
              <w:numPr>
                <w:ilvl w:val="0"/>
                <w:numId w:val="6"/>
              </w:numPr>
              <w:spacing w:after="180" w:line="240" w:lineRule="atLeast"/>
              <w:ind w:left="229" w:hanging="206"/>
              <w:rPr>
                <w:szCs w:val="20"/>
              </w:rPr>
            </w:pPr>
            <w:r w:rsidRPr="005218BD">
              <w:rPr>
                <w:szCs w:val="20"/>
                <w:lang w:val="en-US"/>
              </w:rPr>
              <w:t>Previous phase’s TSR has been accepted</w:t>
            </w:r>
            <w:r w:rsidR="005218BD" w:rsidRPr="005218BD">
              <w:rPr>
                <w:szCs w:val="20"/>
                <w:lang w:val="en-US"/>
              </w:rPr>
              <w:t>.</w:t>
            </w:r>
          </w:p>
        </w:tc>
      </w:tr>
      <w:tr w:rsidR="00B45BD4" w:rsidRPr="006B50A2" w14:paraId="31D25B81" w14:textId="77777777" w:rsidTr="002E4238">
        <w:tc>
          <w:tcPr>
            <w:tcW w:w="2694" w:type="dxa"/>
          </w:tcPr>
          <w:p w14:paraId="4071C164" w14:textId="77777777" w:rsidR="00B45BD4" w:rsidRPr="006A1C14" w:rsidRDefault="00B45BD4" w:rsidP="002E4238">
            <w:pPr>
              <w:rPr>
                <w:szCs w:val="20"/>
              </w:rPr>
            </w:pPr>
            <w:r w:rsidRPr="006A1C14">
              <w:rPr>
                <w:szCs w:val="20"/>
              </w:rPr>
              <w:t>Exit</w:t>
            </w:r>
          </w:p>
        </w:tc>
        <w:tc>
          <w:tcPr>
            <w:tcW w:w="7371" w:type="dxa"/>
          </w:tcPr>
          <w:p w14:paraId="6714E6A7" w14:textId="2CFED390" w:rsidR="00B45BD4" w:rsidRPr="00AA3980" w:rsidRDefault="00B45BD4" w:rsidP="008A4C79">
            <w:pPr>
              <w:pStyle w:val="ListParagraph"/>
              <w:numPr>
                <w:ilvl w:val="0"/>
                <w:numId w:val="6"/>
              </w:numPr>
              <w:spacing w:after="180" w:line="240" w:lineRule="atLeast"/>
              <w:ind w:left="229" w:hanging="206"/>
              <w:rPr>
                <w:color w:val="000000"/>
                <w:lang w:val="en-US" w:eastAsia="en-US"/>
              </w:rPr>
            </w:pPr>
            <w:r w:rsidRPr="00AA3980">
              <w:rPr>
                <w:color w:val="000000"/>
                <w:lang w:val="en-US" w:eastAsia="en-US"/>
              </w:rPr>
              <w:t>All planned test cases have been executed unless otherwise agreed by the project management team</w:t>
            </w:r>
            <w:r w:rsidR="004C6A60">
              <w:rPr>
                <w:color w:val="000000"/>
                <w:lang w:val="en-US" w:eastAsia="en-US"/>
              </w:rPr>
              <w:t>.</w:t>
            </w:r>
          </w:p>
          <w:p w14:paraId="27E17FE4" w14:textId="470700EC" w:rsidR="00B45BD4" w:rsidRPr="00AA3980" w:rsidRDefault="00B45BD4" w:rsidP="008A4C79">
            <w:pPr>
              <w:pStyle w:val="ListParagraph"/>
              <w:numPr>
                <w:ilvl w:val="0"/>
                <w:numId w:val="6"/>
              </w:numPr>
              <w:spacing w:after="180" w:line="240" w:lineRule="atLeast"/>
              <w:ind w:left="229" w:hanging="206"/>
              <w:rPr>
                <w:color w:val="000000"/>
                <w:lang w:val="en-US" w:eastAsia="en-US"/>
              </w:rPr>
            </w:pPr>
            <w:r w:rsidRPr="00AA3980">
              <w:rPr>
                <w:color w:val="000000"/>
                <w:lang w:val="en-US" w:eastAsia="en-US"/>
              </w:rPr>
              <w:t>Supporting evidence (</w:t>
            </w:r>
            <w:proofErr w:type="gramStart"/>
            <w:r w:rsidRPr="00AA3980">
              <w:rPr>
                <w:color w:val="000000"/>
                <w:lang w:val="en-US" w:eastAsia="en-US"/>
              </w:rPr>
              <w:t>inclusive of</w:t>
            </w:r>
            <w:proofErr w:type="gramEnd"/>
            <w:r w:rsidRPr="00AA3980">
              <w:rPr>
                <w:color w:val="000000"/>
                <w:lang w:val="en-US" w:eastAsia="en-US"/>
              </w:rPr>
              <w:t xml:space="preserve"> input &amp; output data and results) for completed and attempted test cases is captured in HP ALM for review</w:t>
            </w:r>
            <w:r w:rsidR="004C6A60">
              <w:rPr>
                <w:color w:val="000000"/>
                <w:lang w:val="en-US" w:eastAsia="en-US"/>
              </w:rPr>
              <w:t>.</w:t>
            </w:r>
          </w:p>
          <w:p w14:paraId="10F424E6" w14:textId="72BB2DC1" w:rsidR="00B45BD4" w:rsidRDefault="00B45BD4" w:rsidP="008A4C79">
            <w:pPr>
              <w:pStyle w:val="ListParagraph"/>
              <w:numPr>
                <w:ilvl w:val="0"/>
                <w:numId w:val="6"/>
              </w:numPr>
              <w:spacing w:after="180" w:line="240" w:lineRule="atLeast"/>
              <w:ind w:left="229" w:hanging="206"/>
              <w:rPr>
                <w:color w:val="000000"/>
                <w:lang w:val="en-US" w:eastAsia="en-US"/>
              </w:rPr>
            </w:pPr>
            <w:r w:rsidRPr="00AA3980">
              <w:rPr>
                <w:color w:val="000000"/>
                <w:lang w:val="en-US" w:eastAsia="en-US"/>
              </w:rPr>
              <w:t xml:space="preserve">All defects have been logged </w:t>
            </w:r>
            <w:proofErr w:type="gramStart"/>
            <w:r w:rsidRPr="00AA3980">
              <w:rPr>
                <w:color w:val="000000"/>
                <w:lang w:val="en-US" w:eastAsia="en-US"/>
              </w:rPr>
              <w:t>in</w:t>
            </w:r>
            <w:proofErr w:type="gramEnd"/>
            <w:r w:rsidRPr="00AA3980">
              <w:rPr>
                <w:color w:val="000000"/>
                <w:lang w:val="en-US" w:eastAsia="en-US"/>
              </w:rPr>
              <w:t xml:space="preserve"> HP ALM</w:t>
            </w:r>
            <w:r w:rsidR="004C6A60">
              <w:rPr>
                <w:color w:val="000000"/>
                <w:lang w:val="en-US" w:eastAsia="en-US"/>
              </w:rPr>
              <w:t>.</w:t>
            </w:r>
          </w:p>
          <w:p w14:paraId="01384195" w14:textId="595EFEC7" w:rsidR="00B45BD4" w:rsidRDefault="00B45BD4" w:rsidP="008A4C79">
            <w:pPr>
              <w:pStyle w:val="ListParagraph"/>
              <w:numPr>
                <w:ilvl w:val="0"/>
                <w:numId w:val="6"/>
              </w:numPr>
              <w:spacing w:after="180" w:line="240" w:lineRule="atLeast"/>
              <w:ind w:left="229" w:hanging="206"/>
              <w:rPr>
                <w:color w:val="000000"/>
                <w:lang w:val="en-US" w:eastAsia="en-US"/>
              </w:rPr>
            </w:pPr>
            <w:r w:rsidRPr="002C330D">
              <w:rPr>
                <w:color w:val="000000"/>
                <w:lang w:val="en-US" w:eastAsia="en-US"/>
              </w:rPr>
              <w:t xml:space="preserve">For a Risk Based </w:t>
            </w:r>
            <w:r w:rsidR="004C6A60" w:rsidRPr="002C330D">
              <w:rPr>
                <w:color w:val="000000"/>
                <w:lang w:val="en-US" w:eastAsia="en-US"/>
              </w:rPr>
              <w:t>Test Approach</w:t>
            </w:r>
            <w:r w:rsidRPr="002C330D">
              <w:rPr>
                <w:color w:val="000000"/>
                <w:lang w:val="en-US" w:eastAsia="en-US"/>
              </w:rPr>
              <w:t xml:space="preserve"> - Execution of all priority 1 test cases and the agreed percentage of priority 2 and 3 test cases is complete</w:t>
            </w:r>
            <w:r w:rsidR="004C6A60">
              <w:rPr>
                <w:color w:val="000000"/>
                <w:lang w:val="en-US" w:eastAsia="en-US"/>
              </w:rPr>
              <w:t>.</w:t>
            </w:r>
          </w:p>
          <w:p w14:paraId="6638A32E" w14:textId="2C610743" w:rsidR="00B45BD4" w:rsidRDefault="00B45BD4" w:rsidP="008A4C79">
            <w:pPr>
              <w:pStyle w:val="ListParagraph"/>
              <w:numPr>
                <w:ilvl w:val="0"/>
                <w:numId w:val="6"/>
              </w:numPr>
              <w:spacing w:after="180" w:line="240" w:lineRule="atLeast"/>
              <w:ind w:left="229" w:hanging="206"/>
              <w:rPr>
                <w:color w:val="000000"/>
                <w:lang w:val="en-US" w:eastAsia="en-US"/>
              </w:rPr>
            </w:pPr>
            <w:r w:rsidRPr="002C330D">
              <w:rPr>
                <w:color w:val="000000"/>
                <w:lang w:val="en-US" w:eastAsia="en-US"/>
              </w:rPr>
              <w:t>No Severity 1 or 2 Defects are outstanding</w:t>
            </w:r>
            <w:r w:rsidR="004C6A60">
              <w:rPr>
                <w:color w:val="000000"/>
                <w:lang w:val="en-US" w:eastAsia="en-US"/>
              </w:rPr>
              <w:t>.</w:t>
            </w:r>
          </w:p>
          <w:p w14:paraId="25D90271" w14:textId="2F52E884" w:rsidR="00B45BD4" w:rsidRDefault="00B45BD4" w:rsidP="008A4C79">
            <w:pPr>
              <w:pStyle w:val="ListParagraph"/>
              <w:numPr>
                <w:ilvl w:val="0"/>
                <w:numId w:val="6"/>
              </w:numPr>
              <w:spacing w:after="180" w:line="240" w:lineRule="atLeast"/>
              <w:ind w:left="229" w:hanging="206"/>
              <w:rPr>
                <w:color w:val="000000"/>
                <w:lang w:val="en-US" w:eastAsia="en-US"/>
              </w:rPr>
            </w:pPr>
            <w:r w:rsidRPr="002C330D">
              <w:rPr>
                <w:color w:val="000000"/>
                <w:lang w:val="en-US" w:eastAsia="en-US"/>
              </w:rPr>
              <w:t>All Severity 3 and 4 Defects have been Accepted</w:t>
            </w:r>
            <w:r w:rsidR="004C6A60">
              <w:rPr>
                <w:color w:val="000000"/>
                <w:lang w:val="en-US" w:eastAsia="en-US"/>
              </w:rPr>
              <w:t>.</w:t>
            </w:r>
          </w:p>
          <w:p w14:paraId="113F691E" w14:textId="1AAECA1A" w:rsidR="00B45BD4" w:rsidRPr="002C330D" w:rsidRDefault="00B45BD4" w:rsidP="008A4C79">
            <w:pPr>
              <w:pStyle w:val="ListParagraph"/>
              <w:numPr>
                <w:ilvl w:val="0"/>
                <w:numId w:val="6"/>
              </w:numPr>
              <w:spacing w:after="180" w:line="240" w:lineRule="atLeast"/>
              <w:ind w:left="229" w:hanging="206"/>
              <w:rPr>
                <w:color w:val="000000"/>
                <w:lang w:val="en-US" w:eastAsia="en-US"/>
              </w:rPr>
            </w:pPr>
            <w:r w:rsidRPr="002C330D">
              <w:rPr>
                <w:color w:val="000000"/>
                <w:lang w:val="en-US" w:eastAsia="en-US"/>
              </w:rPr>
              <w:lastRenderedPageBreak/>
              <w:t>All workarounds associated with Defects have been identified and agreed</w:t>
            </w:r>
            <w:r w:rsidR="004C6A60">
              <w:rPr>
                <w:color w:val="000000"/>
                <w:lang w:val="en-US" w:eastAsia="en-US"/>
              </w:rPr>
              <w:t>.</w:t>
            </w:r>
          </w:p>
          <w:p w14:paraId="48B062FD" w14:textId="3E8BF920" w:rsidR="00B45BD4" w:rsidRPr="00F4013F" w:rsidRDefault="00B45BD4" w:rsidP="008A4C79">
            <w:pPr>
              <w:pStyle w:val="ListParagraph"/>
              <w:numPr>
                <w:ilvl w:val="0"/>
                <w:numId w:val="6"/>
              </w:numPr>
              <w:spacing w:after="180" w:line="240" w:lineRule="atLeast"/>
              <w:ind w:left="229" w:hanging="206"/>
              <w:rPr>
                <w:lang w:val="en-US"/>
              </w:rPr>
            </w:pPr>
            <w:r w:rsidRPr="000A31B1">
              <w:rPr>
                <w:color w:val="000000"/>
                <w:lang w:val="en-US" w:eastAsia="en-US"/>
              </w:rPr>
              <w:t>Test Summary Report has been Approved</w:t>
            </w:r>
            <w:r w:rsidR="004C6A60">
              <w:rPr>
                <w:color w:val="000000"/>
                <w:lang w:val="en-US" w:eastAsia="en-US"/>
              </w:rPr>
              <w:t>.</w:t>
            </w:r>
          </w:p>
        </w:tc>
      </w:tr>
    </w:tbl>
    <w:p w14:paraId="6E0D244D" w14:textId="77777777" w:rsidR="00B45BD4" w:rsidRPr="006B50A2" w:rsidRDefault="00B45BD4" w:rsidP="00B45BD4">
      <w:pPr>
        <w:pStyle w:val="DocumentText10pt"/>
        <w:rPr>
          <w:rFonts w:ascii="Arial" w:hAnsi="Arial" w:cs="Arial"/>
          <w:color w:val="4F81BD" w:themeColor="accent1"/>
          <w:sz w:val="18"/>
          <w:szCs w:val="18"/>
          <w:lang w:eastAsia="en-US"/>
        </w:rPr>
      </w:pPr>
    </w:p>
    <w:p w14:paraId="4F47ED60" w14:textId="00181644" w:rsidR="00B45BD4" w:rsidRPr="006A1C14" w:rsidRDefault="00B45BD4" w:rsidP="00B45BD4">
      <w:pPr>
        <w:spacing w:after="180" w:line="240" w:lineRule="atLeast"/>
        <w:rPr>
          <w:szCs w:val="20"/>
          <w:lang w:val="en-US"/>
        </w:rPr>
      </w:pPr>
    </w:p>
    <w:p w14:paraId="54F4047F" w14:textId="77777777" w:rsidR="00F454C0" w:rsidRPr="006A1C14" w:rsidRDefault="00F454C0">
      <w:pPr>
        <w:rPr>
          <w:b/>
          <w:bCs/>
          <w:color w:val="FFFFFF" w:themeColor="background1"/>
          <w:kern w:val="32"/>
          <w:szCs w:val="20"/>
        </w:rPr>
      </w:pPr>
      <w:bookmarkStart w:id="41" w:name="_Ref79151457"/>
      <w:bookmarkStart w:id="42" w:name="_Ref79151471"/>
      <w:bookmarkStart w:id="43" w:name="_Toc98431218"/>
      <w:r w:rsidRPr="006A1C14">
        <w:rPr>
          <w:szCs w:val="20"/>
        </w:rPr>
        <w:br w:type="page"/>
      </w:r>
    </w:p>
    <w:p w14:paraId="1BDA021B" w14:textId="5FFBABA0" w:rsidR="006D7997" w:rsidRPr="00082115" w:rsidRDefault="006D7997" w:rsidP="00082115">
      <w:pPr>
        <w:pStyle w:val="Heading1"/>
      </w:pPr>
      <w:bookmarkStart w:id="44" w:name="_Toc206758597"/>
      <w:r w:rsidRPr="00082115">
        <w:lastRenderedPageBreak/>
        <w:t>Environment &amp; Data Requirements</w:t>
      </w:r>
      <w:bookmarkEnd w:id="41"/>
      <w:bookmarkEnd w:id="42"/>
      <w:bookmarkEnd w:id="43"/>
      <w:bookmarkEnd w:id="44"/>
    </w:p>
    <w:p w14:paraId="158F7B9C" w14:textId="77777777" w:rsidR="006D7997" w:rsidRPr="006A1C14" w:rsidRDefault="006D7997" w:rsidP="006D7997">
      <w:pPr>
        <w:rPr>
          <w:rFonts w:cs="Arial"/>
          <w:szCs w:val="20"/>
        </w:rPr>
      </w:pPr>
    </w:p>
    <w:p w14:paraId="3C85D32F" w14:textId="77777777" w:rsidR="006D7997" w:rsidRPr="006B50A2" w:rsidRDefault="006D7997" w:rsidP="006D7997">
      <w:pPr>
        <w:pStyle w:val="Heading2"/>
        <w:spacing w:after="120"/>
      </w:pPr>
      <w:bookmarkStart w:id="45" w:name="_Toc98431219"/>
      <w:bookmarkStart w:id="46" w:name="_Toc206758598"/>
      <w:proofErr w:type="gramStart"/>
      <w:r w:rsidRPr="006B50A2">
        <w:t>Environment</w:t>
      </w:r>
      <w:proofErr w:type="gramEnd"/>
      <w:r>
        <w:t xml:space="preserve"> Requirements</w:t>
      </w:r>
      <w:bookmarkEnd w:id="45"/>
      <w:bookmarkEnd w:id="46"/>
    </w:p>
    <w:p w14:paraId="75037ECC" w14:textId="77777777" w:rsidR="006D7997" w:rsidRPr="006A1C14" w:rsidRDefault="006D7997" w:rsidP="006D7997">
      <w:pPr>
        <w:rPr>
          <w:rFonts w:cs="Arial"/>
          <w:szCs w:val="20"/>
        </w:rPr>
      </w:pPr>
      <w:r w:rsidRPr="006A1C14">
        <w:rPr>
          <w:rFonts w:cs="Arial"/>
          <w:szCs w:val="20"/>
        </w:rPr>
        <w:t>The following needs have been identified as necessary to commence this testing activity:</w:t>
      </w:r>
    </w:p>
    <w:p w14:paraId="22245850" w14:textId="7CB03E42" w:rsidR="006D7997" w:rsidRPr="005A48D2" w:rsidRDefault="006D7997" w:rsidP="008A4C79">
      <w:pPr>
        <w:pStyle w:val="ListParagraph"/>
        <w:numPr>
          <w:ilvl w:val="0"/>
          <w:numId w:val="11"/>
        </w:numPr>
        <w:spacing w:after="180" w:line="240" w:lineRule="atLeast"/>
        <w:rPr>
          <w:rFonts w:cs="Arial"/>
        </w:rPr>
      </w:pPr>
      <w:r w:rsidRPr="005A48D2">
        <w:rPr>
          <w:rFonts w:cs="Arial"/>
        </w:rPr>
        <w:t>UIQ v5 has been installed and suitably configured</w:t>
      </w:r>
      <w:r w:rsidR="004F7E63">
        <w:rPr>
          <w:rFonts w:cs="Arial"/>
        </w:rPr>
        <w:t>.</w:t>
      </w:r>
    </w:p>
    <w:p w14:paraId="675CC6CF" w14:textId="1051574D" w:rsidR="006D7997" w:rsidRPr="005A48D2" w:rsidRDefault="006D7997" w:rsidP="008A4C79">
      <w:pPr>
        <w:pStyle w:val="ListParagraph"/>
        <w:numPr>
          <w:ilvl w:val="0"/>
          <w:numId w:val="11"/>
        </w:numPr>
        <w:spacing w:after="180" w:line="240" w:lineRule="atLeast"/>
        <w:rPr>
          <w:rFonts w:cs="Arial"/>
        </w:rPr>
      </w:pPr>
      <w:r w:rsidRPr="005A48D2">
        <w:rPr>
          <w:rFonts w:cs="Arial"/>
        </w:rPr>
        <w:t xml:space="preserve">Sufficient </w:t>
      </w:r>
      <w:r>
        <w:rPr>
          <w:rFonts w:cs="Arial"/>
        </w:rPr>
        <w:t xml:space="preserve">physical </w:t>
      </w:r>
      <w:r w:rsidRPr="005A48D2">
        <w:rPr>
          <w:rFonts w:cs="Arial"/>
        </w:rPr>
        <w:t>meters and mesh equipment exist for use in the environment</w:t>
      </w:r>
      <w:r w:rsidR="004F7E63">
        <w:rPr>
          <w:rFonts w:cs="Arial"/>
        </w:rPr>
        <w:t>.</w:t>
      </w:r>
    </w:p>
    <w:p w14:paraId="6D43D38E" w14:textId="1B8ED90D" w:rsidR="006D7997" w:rsidRPr="005A48D2" w:rsidRDefault="006D7997" w:rsidP="008A4C79">
      <w:pPr>
        <w:pStyle w:val="ListParagraph"/>
        <w:numPr>
          <w:ilvl w:val="0"/>
          <w:numId w:val="11"/>
        </w:numPr>
        <w:spacing w:after="180" w:line="240" w:lineRule="atLeast"/>
        <w:rPr>
          <w:rFonts w:cs="Arial"/>
        </w:rPr>
      </w:pPr>
      <w:r w:rsidRPr="005A48D2">
        <w:rPr>
          <w:rFonts w:cs="Arial"/>
        </w:rPr>
        <w:t>Appropriate firewall rules have been implementing ensuring requirements communications and access paths are in place</w:t>
      </w:r>
      <w:r w:rsidR="004F7E63">
        <w:rPr>
          <w:rFonts w:cs="Arial"/>
        </w:rPr>
        <w:t>.</w:t>
      </w:r>
    </w:p>
    <w:p w14:paraId="5E17DF0D" w14:textId="5229846A" w:rsidR="006D7997" w:rsidRPr="005A48D2" w:rsidRDefault="006D7997" w:rsidP="008A4C79">
      <w:pPr>
        <w:pStyle w:val="ListParagraph"/>
        <w:numPr>
          <w:ilvl w:val="0"/>
          <w:numId w:val="11"/>
        </w:numPr>
        <w:spacing w:after="180" w:line="240" w:lineRule="atLeast"/>
        <w:rPr>
          <w:rFonts w:cs="Arial"/>
        </w:rPr>
      </w:pPr>
      <w:r w:rsidRPr="005A48D2">
        <w:rPr>
          <w:rFonts w:cs="Arial"/>
        </w:rPr>
        <w:t>Account provisioning is possible</w:t>
      </w:r>
      <w:r w:rsidR="004F7E63">
        <w:rPr>
          <w:rFonts w:cs="Arial"/>
        </w:rPr>
        <w:t>.</w:t>
      </w:r>
    </w:p>
    <w:p w14:paraId="54D4E849" w14:textId="1DC9B54B" w:rsidR="006D7997" w:rsidRPr="005A48D2" w:rsidRDefault="006D7997" w:rsidP="008A4C79">
      <w:pPr>
        <w:pStyle w:val="ListParagraph"/>
        <w:numPr>
          <w:ilvl w:val="0"/>
          <w:numId w:val="11"/>
        </w:numPr>
        <w:spacing w:after="180" w:line="240" w:lineRule="atLeast"/>
        <w:rPr>
          <w:rFonts w:cs="Arial"/>
        </w:rPr>
      </w:pPr>
      <w:r w:rsidRPr="005A48D2">
        <w:rPr>
          <w:rFonts w:cs="Arial"/>
        </w:rPr>
        <w:t xml:space="preserve">Suitable access </w:t>
      </w:r>
      <w:r>
        <w:rPr>
          <w:rFonts w:cs="Arial"/>
        </w:rPr>
        <w:t xml:space="preserve">mechanisms </w:t>
      </w:r>
      <w:r w:rsidRPr="005A48D2">
        <w:rPr>
          <w:rFonts w:cs="Arial"/>
        </w:rPr>
        <w:t>(or jump hosts) exist to facilitate testing needs</w:t>
      </w:r>
      <w:r w:rsidR="004F7E63">
        <w:rPr>
          <w:rFonts w:cs="Arial"/>
        </w:rPr>
        <w:t>.</w:t>
      </w:r>
    </w:p>
    <w:p w14:paraId="06E02E50" w14:textId="5E3CCF78" w:rsidR="006D7997" w:rsidRDefault="006D7997" w:rsidP="008A4C79">
      <w:pPr>
        <w:pStyle w:val="ListParagraph"/>
        <w:numPr>
          <w:ilvl w:val="0"/>
          <w:numId w:val="11"/>
        </w:numPr>
        <w:spacing w:after="180" w:line="240" w:lineRule="atLeast"/>
        <w:rPr>
          <w:rFonts w:cs="Arial"/>
        </w:rPr>
      </w:pPr>
      <w:r w:rsidRPr="005A48D2">
        <w:rPr>
          <w:rFonts w:cs="Arial"/>
        </w:rPr>
        <w:t>Suitable support mechanisms have been put into place to support the environment and integrated systems</w:t>
      </w:r>
      <w:r w:rsidR="004F7E63">
        <w:rPr>
          <w:rFonts w:cs="Arial"/>
        </w:rPr>
        <w:t>.</w:t>
      </w:r>
    </w:p>
    <w:p w14:paraId="76E771F7" w14:textId="77777777" w:rsidR="00B2294C" w:rsidRDefault="00B2294C" w:rsidP="00B2294C">
      <w:pPr>
        <w:pStyle w:val="ListParagraph"/>
        <w:spacing w:after="180" w:line="240" w:lineRule="atLeast"/>
        <w:rPr>
          <w:rFonts w:cs="Arial"/>
        </w:rPr>
      </w:pPr>
    </w:p>
    <w:p w14:paraId="2DF9538B" w14:textId="77777777" w:rsidR="00B2294C" w:rsidRPr="00082115" w:rsidRDefault="00B2294C" w:rsidP="00082115">
      <w:pPr>
        <w:pStyle w:val="Heading1"/>
      </w:pPr>
      <w:bookmarkStart w:id="47" w:name="_Toc98431221"/>
      <w:bookmarkStart w:id="48" w:name="_Toc206758599"/>
      <w:r w:rsidRPr="00082115">
        <w:t>Test Milestones</w:t>
      </w:r>
      <w:bookmarkEnd w:id="47"/>
      <w:bookmarkEnd w:id="48"/>
    </w:p>
    <w:p w14:paraId="5106CEE4" w14:textId="77777777" w:rsidR="00B2294C" w:rsidRPr="006A1C14" w:rsidRDefault="00B2294C" w:rsidP="00B2294C">
      <w:pPr>
        <w:rPr>
          <w:rFonts w:cs="Arial"/>
          <w:szCs w:val="20"/>
        </w:rPr>
      </w:pPr>
    </w:p>
    <w:tbl>
      <w:tblPr>
        <w:tblStyle w:val="TableProfessional"/>
        <w:tblW w:w="10065" w:type="dxa"/>
        <w:jc w:val="center"/>
        <w:tblLook w:val="0420" w:firstRow="1" w:lastRow="0" w:firstColumn="0" w:lastColumn="0" w:noHBand="0" w:noVBand="1"/>
      </w:tblPr>
      <w:tblGrid>
        <w:gridCol w:w="3355"/>
        <w:gridCol w:w="3355"/>
        <w:gridCol w:w="3355"/>
      </w:tblGrid>
      <w:tr w:rsidR="00B2294C" w:rsidRPr="007251D0" w14:paraId="3275BA2D" w14:textId="77777777" w:rsidTr="00496E3B">
        <w:trPr>
          <w:cnfStyle w:val="100000000000" w:firstRow="1" w:lastRow="0" w:firstColumn="0" w:lastColumn="0" w:oddVBand="0" w:evenVBand="0" w:oddHBand="0" w:evenHBand="0" w:firstRowFirstColumn="0" w:firstRowLastColumn="0" w:lastRowFirstColumn="0" w:lastRowLastColumn="0"/>
          <w:trHeight w:val="626"/>
          <w:jc w:val="center"/>
        </w:trPr>
        <w:tc>
          <w:tcPr>
            <w:tcW w:w="3355" w:type="dxa"/>
            <w:vAlign w:val="center"/>
            <w:hideMark/>
          </w:tcPr>
          <w:p w14:paraId="0D3BE10A" w14:textId="77777777" w:rsidR="00B2294C" w:rsidRPr="007251D0" w:rsidRDefault="00B2294C" w:rsidP="00C37A79">
            <w:pPr>
              <w:pStyle w:val="DocumentText10pt"/>
              <w:jc w:val="center"/>
              <w:rPr>
                <w:rFonts w:ascii="Arial" w:hAnsi="Arial" w:cs="Arial"/>
                <w:lang w:eastAsia="en-US"/>
              </w:rPr>
            </w:pPr>
            <w:r>
              <w:rPr>
                <w:rFonts w:ascii="Arial" w:hAnsi="Arial" w:cs="Arial"/>
                <w:lang w:eastAsia="en-US"/>
              </w:rPr>
              <w:t>Task</w:t>
            </w:r>
          </w:p>
        </w:tc>
        <w:tc>
          <w:tcPr>
            <w:tcW w:w="3355" w:type="dxa"/>
            <w:vAlign w:val="center"/>
            <w:hideMark/>
          </w:tcPr>
          <w:p w14:paraId="4D34F8CD" w14:textId="77777777" w:rsidR="00B2294C" w:rsidRPr="007251D0" w:rsidRDefault="00B2294C" w:rsidP="00C37A79">
            <w:pPr>
              <w:pStyle w:val="DocumentText10pt"/>
              <w:jc w:val="center"/>
              <w:rPr>
                <w:rFonts w:ascii="Arial" w:hAnsi="Arial" w:cs="Arial"/>
                <w:lang w:eastAsia="en-US"/>
              </w:rPr>
            </w:pPr>
            <w:r>
              <w:rPr>
                <w:rFonts w:ascii="Arial" w:hAnsi="Arial" w:cs="Arial"/>
                <w:lang w:eastAsia="en-US"/>
              </w:rPr>
              <w:t>Planned Start Date</w:t>
            </w:r>
          </w:p>
        </w:tc>
        <w:tc>
          <w:tcPr>
            <w:tcW w:w="3355" w:type="dxa"/>
            <w:vAlign w:val="center"/>
            <w:hideMark/>
          </w:tcPr>
          <w:p w14:paraId="0439A4D9" w14:textId="77777777" w:rsidR="00B2294C" w:rsidRPr="007251D0" w:rsidRDefault="00B2294C" w:rsidP="00C37A79">
            <w:pPr>
              <w:pStyle w:val="DocumentText10pt"/>
              <w:jc w:val="center"/>
              <w:rPr>
                <w:rFonts w:ascii="Arial" w:hAnsi="Arial" w:cs="Arial"/>
                <w:lang w:eastAsia="en-US"/>
              </w:rPr>
            </w:pPr>
            <w:r>
              <w:rPr>
                <w:rFonts w:ascii="Arial" w:hAnsi="Arial" w:cs="Arial"/>
                <w:lang w:eastAsia="en-US"/>
              </w:rPr>
              <w:t>Planned End Date</w:t>
            </w:r>
          </w:p>
        </w:tc>
      </w:tr>
      <w:tr w:rsidR="00B2294C" w:rsidRPr="005F03E5" w14:paraId="0D084CE7" w14:textId="77777777" w:rsidTr="00496E3B">
        <w:trPr>
          <w:trHeight w:val="626"/>
          <w:jc w:val="center"/>
        </w:trPr>
        <w:tc>
          <w:tcPr>
            <w:tcW w:w="3355" w:type="dxa"/>
            <w:vAlign w:val="center"/>
            <w:hideMark/>
          </w:tcPr>
          <w:p w14:paraId="697423AA" w14:textId="38B41A3B" w:rsidR="00B2294C" w:rsidRPr="00CB7302" w:rsidRDefault="007C4C78" w:rsidP="00496E3B">
            <w:pPr>
              <w:pStyle w:val="DocumentText10pt"/>
              <w:rPr>
                <w:rFonts w:ascii="Arial" w:hAnsi="Arial" w:cs="Arial"/>
                <w:color w:val="000000" w:themeColor="text1"/>
                <w:lang w:eastAsia="en-US"/>
              </w:rPr>
            </w:pPr>
            <w:r>
              <w:rPr>
                <w:rFonts w:ascii="Arial" w:hAnsi="Arial" w:cs="Arial"/>
                <w:color w:val="000000" w:themeColor="text1"/>
                <w:lang w:eastAsia="en-US"/>
              </w:rPr>
              <w:t xml:space="preserve">Defect Verification and </w:t>
            </w:r>
            <w:r w:rsidR="00496E3B" w:rsidRPr="00CB7302">
              <w:rPr>
                <w:rFonts w:ascii="Arial" w:hAnsi="Arial" w:cs="Arial"/>
                <w:color w:val="000000" w:themeColor="text1"/>
                <w:lang w:eastAsia="en-US"/>
              </w:rPr>
              <w:t>Test Execution</w:t>
            </w:r>
            <w:r w:rsidR="005804BD">
              <w:rPr>
                <w:rFonts w:ascii="Arial" w:hAnsi="Arial" w:cs="Arial"/>
                <w:color w:val="000000" w:themeColor="text1"/>
                <w:lang w:eastAsia="en-US"/>
              </w:rPr>
              <w:t xml:space="preserve"> (</w:t>
            </w:r>
            <w:r w:rsidR="00A54178">
              <w:rPr>
                <w:rFonts w:ascii="Arial" w:hAnsi="Arial" w:cs="Arial"/>
                <w:color w:val="000000" w:themeColor="text1"/>
                <w:lang w:eastAsia="en-US"/>
              </w:rPr>
              <w:t>1</w:t>
            </w:r>
            <w:r w:rsidR="005804BD">
              <w:rPr>
                <w:rFonts w:ascii="Arial" w:hAnsi="Arial" w:cs="Arial"/>
                <w:color w:val="000000" w:themeColor="text1"/>
                <w:lang w:eastAsia="en-US"/>
              </w:rPr>
              <w:t xml:space="preserve"> Resource)</w:t>
            </w:r>
          </w:p>
        </w:tc>
        <w:tc>
          <w:tcPr>
            <w:tcW w:w="3355" w:type="dxa"/>
            <w:vAlign w:val="center"/>
          </w:tcPr>
          <w:p w14:paraId="2789305D" w14:textId="3056162C" w:rsidR="00C37A79" w:rsidRPr="005C00C5" w:rsidRDefault="00AA4C15" w:rsidP="00C37A79">
            <w:pPr>
              <w:pStyle w:val="DocumentText10pt"/>
              <w:jc w:val="center"/>
              <w:rPr>
                <w:rFonts w:ascii="Arial" w:hAnsi="Arial" w:cs="Arial"/>
                <w:lang w:eastAsia="en-US"/>
              </w:rPr>
            </w:pPr>
            <w:r>
              <w:rPr>
                <w:rFonts w:ascii="Arial" w:hAnsi="Arial" w:cs="Arial"/>
                <w:lang w:eastAsia="en-US"/>
              </w:rPr>
              <w:t>2</w:t>
            </w:r>
            <w:r w:rsidR="00DF30F5">
              <w:rPr>
                <w:rFonts w:ascii="Arial" w:hAnsi="Arial" w:cs="Arial"/>
                <w:lang w:eastAsia="en-US"/>
              </w:rPr>
              <w:t>5</w:t>
            </w:r>
            <w:r w:rsidR="00452F38">
              <w:rPr>
                <w:rFonts w:ascii="Arial" w:hAnsi="Arial" w:cs="Arial"/>
                <w:lang w:eastAsia="en-US"/>
              </w:rPr>
              <w:t>-Aug-2025</w:t>
            </w:r>
          </w:p>
        </w:tc>
        <w:tc>
          <w:tcPr>
            <w:tcW w:w="3355" w:type="dxa"/>
            <w:vAlign w:val="center"/>
          </w:tcPr>
          <w:p w14:paraId="55112013" w14:textId="19283500" w:rsidR="00B2294C" w:rsidRPr="005C00C5" w:rsidRDefault="00AA4C15" w:rsidP="00C37A79">
            <w:pPr>
              <w:pStyle w:val="DocumentText10pt"/>
              <w:jc w:val="center"/>
              <w:rPr>
                <w:rFonts w:ascii="Arial" w:hAnsi="Arial" w:cs="Arial"/>
                <w:lang w:eastAsia="en-US"/>
              </w:rPr>
            </w:pPr>
            <w:r>
              <w:rPr>
                <w:rFonts w:ascii="Arial" w:hAnsi="Arial" w:cs="Arial"/>
                <w:lang w:eastAsia="en-US"/>
              </w:rPr>
              <w:t>1</w:t>
            </w:r>
            <w:r w:rsidR="00CD7847">
              <w:rPr>
                <w:rFonts w:ascii="Arial" w:hAnsi="Arial" w:cs="Arial"/>
                <w:lang w:eastAsia="en-US"/>
              </w:rPr>
              <w:t>9</w:t>
            </w:r>
            <w:r w:rsidR="00452A45">
              <w:rPr>
                <w:rFonts w:ascii="Arial" w:hAnsi="Arial" w:cs="Arial"/>
                <w:lang w:eastAsia="en-US"/>
              </w:rPr>
              <w:t>-Sep-2025</w:t>
            </w:r>
          </w:p>
        </w:tc>
      </w:tr>
      <w:tr w:rsidR="00B2294C" w:rsidRPr="005F03E5" w14:paraId="1F28AF09" w14:textId="77777777" w:rsidTr="00496E3B">
        <w:trPr>
          <w:trHeight w:val="626"/>
          <w:jc w:val="center"/>
        </w:trPr>
        <w:tc>
          <w:tcPr>
            <w:tcW w:w="3355" w:type="dxa"/>
            <w:vAlign w:val="center"/>
          </w:tcPr>
          <w:p w14:paraId="127ADEC9" w14:textId="406776D9" w:rsidR="00B2294C" w:rsidRPr="00CB7302" w:rsidRDefault="00496E3B" w:rsidP="00496E3B">
            <w:pPr>
              <w:pStyle w:val="DocumentText10pt"/>
              <w:rPr>
                <w:rFonts w:ascii="Arial" w:hAnsi="Arial" w:cs="Arial"/>
                <w:color w:val="000000" w:themeColor="text1"/>
                <w:lang w:eastAsia="en-US"/>
              </w:rPr>
            </w:pPr>
            <w:r w:rsidRPr="00CB7302">
              <w:rPr>
                <w:rFonts w:ascii="Arial" w:hAnsi="Arial" w:cs="Arial"/>
                <w:color w:val="000000" w:themeColor="text1"/>
                <w:lang w:eastAsia="en-US"/>
              </w:rPr>
              <w:t>Test Summary Report</w:t>
            </w:r>
            <w:r w:rsidR="005804BD">
              <w:rPr>
                <w:rFonts w:ascii="Arial" w:hAnsi="Arial" w:cs="Arial"/>
                <w:color w:val="000000" w:themeColor="text1"/>
                <w:lang w:eastAsia="en-US"/>
              </w:rPr>
              <w:t xml:space="preserve"> (1 Resource)</w:t>
            </w:r>
          </w:p>
        </w:tc>
        <w:tc>
          <w:tcPr>
            <w:tcW w:w="3355" w:type="dxa"/>
            <w:vAlign w:val="center"/>
          </w:tcPr>
          <w:p w14:paraId="0EC18696" w14:textId="1528381D" w:rsidR="00B2294C" w:rsidRPr="005C00C5" w:rsidRDefault="00EF6F3B" w:rsidP="00C37A79">
            <w:pPr>
              <w:pStyle w:val="DocumentText10pt"/>
              <w:jc w:val="center"/>
              <w:rPr>
                <w:rFonts w:ascii="Arial" w:hAnsi="Arial" w:cs="Arial"/>
                <w:lang w:eastAsia="en-US"/>
              </w:rPr>
            </w:pPr>
            <w:r>
              <w:rPr>
                <w:rFonts w:ascii="Arial" w:hAnsi="Arial" w:cs="Arial"/>
                <w:lang w:eastAsia="en-US"/>
              </w:rPr>
              <w:t>20</w:t>
            </w:r>
            <w:r w:rsidR="00452A45">
              <w:rPr>
                <w:rFonts w:ascii="Arial" w:hAnsi="Arial" w:cs="Arial"/>
                <w:lang w:eastAsia="en-US"/>
              </w:rPr>
              <w:t>-Sep-2025</w:t>
            </w:r>
          </w:p>
        </w:tc>
        <w:tc>
          <w:tcPr>
            <w:tcW w:w="3355" w:type="dxa"/>
            <w:vAlign w:val="center"/>
          </w:tcPr>
          <w:p w14:paraId="3154D97F" w14:textId="3C01FF9F" w:rsidR="00B2294C" w:rsidRPr="005C00C5" w:rsidRDefault="00EF6F3B" w:rsidP="00C37A79">
            <w:pPr>
              <w:pStyle w:val="DocumentText10pt"/>
              <w:jc w:val="center"/>
              <w:rPr>
                <w:rFonts w:ascii="Arial" w:hAnsi="Arial" w:cs="Arial"/>
                <w:lang w:eastAsia="en-US"/>
              </w:rPr>
            </w:pPr>
            <w:r>
              <w:rPr>
                <w:rFonts w:ascii="Arial" w:hAnsi="Arial" w:cs="Arial"/>
                <w:lang w:eastAsia="en-US"/>
              </w:rPr>
              <w:t>22</w:t>
            </w:r>
            <w:r w:rsidR="008540F3">
              <w:rPr>
                <w:rFonts w:ascii="Arial" w:hAnsi="Arial" w:cs="Arial"/>
                <w:lang w:eastAsia="en-US"/>
              </w:rPr>
              <w:t>-Sep-2025</w:t>
            </w:r>
          </w:p>
        </w:tc>
      </w:tr>
    </w:tbl>
    <w:p w14:paraId="0B087361" w14:textId="77777777" w:rsidR="00B2294C" w:rsidRPr="006A1C14" w:rsidRDefault="00B2294C" w:rsidP="00B2294C">
      <w:pPr>
        <w:rPr>
          <w:rFonts w:cs="Arial"/>
          <w:szCs w:val="20"/>
        </w:rPr>
      </w:pPr>
    </w:p>
    <w:p w14:paraId="371AD7EA" w14:textId="77777777" w:rsidR="006D7997" w:rsidRPr="006A1C14" w:rsidRDefault="006D7997" w:rsidP="00B45BD4">
      <w:pPr>
        <w:spacing w:after="180" w:line="240" w:lineRule="atLeast"/>
        <w:rPr>
          <w:szCs w:val="20"/>
          <w:lang w:val="en-US"/>
        </w:rPr>
      </w:pPr>
    </w:p>
    <w:p w14:paraId="5CFFB6E7" w14:textId="77777777" w:rsidR="00ED5334" w:rsidRPr="00082115" w:rsidRDefault="00ED5334" w:rsidP="00082115">
      <w:pPr>
        <w:pStyle w:val="Heading1"/>
      </w:pPr>
      <w:bookmarkStart w:id="49" w:name="_Toc98431222"/>
      <w:bookmarkStart w:id="50" w:name="_Toc206758600"/>
      <w:r w:rsidRPr="00082115">
        <w:t>Roles &amp; Responsibilities</w:t>
      </w:r>
      <w:bookmarkEnd w:id="49"/>
      <w:bookmarkEnd w:id="50"/>
    </w:p>
    <w:p w14:paraId="5918AA5D" w14:textId="77777777" w:rsidR="00ED5334" w:rsidRPr="006A1C14" w:rsidRDefault="00ED5334" w:rsidP="00ED5334">
      <w:pPr>
        <w:rPr>
          <w:szCs w:val="20"/>
        </w:rPr>
      </w:pPr>
    </w:p>
    <w:tbl>
      <w:tblPr>
        <w:tblStyle w:val="TableProfessional"/>
        <w:tblW w:w="10065" w:type="dxa"/>
        <w:tblInd w:w="108" w:type="dxa"/>
        <w:tblLook w:val="04A0" w:firstRow="1" w:lastRow="0" w:firstColumn="1" w:lastColumn="0" w:noHBand="0" w:noVBand="1"/>
      </w:tblPr>
      <w:tblGrid>
        <w:gridCol w:w="1869"/>
        <w:gridCol w:w="1559"/>
        <w:gridCol w:w="6637"/>
      </w:tblGrid>
      <w:tr w:rsidR="00ED5334" w:rsidRPr="006A1C14" w14:paraId="22EB2190" w14:textId="77777777" w:rsidTr="002E4238">
        <w:trPr>
          <w:cnfStyle w:val="100000000000" w:firstRow="1" w:lastRow="0" w:firstColumn="0" w:lastColumn="0" w:oddVBand="0" w:evenVBand="0" w:oddHBand="0" w:evenHBand="0" w:firstRowFirstColumn="0" w:firstRowLastColumn="0" w:lastRowFirstColumn="0" w:lastRowLastColumn="0"/>
          <w:trHeight w:val="315"/>
        </w:trPr>
        <w:tc>
          <w:tcPr>
            <w:tcW w:w="1869" w:type="dxa"/>
            <w:hideMark/>
          </w:tcPr>
          <w:p w14:paraId="224C8FF9" w14:textId="77777777" w:rsidR="00ED5334" w:rsidRPr="006A1C14" w:rsidRDefault="00ED5334" w:rsidP="002E4238">
            <w:pPr>
              <w:rPr>
                <w:rFonts w:cs="Arial"/>
                <w:szCs w:val="20"/>
              </w:rPr>
            </w:pPr>
            <w:r w:rsidRPr="006A1C14">
              <w:rPr>
                <w:rFonts w:cs="Arial"/>
                <w:bCs w:val="0"/>
                <w:szCs w:val="20"/>
              </w:rPr>
              <w:t>Name</w:t>
            </w:r>
          </w:p>
        </w:tc>
        <w:tc>
          <w:tcPr>
            <w:tcW w:w="1559" w:type="dxa"/>
            <w:hideMark/>
          </w:tcPr>
          <w:p w14:paraId="6E3C034B" w14:textId="77777777" w:rsidR="00ED5334" w:rsidRPr="006A1C14" w:rsidRDefault="00ED5334" w:rsidP="002E4238">
            <w:pPr>
              <w:rPr>
                <w:rFonts w:cs="Arial"/>
                <w:bCs w:val="0"/>
                <w:szCs w:val="20"/>
              </w:rPr>
            </w:pPr>
            <w:r w:rsidRPr="006A1C14">
              <w:rPr>
                <w:rFonts w:cs="Arial"/>
                <w:bCs w:val="0"/>
                <w:szCs w:val="20"/>
              </w:rPr>
              <w:t>Role</w:t>
            </w:r>
          </w:p>
        </w:tc>
        <w:tc>
          <w:tcPr>
            <w:tcW w:w="6637" w:type="dxa"/>
            <w:hideMark/>
          </w:tcPr>
          <w:p w14:paraId="0F574B29" w14:textId="77777777" w:rsidR="00ED5334" w:rsidRPr="006A1C14" w:rsidRDefault="00ED5334" w:rsidP="002E4238">
            <w:pPr>
              <w:rPr>
                <w:rFonts w:cs="Arial"/>
                <w:bCs w:val="0"/>
                <w:szCs w:val="20"/>
              </w:rPr>
            </w:pPr>
            <w:r w:rsidRPr="006A1C14">
              <w:rPr>
                <w:rFonts w:cs="Arial"/>
                <w:bCs w:val="0"/>
                <w:szCs w:val="20"/>
              </w:rPr>
              <w:t>Responsibility</w:t>
            </w:r>
          </w:p>
        </w:tc>
      </w:tr>
      <w:tr w:rsidR="00ED5334" w:rsidRPr="009C4BE2" w14:paraId="004CCF5E" w14:textId="77777777" w:rsidTr="002E4238">
        <w:trPr>
          <w:trHeight w:val="3360"/>
        </w:trPr>
        <w:tc>
          <w:tcPr>
            <w:tcW w:w="1869" w:type="dxa"/>
            <w:hideMark/>
          </w:tcPr>
          <w:p w14:paraId="632343F5" w14:textId="77777777" w:rsidR="00ED5334" w:rsidRPr="006A1C14" w:rsidRDefault="00ED5334" w:rsidP="002E4238">
            <w:pPr>
              <w:rPr>
                <w:rFonts w:cs="Arial"/>
                <w:szCs w:val="20"/>
              </w:rPr>
            </w:pPr>
            <w:r w:rsidRPr="006A1C14">
              <w:rPr>
                <w:rFonts w:cs="Arial"/>
                <w:szCs w:val="20"/>
              </w:rPr>
              <w:t>Leonard Jarillas</w:t>
            </w:r>
          </w:p>
        </w:tc>
        <w:tc>
          <w:tcPr>
            <w:tcW w:w="1559" w:type="dxa"/>
            <w:hideMark/>
          </w:tcPr>
          <w:p w14:paraId="5AF2EB83" w14:textId="77777777" w:rsidR="00ED5334" w:rsidRPr="006A1C14" w:rsidRDefault="00ED5334" w:rsidP="002E4238">
            <w:pPr>
              <w:rPr>
                <w:rFonts w:cs="Arial"/>
                <w:szCs w:val="20"/>
              </w:rPr>
            </w:pPr>
            <w:r w:rsidRPr="006A1C14">
              <w:rPr>
                <w:rFonts w:cs="Arial"/>
                <w:szCs w:val="20"/>
              </w:rPr>
              <w:t>Metering Test Manager</w:t>
            </w:r>
          </w:p>
        </w:tc>
        <w:tc>
          <w:tcPr>
            <w:tcW w:w="6637" w:type="dxa"/>
            <w:hideMark/>
          </w:tcPr>
          <w:p w14:paraId="3441F4CE"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Coordinate metering test team and supervision of day–to-day activities focussing on firmware and application testing.</w:t>
            </w:r>
          </w:p>
          <w:p w14:paraId="6159521C"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Contribute to test documentation, Test Plan and Test Summary Reports.</w:t>
            </w:r>
          </w:p>
          <w:p w14:paraId="3AAFDCC1"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Contribute to metering defect reporting.</w:t>
            </w:r>
          </w:p>
          <w:p w14:paraId="07B4B720"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Contribute to Defect Triage and management of metering defects</w:t>
            </w:r>
          </w:p>
          <w:p w14:paraId="3AE20664"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Support test execution</w:t>
            </w:r>
          </w:p>
          <w:p w14:paraId="0C1BF3E9"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Escalation point for issues with metering test related activities.</w:t>
            </w:r>
          </w:p>
          <w:p w14:paraId="2768F35C" w14:textId="77777777" w:rsidR="00ED5334" w:rsidRPr="009C4BE2" w:rsidRDefault="00ED5334" w:rsidP="008A4C79">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Attend project weekly meetings and provide update or blocking issues to Project Manager.</w:t>
            </w:r>
          </w:p>
        </w:tc>
      </w:tr>
      <w:tr w:rsidR="00051A52" w:rsidRPr="009C4BE2" w14:paraId="41CAA310" w14:textId="77777777" w:rsidTr="002E4238">
        <w:trPr>
          <w:trHeight w:val="694"/>
        </w:trPr>
        <w:tc>
          <w:tcPr>
            <w:tcW w:w="1869" w:type="dxa"/>
          </w:tcPr>
          <w:p w14:paraId="7D11BEBA" w14:textId="5BABF465" w:rsidR="00051A52" w:rsidRPr="006A1C14" w:rsidRDefault="00051A52" w:rsidP="002E4238">
            <w:pPr>
              <w:rPr>
                <w:rFonts w:cs="Arial"/>
                <w:szCs w:val="20"/>
              </w:rPr>
            </w:pPr>
            <w:r>
              <w:rPr>
                <w:rFonts w:cs="Arial"/>
                <w:szCs w:val="20"/>
              </w:rPr>
              <w:t>Manoj Kalra</w:t>
            </w:r>
          </w:p>
        </w:tc>
        <w:tc>
          <w:tcPr>
            <w:tcW w:w="1559" w:type="dxa"/>
          </w:tcPr>
          <w:p w14:paraId="2CCEE9E5" w14:textId="1DFAAB02" w:rsidR="00051A52" w:rsidRPr="006A1C14" w:rsidRDefault="007D5D82" w:rsidP="002E4238">
            <w:pPr>
              <w:rPr>
                <w:rFonts w:cs="Arial"/>
                <w:szCs w:val="20"/>
              </w:rPr>
            </w:pPr>
            <w:r w:rsidRPr="006A1C14">
              <w:rPr>
                <w:rFonts w:cs="Arial"/>
                <w:szCs w:val="20"/>
              </w:rPr>
              <w:t>Metering Test Analysts</w:t>
            </w:r>
          </w:p>
        </w:tc>
        <w:tc>
          <w:tcPr>
            <w:tcW w:w="6637" w:type="dxa"/>
          </w:tcPr>
          <w:p w14:paraId="12536D8F" w14:textId="77777777" w:rsidR="00051A52" w:rsidRPr="00C90B4F" w:rsidRDefault="00051A52" w:rsidP="00051A52">
            <w:pPr>
              <w:pStyle w:val="DocumentText10pt"/>
              <w:numPr>
                <w:ilvl w:val="0"/>
                <w:numId w:val="12"/>
              </w:numPr>
              <w:spacing w:after="120"/>
              <w:ind w:left="188" w:hanging="142"/>
              <w:rPr>
                <w:rFonts w:ascii="Arial" w:hAnsi="Arial" w:cs="Arial"/>
                <w:noProof/>
                <w:lang w:val="en-US" w:eastAsia="en-US"/>
              </w:rPr>
            </w:pPr>
            <w:r w:rsidRPr="00C90B4F">
              <w:rPr>
                <w:rFonts w:ascii="Arial" w:hAnsi="Arial" w:cs="Arial"/>
                <w:noProof/>
                <w:lang w:val="en-US" w:eastAsia="en-US"/>
              </w:rPr>
              <w:t>Prepare test cases as per specifications (if required)</w:t>
            </w:r>
          </w:p>
          <w:p w14:paraId="259EC06C" w14:textId="77777777" w:rsidR="00051A52" w:rsidRDefault="00051A52" w:rsidP="00051A52">
            <w:pPr>
              <w:pStyle w:val="DocumentText10pt"/>
              <w:numPr>
                <w:ilvl w:val="0"/>
                <w:numId w:val="12"/>
              </w:numPr>
              <w:spacing w:after="120"/>
              <w:ind w:left="188" w:hanging="142"/>
              <w:rPr>
                <w:rFonts w:ascii="Arial" w:hAnsi="Arial" w:cs="Arial"/>
                <w:noProof/>
                <w:lang w:val="en-US" w:eastAsia="en-US"/>
              </w:rPr>
            </w:pPr>
            <w:r w:rsidRPr="00C90B4F">
              <w:rPr>
                <w:rFonts w:ascii="Arial" w:hAnsi="Arial" w:cs="Arial"/>
                <w:noProof/>
                <w:lang w:val="en-US" w:eastAsia="en-US"/>
              </w:rPr>
              <w:t>Test execution</w:t>
            </w:r>
          </w:p>
          <w:p w14:paraId="275ED0A7" w14:textId="77777777" w:rsidR="000A54A8" w:rsidRPr="009C4BE2" w:rsidRDefault="000A54A8" w:rsidP="000A54A8">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Contribute to test documentation, Test Plan and Test Summary Reports.</w:t>
            </w:r>
          </w:p>
          <w:p w14:paraId="2A52038C" w14:textId="59B442A5" w:rsidR="000A54A8" w:rsidRPr="008A496E" w:rsidRDefault="008A496E" w:rsidP="008A496E">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lastRenderedPageBreak/>
              <w:t>Contribute to metering defect reporting.</w:t>
            </w:r>
          </w:p>
          <w:p w14:paraId="5648AEEC" w14:textId="77777777" w:rsidR="00051A52" w:rsidRPr="00C90B4F" w:rsidRDefault="00051A52" w:rsidP="00051A52">
            <w:pPr>
              <w:pStyle w:val="DocumentText10pt"/>
              <w:numPr>
                <w:ilvl w:val="0"/>
                <w:numId w:val="12"/>
              </w:numPr>
              <w:spacing w:after="120"/>
              <w:ind w:left="188" w:hanging="142"/>
              <w:rPr>
                <w:rFonts w:ascii="Arial" w:hAnsi="Arial" w:cs="Arial"/>
                <w:noProof/>
                <w:lang w:val="en-US" w:eastAsia="en-US"/>
              </w:rPr>
            </w:pPr>
            <w:r w:rsidRPr="00C90B4F">
              <w:rPr>
                <w:rFonts w:ascii="Arial" w:hAnsi="Arial" w:cs="Arial"/>
                <w:noProof/>
                <w:lang w:val="en-US" w:eastAsia="en-US"/>
              </w:rPr>
              <w:t>Document and log defects found during testing</w:t>
            </w:r>
          </w:p>
          <w:p w14:paraId="3D6B7CB6" w14:textId="77777777" w:rsidR="00051A52" w:rsidRPr="009C4BE2" w:rsidRDefault="00051A52" w:rsidP="00051A52">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Raise defects in ALM.</w:t>
            </w:r>
          </w:p>
          <w:p w14:paraId="4541806E" w14:textId="77777777" w:rsidR="00051A52" w:rsidRDefault="00051A52" w:rsidP="00051A52">
            <w:pPr>
              <w:pStyle w:val="DocumentText10pt"/>
              <w:numPr>
                <w:ilvl w:val="0"/>
                <w:numId w:val="12"/>
              </w:numPr>
              <w:spacing w:after="120"/>
              <w:ind w:left="188" w:hanging="142"/>
              <w:rPr>
                <w:rFonts w:ascii="Arial" w:hAnsi="Arial" w:cs="Arial"/>
                <w:noProof/>
                <w:lang w:val="en-US" w:eastAsia="en-US"/>
              </w:rPr>
            </w:pPr>
            <w:r w:rsidRPr="009C4BE2">
              <w:rPr>
                <w:rFonts w:ascii="Arial" w:hAnsi="Arial" w:cs="Arial"/>
                <w:noProof/>
                <w:lang w:val="en-US" w:eastAsia="en-US"/>
              </w:rPr>
              <w:t>Escalate issues to Test Manager.</w:t>
            </w:r>
          </w:p>
          <w:p w14:paraId="18EFC7A4" w14:textId="108EFF7F" w:rsidR="00051A52" w:rsidRPr="00C90B4F" w:rsidRDefault="00051A52" w:rsidP="00051A52">
            <w:pPr>
              <w:pStyle w:val="DocumentText10pt"/>
              <w:numPr>
                <w:ilvl w:val="0"/>
                <w:numId w:val="12"/>
              </w:numPr>
              <w:spacing w:after="120"/>
              <w:ind w:left="188" w:hanging="142"/>
              <w:rPr>
                <w:rFonts w:ascii="Arial" w:hAnsi="Arial" w:cs="Arial"/>
                <w:noProof/>
                <w:lang w:val="en-US" w:eastAsia="en-US"/>
              </w:rPr>
            </w:pPr>
            <w:r>
              <w:rPr>
                <w:rFonts w:ascii="Arial" w:hAnsi="Arial" w:cs="Arial"/>
                <w:noProof/>
                <w:lang w:val="en-US" w:eastAsia="en-US"/>
              </w:rPr>
              <w:t>Vendor cordination if required, for defects</w:t>
            </w:r>
          </w:p>
        </w:tc>
      </w:tr>
    </w:tbl>
    <w:p w14:paraId="761DEB89" w14:textId="77777777" w:rsidR="00214AA6" w:rsidRPr="006A1C14" w:rsidRDefault="00214AA6">
      <w:pPr>
        <w:rPr>
          <w:szCs w:val="20"/>
        </w:rPr>
      </w:pPr>
    </w:p>
    <w:p w14:paraId="1ABCC0E4" w14:textId="5F1B68D6" w:rsidR="00214AA6" w:rsidRPr="006A1C14" w:rsidRDefault="00214AA6">
      <w:pPr>
        <w:rPr>
          <w:szCs w:val="20"/>
        </w:rPr>
      </w:pPr>
    </w:p>
    <w:p w14:paraId="50635A9E" w14:textId="77777777" w:rsidR="00214AA6" w:rsidRPr="006A1C14" w:rsidRDefault="00214AA6">
      <w:pPr>
        <w:rPr>
          <w:szCs w:val="20"/>
        </w:rPr>
      </w:pPr>
    </w:p>
    <w:p w14:paraId="4F4FE1D8" w14:textId="77777777" w:rsidR="00214AA6" w:rsidRPr="006A1C14" w:rsidRDefault="00214AA6">
      <w:pPr>
        <w:rPr>
          <w:b/>
          <w:bCs/>
          <w:color w:val="FFFFFF" w:themeColor="background1"/>
          <w:kern w:val="32"/>
          <w:szCs w:val="20"/>
        </w:rPr>
      </w:pPr>
      <w:bookmarkStart w:id="51" w:name="_Ref64819102"/>
      <w:bookmarkStart w:id="52" w:name="_Toc98431224"/>
      <w:r w:rsidRPr="006A1C14">
        <w:rPr>
          <w:szCs w:val="20"/>
        </w:rPr>
        <w:br w:type="page"/>
      </w:r>
    </w:p>
    <w:p w14:paraId="5640B42F" w14:textId="4B95DD19" w:rsidR="00214AA6" w:rsidRPr="00082115" w:rsidRDefault="00214AA6" w:rsidP="00082115">
      <w:pPr>
        <w:pStyle w:val="Heading1"/>
      </w:pPr>
      <w:bookmarkStart w:id="53" w:name="_Toc206758601"/>
      <w:r w:rsidRPr="00082115">
        <w:lastRenderedPageBreak/>
        <w:t>Defect Management</w:t>
      </w:r>
      <w:bookmarkEnd w:id="51"/>
      <w:bookmarkEnd w:id="52"/>
      <w:bookmarkEnd w:id="53"/>
    </w:p>
    <w:p w14:paraId="5AFC961F" w14:textId="648BF895" w:rsidR="00214AA6" w:rsidRPr="006A1C14" w:rsidRDefault="00214AA6" w:rsidP="00214AA6">
      <w:pPr>
        <w:rPr>
          <w:szCs w:val="20"/>
          <w:lang w:val="en-US"/>
        </w:rPr>
      </w:pPr>
      <w:r w:rsidRPr="006A1C14">
        <w:rPr>
          <w:szCs w:val="20"/>
          <w:lang w:val="en-US"/>
        </w:rPr>
        <w:t>The defect management process is described in the Test Strategy.</w:t>
      </w:r>
    </w:p>
    <w:p w14:paraId="68CC5F5E" w14:textId="213D6842" w:rsidR="00214AA6" w:rsidRPr="006A1C14" w:rsidRDefault="00214AA6" w:rsidP="00214AA6">
      <w:pPr>
        <w:rPr>
          <w:szCs w:val="20"/>
          <w:lang w:val="en-US"/>
        </w:rPr>
      </w:pPr>
    </w:p>
    <w:p w14:paraId="13EED750" w14:textId="09470C1E" w:rsidR="00DD3DA9" w:rsidRDefault="00DD3DA9" w:rsidP="008A4C79">
      <w:pPr>
        <w:pStyle w:val="ListParagraph"/>
        <w:numPr>
          <w:ilvl w:val="0"/>
          <w:numId w:val="13"/>
        </w:numPr>
        <w:spacing w:after="180" w:line="240" w:lineRule="atLeast"/>
        <w:rPr>
          <w:lang w:val="en-US"/>
        </w:rPr>
      </w:pPr>
      <w:r>
        <w:rPr>
          <w:lang w:val="en-US"/>
        </w:rPr>
        <w:t>All defects will be assigned to the test manager in the first instance</w:t>
      </w:r>
      <w:r w:rsidR="00373E26">
        <w:rPr>
          <w:lang w:val="en-US"/>
        </w:rPr>
        <w:t>.</w:t>
      </w:r>
    </w:p>
    <w:p w14:paraId="4CC6E29E" w14:textId="05A896EB" w:rsidR="00DD3DA9" w:rsidRDefault="00DD3DA9" w:rsidP="008A4C79">
      <w:pPr>
        <w:pStyle w:val="ListParagraph"/>
        <w:numPr>
          <w:ilvl w:val="0"/>
          <w:numId w:val="13"/>
        </w:numPr>
        <w:spacing w:after="180" w:line="240" w:lineRule="atLeast"/>
        <w:rPr>
          <w:lang w:val="en-US"/>
        </w:rPr>
      </w:pPr>
      <w:r>
        <w:rPr>
          <w:lang w:val="en-US"/>
        </w:rPr>
        <w:t>All defects will be triaged to validate that sufficient detail has been captured in the defect record</w:t>
      </w:r>
      <w:r w:rsidR="00373E26">
        <w:rPr>
          <w:lang w:val="en-US"/>
        </w:rPr>
        <w:t>.</w:t>
      </w:r>
    </w:p>
    <w:p w14:paraId="04F096FA" w14:textId="621AEEC9" w:rsidR="00DD3DA9" w:rsidRDefault="00DD3DA9" w:rsidP="008A4C79">
      <w:pPr>
        <w:pStyle w:val="ListParagraph"/>
        <w:numPr>
          <w:ilvl w:val="0"/>
          <w:numId w:val="13"/>
        </w:numPr>
        <w:spacing w:after="180" w:line="240" w:lineRule="atLeast"/>
        <w:rPr>
          <w:lang w:val="en-US"/>
        </w:rPr>
      </w:pPr>
      <w:r>
        <w:rPr>
          <w:lang w:val="en-US"/>
        </w:rPr>
        <w:t xml:space="preserve">All defects will be discussed at defect triage meetings which will involve business analysts, SME’s, </w:t>
      </w:r>
      <w:r w:rsidR="003A7BAA">
        <w:rPr>
          <w:lang w:val="en-US"/>
        </w:rPr>
        <w:t>developers,</w:t>
      </w:r>
      <w:r>
        <w:rPr>
          <w:lang w:val="en-US"/>
        </w:rPr>
        <w:t xml:space="preserve"> and vendors as required. This meeting will review the Severity and Priority assigned to the defect and amend if required</w:t>
      </w:r>
      <w:r w:rsidR="00095FEA">
        <w:rPr>
          <w:lang w:val="en-US"/>
        </w:rPr>
        <w:t>.</w:t>
      </w:r>
    </w:p>
    <w:p w14:paraId="1CDCA48D" w14:textId="679B7461" w:rsidR="00DD3DA9" w:rsidRDefault="00DD3DA9" w:rsidP="008A4C79">
      <w:pPr>
        <w:pStyle w:val="ListParagraph"/>
        <w:numPr>
          <w:ilvl w:val="0"/>
          <w:numId w:val="13"/>
        </w:numPr>
        <w:spacing w:after="180" w:line="240" w:lineRule="atLeast"/>
        <w:rPr>
          <w:lang w:val="en-US"/>
        </w:rPr>
      </w:pPr>
      <w:r>
        <w:rPr>
          <w:lang w:val="en-US"/>
        </w:rPr>
        <w:t>Severity and Priority ratings will be selected based on predetermined definitions for each rating</w:t>
      </w:r>
      <w:r w:rsidR="00095FEA">
        <w:rPr>
          <w:lang w:val="en-US"/>
        </w:rPr>
        <w:t>.</w:t>
      </w:r>
    </w:p>
    <w:p w14:paraId="57A183BF" w14:textId="08CDD3D7" w:rsidR="00DD3DA9" w:rsidRDefault="00DD3DA9" w:rsidP="6653A428">
      <w:pPr>
        <w:pStyle w:val="ListParagraph"/>
        <w:numPr>
          <w:ilvl w:val="0"/>
          <w:numId w:val="13"/>
        </w:numPr>
        <w:spacing w:after="180" w:line="240" w:lineRule="atLeast"/>
      </w:pPr>
      <w:r w:rsidRPr="6653A428">
        <w:t xml:space="preserve">A defect must be reproducible – there are exceptions to this where intermittent </w:t>
      </w:r>
      <w:del w:id="54" w:author="Watson, Graeme" w:date="2025-08-22T14:50:00Z" w16du:dateUtc="2025-08-22T04:50:00Z">
        <w:r w:rsidRPr="6653A428">
          <w:delText>behavior</w:delText>
        </w:r>
      </w:del>
      <w:ins w:id="55" w:author="Watson, Graeme" w:date="2025-08-22T14:50:00Z" w16du:dateUtc="2025-08-22T04:50:00Z">
        <w:r w:rsidR="00E2197C" w:rsidRPr="6653A428">
          <w:t>behaviour</w:t>
        </w:r>
      </w:ins>
      <w:r w:rsidRPr="6653A428">
        <w:t xml:space="preserve"> is repeatedly noticed in this case a defect can be raised with the cause of “observation</w:t>
      </w:r>
      <w:r w:rsidR="004D1643" w:rsidRPr="6653A428">
        <w:t>”.</w:t>
      </w:r>
    </w:p>
    <w:p w14:paraId="6A481E03" w14:textId="2FB44CF0" w:rsidR="00DD3DA9" w:rsidRDefault="00DD3DA9" w:rsidP="008A4C79">
      <w:pPr>
        <w:pStyle w:val="ListParagraph"/>
        <w:numPr>
          <w:ilvl w:val="0"/>
          <w:numId w:val="13"/>
        </w:numPr>
        <w:spacing w:after="180" w:line="240" w:lineRule="atLeast"/>
        <w:rPr>
          <w:lang w:val="en-US"/>
        </w:rPr>
      </w:pPr>
      <w:r>
        <w:rPr>
          <w:lang w:val="en-US"/>
        </w:rPr>
        <w:t>A Test Manager is the only role that can set a defect to an end state of closed, rejected, accepted</w:t>
      </w:r>
      <w:r w:rsidR="00095FEA">
        <w:rPr>
          <w:lang w:val="en-US"/>
        </w:rPr>
        <w:t>.</w:t>
      </w:r>
    </w:p>
    <w:p w14:paraId="6BB43AF2" w14:textId="32F85AE5" w:rsidR="00DD3DA9" w:rsidRDefault="00DD3DA9" w:rsidP="008A4C79">
      <w:pPr>
        <w:pStyle w:val="ListParagraph"/>
        <w:numPr>
          <w:ilvl w:val="0"/>
          <w:numId w:val="13"/>
        </w:numPr>
        <w:spacing w:after="180" w:line="240" w:lineRule="atLeast"/>
        <w:rPr>
          <w:lang w:val="en-US"/>
        </w:rPr>
      </w:pPr>
      <w:r>
        <w:rPr>
          <w:lang w:val="en-US"/>
        </w:rPr>
        <w:t>Status changes will be restricted by ALM role assignments</w:t>
      </w:r>
      <w:r w:rsidR="00095FEA">
        <w:rPr>
          <w:lang w:val="en-US"/>
        </w:rPr>
        <w:t>.</w:t>
      </w:r>
    </w:p>
    <w:p w14:paraId="736441B5" w14:textId="7CC3D682" w:rsidR="00B56AB1" w:rsidRDefault="00DD3DA9" w:rsidP="008A4C79">
      <w:pPr>
        <w:pStyle w:val="ListParagraph"/>
        <w:numPr>
          <w:ilvl w:val="0"/>
          <w:numId w:val="13"/>
        </w:numPr>
        <w:spacing w:after="180" w:line="240" w:lineRule="atLeast"/>
        <w:rPr>
          <w:lang w:val="en-US"/>
        </w:rPr>
      </w:pPr>
      <w:r>
        <w:rPr>
          <w:lang w:val="en-US"/>
        </w:rPr>
        <w:t>Status transition will be restricted by workflows established in ALM</w:t>
      </w:r>
      <w:r w:rsidR="00095FEA">
        <w:rPr>
          <w:lang w:val="en-US"/>
        </w:rPr>
        <w:t>.</w:t>
      </w:r>
    </w:p>
    <w:p w14:paraId="4BD58062" w14:textId="000938D5" w:rsidR="00214AA6" w:rsidRPr="00B56AB1" w:rsidRDefault="00DD3DA9" w:rsidP="008A4C79">
      <w:pPr>
        <w:pStyle w:val="ListParagraph"/>
        <w:numPr>
          <w:ilvl w:val="0"/>
          <w:numId w:val="13"/>
        </w:numPr>
        <w:spacing w:after="180" w:line="240" w:lineRule="atLeast"/>
        <w:rPr>
          <w:lang w:val="en-US"/>
        </w:rPr>
      </w:pPr>
      <w:r w:rsidRPr="00B56AB1">
        <w:rPr>
          <w:lang w:val="en-US" w:eastAsia="en-US"/>
        </w:rPr>
        <w:t xml:space="preserve">All categories in the defect record will be </w:t>
      </w:r>
      <w:r w:rsidR="00B56AB1" w:rsidRPr="00B56AB1">
        <w:rPr>
          <w:lang w:val="en-US" w:eastAsia="en-US"/>
        </w:rPr>
        <w:t>limited to ensure effective reporting</w:t>
      </w:r>
      <w:r w:rsidR="00095FEA">
        <w:rPr>
          <w:lang w:val="en-US" w:eastAsia="en-US"/>
        </w:rPr>
        <w:t>.</w:t>
      </w:r>
    </w:p>
    <w:p w14:paraId="1A17AEF9" w14:textId="77777777" w:rsidR="00A93B36" w:rsidRPr="006A1C14" w:rsidRDefault="00A93B36">
      <w:pPr>
        <w:rPr>
          <w:szCs w:val="20"/>
        </w:rPr>
      </w:pPr>
    </w:p>
    <w:p w14:paraId="3A3C10BE" w14:textId="77777777" w:rsidR="00A93B36" w:rsidRPr="006A1C14" w:rsidRDefault="00A93B36">
      <w:pPr>
        <w:rPr>
          <w:b/>
          <w:bCs/>
          <w:color w:val="FFFFFF" w:themeColor="background1"/>
          <w:kern w:val="32"/>
          <w:szCs w:val="20"/>
        </w:rPr>
      </w:pPr>
      <w:bookmarkStart w:id="56" w:name="_Toc98431225"/>
      <w:r w:rsidRPr="006A1C14">
        <w:rPr>
          <w:szCs w:val="20"/>
        </w:rPr>
        <w:br w:type="page"/>
      </w:r>
    </w:p>
    <w:p w14:paraId="19A0458D" w14:textId="639730E8" w:rsidR="00A93B36" w:rsidRPr="00082115" w:rsidRDefault="00A93B36" w:rsidP="00082115">
      <w:pPr>
        <w:pStyle w:val="Heading1"/>
      </w:pPr>
      <w:bookmarkStart w:id="57" w:name="_Toc206758602"/>
      <w:r w:rsidRPr="00082115">
        <w:lastRenderedPageBreak/>
        <w:t>Test Reporting</w:t>
      </w:r>
      <w:bookmarkEnd w:id="56"/>
      <w:bookmarkEnd w:id="57"/>
    </w:p>
    <w:p w14:paraId="3498E374" w14:textId="1B62D5E4" w:rsidR="00A93B36" w:rsidRPr="006A1C14" w:rsidRDefault="00A93B36" w:rsidP="00A93B36">
      <w:pPr>
        <w:rPr>
          <w:szCs w:val="20"/>
          <w:lang w:val="en-US"/>
        </w:rPr>
      </w:pPr>
      <w:r w:rsidRPr="006A1C14">
        <w:rPr>
          <w:szCs w:val="20"/>
          <w:lang w:val="en-US"/>
        </w:rPr>
        <w:t xml:space="preserve">Testing status will be </w:t>
      </w:r>
      <w:r w:rsidR="0062066B">
        <w:rPr>
          <w:szCs w:val="20"/>
          <w:lang w:val="en-US"/>
        </w:rPr>
        <w:t xml:space="preserve">regularly </w:t>
      </w:r>
      <w:r w:rsidRPr="006A1C14">
        <w:rPr>
          <w:szCs w:val="20"/>
          <w:lang w:val="en-US"/>
        </w:rPr>
        <w:t xml:space="preserve">reported to the </w:t>
      </w:r>
      <w:r w:rsidR="00BC5C00" w:rsidRPr="006A1C14">
        <w:rPr>
          <w:rFonts w:cs="Arial"/>
          <w:szCs w:val="20"/>
        </w:rPr>
        <w:t>Metering Test Manager</w:t>
      </w:r>
      <w:r w:rsidRPr="006A1C14">
        <w:rPr>
          <w:szCs w:val="20"/>
          <w:lang w:val="en-US"/>
        </w:rPr>
        <w:t xml:space="preserve"> during all test phases with particular attention during test execution. As well as providing a transparent view of testing progress, the analysis of test data assists the </w:t>
      </w:r>
      <w:r w:rsidR="00BC5C00">
        <w:rPr>
          <w:szCs w:val="20"/>
          <w:lang w:val="en-US"/>
        </w:rPr>
        <w:t>metering</w:t>
      </w:r>
      <w:r w:rsidRPr="006A1C14">
        <w:rPr>
          <w:szCs w:val="20"/>
          <w:lang w:val="en-US"/>
        </w:rPr>
        <w:t xml:space="preserve"> test manager to identify trends, areas of risk, potential schedule slippage etc. to provide early visibility and enable options analysis and recommendations for replanning if required.</w:t>
      </w:r>
    </w:p>
    <w:p w14:paraId="685A9994" w14:textId="77777777" w:rsidR="00A93B36" w:rsidRDefault="00A93B36" w:rsidP="00A93B36">
      <w:pPr>
        <w:rPr>
          <w:szCs w:val="20"/>
          <w:lang w:val="en-US"/>
        </w:rPr>
      </w:pPr>
      <w:r w:rsidRPr="006A1C14">
        <w:rPr>
          <w:szCs w:val="20"/>
          <w:lang w:val="en-US"/>
        </w:rPr>
        <w:t>Ad hoc reporting will also be available if the need arises to monitor a particular area of the test effort.</w:t>
      </w:r>
    </w:p>
    <w:p w14:paraId="76C2A4B2" w14:textId="3DFD142A" w:rsidR="00A93B36" w:rsidRPr="006B50A2" w:rsidRDefault="00A93B36" w:rsidP="00A93B36">
      <w:pPr>
        <w:pStyle w:val="Heading2"/>
      </w:pPr>
      <w:bookmarkStart w:id="58" w:name="_Toc98431226"/>
      <w:bookmarkStart w:id="59" w:name="_Toc206758603"/>
      <w:r w:rsidRPr="006B50A2">
        <w:t xml:space="preserve">Program </w:t>
      </w:r>
      <w:r w:rsidR="0062066B">
        <w:t>Weekly</w:t>
      </w:r>
      <w:r w:rsidRPr="006B50A2">
        <w:t xml:space="preserve"> Dashboard</w:t>
      </w:r>
      <w:bookmarkEnd w:id="58"/>
      <w:bookmarkEnd w:id="59"/>
    </w:p>
    <w:p w14:paraId="24352A04" w14:textId="170F3A9A" w:rsidR="00A93B36" w:rsidRPr="006A1C14" w:rsidRDefault="00A93B36" w:rsidP="00A93B36">
      <w:pPr>
        <w:rPr>
          <w:szCs w:val="20"/>
          <w:lang w:val="en-US"/>
        </w:rPr>
      </w:pPr>
      <w:r w:rsidRPr="006A1C14">
        <w:rPr>
          <w:szCs w:val="20"/>
          <w:lang w:val="en-US"/>
        </w:rPr>
        <w:t xml:space="preserve">The </w:t>
      </w:r>
      <w:r w:rsidR="002B6E7F">
        <w:rPr>
          <w:szCs w:val="20"/>
          <w:lang w:val="en-US"/>
        </w:rPr>
        <w:t>Metering</w:t>
      </w:r>
      <w:r w:rsidRPr="006A1C14">
        <w:rPr>
          <w:szCs w:val="20"/>
          <w:lang w:val="en-US"/>
        </w:rPr>
        <w:t xml:space="preserve"> Test Manager will publish a </w:t>
      </w:r>
      <w:r w:rsidR="002B6E7F">
        <w:rPr>
          <w:szCs w:val="20"/>
          <w:lang w:val="en-US"/>
        </w:rPr>
        <w:t>weekly</w:t>
      </w:r>
      <w:r w:rsidR="002B6E7F" w:rsidRPr="006A1C14">
        <w:rPr>
          <w:szCs w:val="20"/>
          <w:lang w:val="en-US"/>
        </w:rPr>
        <w:t xml:space="preserve"> </w:t>
      </w:r>
      <w:r w:rsidRPr="006A1C14">
        <w:rPr>
          <w:szCs w:val="20"/>
          <w:lang w:val="en-US"/>
        </w:rPr>
        <w:t>dashboard view of Testing Status throughout the test execution phase.</w:t>
      </w:r>
    </w:p>
    <w:p w14:paraId="26999DEB" w14:textId="3B73C3C7" w:rsidR="00A93B36" w:rsidRPr="006B50A2" w:rsidRDefault="0082463C" w:rsidP="00A93B36">
      <w:pPr>
        <w:pStyle w:val="Heading2"/>
      </w:pPr>
      <w:bookmarkStart w:id="60" w:name="_Toc98431227"/>
      <w:bookmarkStart w:id="61" w:name="_Toc206758604"/>
      <w:r>
        <w:t>Weekly</w:t>
      </w:r>
      <w:r w:rsidR="00A93B36" w:rsidRPr="006B50A2">
        <w:t xml:space="preserve"> Execution Status</w:t>
      </w:r>
      <w:bookmarkEnd w:id="60"/>
      <w:bookmarkEnd w:id="61"/>
    </w:p>
    <w:p w14:paraId="6E4BF844" w14:textId="36FBE61C" w:rsidR="00A93B36" w:rsidRPr="006A1C14" w:rsidRDefault="00A93B36" w:rsidP="00A93B36">
      <w:pPr>
        <w:rPr>
          <w:szCs w:val="20"/>
        </w:rPr>
      </w:pPr>
      <w:r w:rsidRPr="006A1C14">
        <w:rPr>
          <w:szCs w:val="20"/>
        </w:rPr>
        <w:t xml:space="preserve">A detailed “Test Defect Status” will be distributed by the Test Manager </w:t>
      </w:r>
      <w:r w:rsidR="0082463C">
        <w:rPr>
          <w:szCs w:val="20"/>
        </w:rPr>
        <w:t>weekly</w:t>
      </w:r>
      <w:r w:rsidRPr="006A1C14">
        <w:rPr>
          <w:szCs w:val="20"/>
        </w:rPr>
        <w:t xml:space="preserve">. The audience will target resources involved in the testing effort on a </w:t>
      </w:r>
      <w:r w:rsidR="00815EEA">
        <w:rPr>
          <w:szCs w:val="20"/>
        </w:rPr>
        <w:t>weekly</w:t>
      </w:r>
      <w:r w:rsidRPr="006A1C14">
        <w:rPr>
          <w:szCs w:val="20"/>
        </w:rPr>
        <w:t xml:space="preserve"> basis. This report will be issued as </w:t>
      </w:r>
      <w:r w:rsidR="00F539E6" w:rsidRPr="006A1C14">
        <w:rPr>
          <w:szCs w:val="20"/>
        </w:rPr>
        <w:t>a priority</w:t>
      </w:r>
      <w:r w:rsidRPr="006A1C14">
        <w:rPr>
          <w:szCs w:val="20"/>
        </w:rPr>
        <w:t xml:space="preserve"> every </w:t>
      </w:r>
      <w:r w:rsidR="00815EEA">
        <w:rPr>
          <w:szCs w:val="20"/>
        </w:rPr>
        <w:t xml:space="preserve">weekly </w:t>
      </w:r>
      <w:r w:rsidR="00154992">
        <w:rPr>
          <w:szCs w:val="20"/>
        </w:rPr>
        <w:t xml:space="preserve">meeting </w:t>
      </w:r>
      <w:r w:rsidR="00154992" w:rsidRPr="006A1C14">
        <w:rPr>
          <w:szCs w:val="20"/>
        </w:rPr>
        <w:t>to</w:t>
      </w:r>
      <w:r w:rsidRPr="006A1C14">
        <w:rPr>
          <w:szCs w:val="20"/>
        </w:rPr>
        <w:t xml:space="preserve"> assist with conversations at stand-up meetings.</w:t>
      </w:r>
    </w:p>
    <w:p w14:paraId="738035DF" w14:textId="77777777" w:rsidR="00A93B36" w:rsidRPr="006A1C14" w:rsidRDefault="00A93B36" w:rsidP="00A93B36">
      <w:pPr>
        <w:rPr>
          <w:szCs w:val="20"/>
        </w:rPr>
      </w:pPr>
      <w:r w:rsidRPr="006A1C14">
        <w:rPr>
          <w:szCs w:val="20"/>
        </w:rPr>
        <w:t>This report will include the following data</w:t>
      </w:r>
    </w:p>
    <w:p w14:paraId="189F9EE1" w14:textId="77777777" w:rsidR="00A93B36" w:rsidRPr="006B50A2" w:rsidRDefault="00A93B36" w:rsidP="008A4C79">
      <w:pPr>
        <w:pStyle w:val="ListParagraph"/>
        <w:numPr>
          <w:ilvl w:val="0"/>
          <w:numId w:val="14"/>
        </w:numPr>
        <w:spacing w:after="180" w:line="240" w:lineRule="atLeast"/>
      </w:pPr>
      <w:r w:rsidRPr="006B50A2">
        <w:t>Defects by Assigned to by Severity</w:t>
      </w:r>
    </w:p>
    <w:p w14:paraId="3E9EE2BF" w14:textId="77777777" w:rsidR="00A93B36" w:rsidRPr="006B50A2" w:rsidRDefault="00A93B36" w:rsidP="008A4C79">
      <w:pPr>
        <w:pStyle w:val="ListParagraph"/>
        <w:numPr>
          <w:ilvl w:val="0"/>
          <w:numId w:val="14"/>
        </w:numPr>
        <w:spacing w:after="180" w:line="240" w:lineRule="atLeast"/>
      </w:pPr>
      <w:r w:rsidRPr="006B50A2">
        <w:t>Defects by Assigned to by Status</w:t>
      </w:r>
    </w:p>
    <w:p w14:paraId="706D9E63" w14:textId="6FA0EBAB" w:rsidR="00A93B36" w:rsidRDefault="00A93B36" w:rsidP="008A4C79">
      <w:pPr>
        <w:pStyle w:val="ListParagraph"/>
        <w:numPr>
          <w:ilvl w:val="0"/>
          <w:numId w:val="14"/>
        </w:numPr>
        <w:spacing w:after="180" w:line="240" w:lineRule="atLeast"/>
      </w:pPr>
      <w:r w:rsidRPr="006B50A2">
        <w:t>All Active Defects</w:t>
      </w:r>
    </w:p>
    <w:p w14:paraId="0B7DED32" w14:textId="0BCFD17A" w:rsidR="00170545" w:rsidRPr="006A1C14" w:rsidRDefault="00170545" w:rsidP="00170545">
      <w:pPr>
        <w:spacing w:after="180" w:line="240" w:lineRule="atLeast"/>
        <w:rPr>
          <w:szCs w:val="20"/>
        </w:rPr>
      </w:pPr>
    </w:p>
    <w:p w14:paraId="167F9CE7" w14:textId="77777777" w:rsidR="00170545" w:rsidRPr="006A1C14" w:rsidRDefault="00170545">
      <w:pPr>
        <w:rPr>
          <w:b/>
          <w:bCs/>
          <w:color w:val="FFFFFF" w:themeColor="background1"/>
          <w:kern w:val="32"/>
          <w:szCs w:val="20"/>
        </w:rPr>
      </w:pPr>
      <w:bookmarkStart w:id="62" w:name="_Toc98431228"/>
      <w:r w:rsidRPr="006A1C14">
        <w:rPr>
          <w:szCs w:val="20"/>
        </w:rPr>
        <w:br w:type="page"/>
      </w:r>
    </w:p>
    <w:p w14:paraId="304675DF" w14:textId="39769D5C" w:rsidR="00170545" w:rsidRPr="00082115" w:rsidRDefault="00170545" w:rsidP="00082115">
      <w:pPr>
        <w:pStyle w:val="Heading1"/>
      </w:pPr>
      <w:bookmarkStart w:id="63" w:name="_Toc206758605"/>
      <w:r w:rsidRPr="00082115">
        <w:lastRenderedPageBreak/>
        <w:t>Considerations (RAID)</w:t>
      </w:r>
      <w:bookmarkEnd w:id="62"/>
      <w:bookmarkEnd w:id="63"/>
    </w:p>
    <w:p w14:paraId="1A24AD94" w14:textId="77777777" w:rsidR="00170545" w:rsidRPr="006A1C14" w:rsidRDefault="00170545" w:rsidP="00170545">
      <w:pPr>
        <w:rPr>
          <w:szCs w:val="20"/>
        </w:rPr>
      </w:pPr>
      <w:r w:rsidRPr="006A1C14">
        <w:rPr>
          <w:szCs w:val="20"/>
        </w:rPr>
        <w:t>The considerations listed below are in relation to the development of this test plan.</w:t>
      </w:r>
    </w:p>
    <w:tbl>
      <w:tblPr>
        <w:tblStyle w:val="TableProfessional"/>
        <w:tblW w:w="10098" w:type="dxa"/>
        <w:tblInd w:w="108" w:type="dxa"/>
        <w:tblLook w:val="04A0" w:firstRow="1" w:lastRow="0" w:firstColumn="1" w:lastColumn="0" w:noHBand="0" w:noVBand="1"/>
      </w:tblPr>
      <w:tblGrid>
        <w:gridCol w:w="1044"/>
        <w:gridCol w:w="1639"/>
        <w:gridCol w:w="3230"/>
        <w:gridCol w:w="4185"/>
      </w:tblGrid>
      <w:tr w:rsidR="00170545" w:rsidRPr="006A1C14" w14:paraId="45728A23" w14:textId="77777777" w:rsidTr="001D3AE1">
        <w:trPr>
          <w:cnfStyle w:val="100000000000" w:firstRow="1" w:lastRow="0" w:firstColumn="0" w:lastColumn="0" w:oddVBand="0" w:evenVBand="0" w:oddHBand="0" w:evenHBand="0" w:firstRowFirstColumn="0" w:firstRowLastColumn="0" w:lastRowFirstColumn="0" w:lastRowLastColumn="0"/>
        </w:trPr>
        <w:tc>
          <w:tcPr>
            <w:tcW w:w="1044" w:type="dxa"/>
            <w:vAlign w:val="center"/>
          </w:tcPr>
          <w:p w14:paraId="0C23B7C6" w14:textId="77777777" w:rsidR="00170545" w:rsidRPr="006A1C14" w:rsidRDefault="00170545" w:rsidP="002E4238">
            <w:pPr>
              <w:pStyle w:val="DocumentText10pt"/>
              <w:rPr>
                <w:rFonts w:ascii="Arial" w:hAnsi="Arial" w:cs="Arial"/>
                <w:noProof/>
                <w:szCs w:val="20"/>
                <w:lang w:eastAsia="en-US"/>
              </w:rPr>
            </w:pPr>
            <w:r w:rsidRPr="006A1C14">
              <w:rPr>
                <w:rFonts w:ascii="Arial" w:hAnsi="Arial" w:cs="Arial"/>
                <w:noProof/>
                <w:szCs w:val="20"/>
                <w:lang w:eastAsia="en-US"/>
              </w:rPr>
              <w:t>Ref</w:t>
            </w:r>
          </w:p>
        </w:tc>
        <w:tc>
          <w:tcPr>
            <w:tcW w:w="1639" w:type="dxa"/>
            <w:vAlign w:val="center"/>
          </w:tcPr>
          <w:p w14:paraId="514DD276" w14:textId="77777777" w:rsidR="00170545" w:rsidRPr="006A1C14" w:rsidRDefault="00170545" w:rsidP="002E4238">
            <w:pPr>
              <w:pStyle w:val="DocumentText10pt"/>
              <w:rPr>
                <w:rFonts w:ascii="Arial" w:hAnsi="Arial" w:cs="Arial"/>
                <w:noProof/>
                <w:szCs w:val="20"/>
                <w:lang w:eastAsia="en-US"/>
              </w:rPr>
            </w:pPr>
            <w:r w:rsidRPr="006A1C14">
              <w:rPr>
                <w:rFonts w:ascii="Arial" w:hAnsi="Arial" w:cs="Arial"/>
                <w:noProof/>
                <w:szCs w:val="20"/>
                <w:lang w:eastAsia="en-US"/>
              </w:rPr>
              <w:t>RAID Type</w:t>
            </w:r>
          </w:p>
        </w:tc>
        <w:tc>
          <w:tcPr>
            <w:tcW w:w="3230" w:type="dxa"/>
            <w:vAlign w:val="center"/>
          </w:tcPr>
          <w:p w14:paraId="318FE72A" w14:textId="77777777" w:rsidR="00170545" w:rsidRPr="006A1C14" w:rsidRDefault="00170545" w:rsidP="002E4238">
            <w:pPr>
              <w:pStyle w:val="DocumentText10pt"/>
              <w:rPr>
                <w:rFonts w:ascii="Arial" w:hAnsi="Arial" w:cs="Arial"/>
                <w:noProof/>
                <w:szCs w:val="20"/>
                <w:lang w:eastAsia="en-US"/>
              </w:rPr>
            </w:pPr>
            <w:r w:rsidRPr="006A1C14">
              <w:rPr>
                <w:rFonts w:ascii="Arial" w:hAnsi="Arial" w:cs="Arial"/>
                <w:noProof/>
                <w:szCs w:val="20"/>
                <w:lang w:eastAsia="en-US"/>
              </w:rPr>
              <w:t>Description</w:t>
            </w:r>
          </w:p>
        </w:tc>
        <w:tc>
          <w:tcPr>
            <w:tcW w:w="4185" w:type="dxa"/>
            <w:vAlign w:val="center"/>
          </w:tcPr>
          <w:p w14:paraId="78A3F81E" w14:textId="77777777" w:rsidR="00170545" w:rsidRPr="006A1C14" w:rsidRDefault="00170545" w:rsidP="002E4238">
            <w:pPr>
              <w:pStyle w:val="DocumentText10pt"/>
              <w:rPr>
                <w:rFonts w:ascii="Arial" w:hAnsi="Arial" w:cs="Arial"/>
                <w:noProof/>
                <w:szCs w:val="20"/>
                <w:lang w:eastAsia="en-US"/>
              </w:rPr>
            </w:pPr>
            <w:r w:rsidRPr="006A1C14">
              <w:rPr>
                <w:rFonts w:ascii="Arial" w:hAnsi="Arial" w:cs="Arial"/>
                <w:noProof/>
                <w:szCs w:val="20"/>
                <w:lang w:eastAsia="en-US"/>
              </w:rPr>
              <w:t>Treatment</w:t>
            </w:r>
          </w:p>
        </w:tc>
      </w:tr>
      <w:tr w:rsidR="00170545" w:rsidRPr="008D6324" w14:paraId="2B1194E1" w14:textId="77777777" w:rsidTr="00BD4190">
        <w:trPr>
          <w:trHeight w:val="1445"/>
        </w:trPr>
        <w:tc>
          <w:tcPr>
            <w:tcW w:w="1044" w:type="dxa"/>
            <w:vAlign w:val="center"/>
          </w:tcPr>
          <w:p w14:paraId="562A48A4" w14:textId="77777777" w:rsidR="00170545" w:rsidRPr="008D6324" w:rsidRDefault="00170545" w:rsidP="002E4238">
            <w:pPr>
              <w:pStyle w:val="DocumentText10pt"/>
              <w:rPr>
                <w:rFonts w:ascii="Arial" w:hAnsi="Arial" w:cs="Arial"/>
                <w:noProof/>
                <w:lang w:eastAsia="en-US"/>
              </w:rPr>
            </w:pPr>
            <w:r>
              <w:rPr>
                <w:rFonts w:ascii="Arial" w:hAnsi="Arial" w:cs="Arial"/>
                <w:noProof/>
                <w:lang w:eastAsia="en-US"/>
              </w:rPr>
              <w:t>R1</w:t>
            </w:r>
          </w:p>
        </w:tc>
        <w:tc>
          <w:tcPr>
            <w:tcW w:w="1639" w:type="dxa"/>
            <w:vAlign w:val="center"/>
          </w:tcPr>
          <w:p w14:paraId="2F3192F2" w14:textId="7777777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Risk</w:t>
            </w:r>
          </w:p>
        </w:tc>
        <w:tc>
          <w:tcPr>
            <w:tcW w:w="3230" w:type="dxa"/>
            <w:vAlign w:val="center"/>
          </w:tcPr>
          <w:p w14:paraId="1BDF1FD0" w14:textId="610B88D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Insufficient time to execute all scope in the scheduled time</w:t>
            </w:r>
            <w:r w:rsidR="00801991">
              <w:rPr>
                <w:rFonts w:ascii="Arial" w:hAnsi="Arial" w:cs="Arial"/>
                <w:noProof/>
                <w:lang w:eastAsia="en-US"/>
              </w:rPr>
              <w:t xml:space="preserve"> due to other work comittments</w:t>
            </w:r>
          </w:p>
        </w:tc>
        <w:tc>
          <w:tcPr>
            <w:tcW w:w="4185" w:type="dxa"/>
            <w:vAlign w:val="center"/>
          </w:tcPr>
          <w:p w14:paraId="59D4367E" w14:textId="7777777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The project team will report test execution status. If there is any slippage it will be communicated to the Project team.</w:t>
            </w:r>
          </w:p>
          <w:p w14:paraId="3D3B6800" w14:textId="7777777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There may be a requirement to prioritise the remaining tests.</w:t>
            </w:r>
          </w:p>
        </w:tc>
      </w:tr>
      <w:tr w:rsidR="00170545" w:rsidRPr="008D6324" w14:paraId="598F763B" w14:textId="77777777" w:rsidTr="00BD4190">
        <w:trPr>
          <w:trHeight w:val="982"/>
        </w:trPr>
        <w:tc>
          <w:tcPr>
            <w:tcW w:w="1044" w:type="dxa"/>
            <w:vAlign w:val="center"/>
          </w:tcPr>
          <w:p w14:paraId="5C893D26" w14:textId="77777777" w:rsidR="00170545" w:rsidRPr="008D6324" w:rsidRDefault="00170545" w:rsidP="002E4238">
            <w:pPr>
              <w:pStyle w:val="DocumentText10pt"/>
              <w:rPr>
                <w:rFonts w:ascii="Arial" w:hAnsi="Arial" w:cs="Arial"/>
                <w:noProof/>
                <w:lang w:eastAsia="en-US"/>
              </w:rPr>
            </w:pPr>
            <w:r>
              <w:rPr>
                <w:rFonts w:ascii="Arial" w:hAnsi="Arial" w:cs="Arial"/>
                <w:noProof/>
                <w:lang w:eastAsia="en-US"/>
              </w:rPr>
              <w:t>R2</w:t>
            </w:r>
          </w:p>
        </w:tc>
        <w:tc>
          <w:tcPr>
            <w:tcW w:w="1639" w:type="dxa"/>
            <w:vAlign w:val="center"/>
          </w:tcPr>
          <w:p w14:paraId="17FBCA9A" w14:textId="7777777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Risk</w:t>
            </w:r>
          </w:p>
        </w:tc>
        <w:tc>
          <w:tcPr>
            <w:tcW w:w="3230" w:type="dxa"/>
            <w:vAlign w:val="center"/>
          </w:tcPr>
          <w:p w14:paraId="319829B9" w14:textId="77777777"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Defect turnaround needs to be consistent so that the schedule is not impacted.</w:t>
            </w:r>
          </w:p>
        </w:tc>
        <w:tc>
          <w:tcPr>
            <w:tcW w:w="4185" w:type="dxa"/>
            <w:vAlign w:val="center"/>
          </w:tcPr>
          <w:p w14:paraId="35856564" w14:textId="481965F9" w:rsidR="00170545" w:rsidRPr="008D6324" w:rsidRDefault="00170545" w:rsidP="002E4238">
            <w:pPr>
              <w:pStyle w:val="DocumentText10pt"/>
              <w:rPr>
                <w:rFonts w:ascii="Arial" w:hAnsi="Arial" w:cs="Arial"/>
                <w:noProof/>
                <w:lang w:eastAsia="en-US"/>
              </w:rPr>
            </w:pPr>
            <w:r w:rsidRPr="008D6324">
              <w:rPr>
                <w:rFonts w:ascii="Arial" w:hAnsi="Arial" w:cs="Arial"/>
                <w:noProof/>
                <w:lang w:eastAsia="en-US"/>
              </w:rPr>
              <w:t xml:space="preserve">Daily reporting and Triage meetings will be used to ensure focus is on the defects impacting </w:t>
            </w:r>
            <w:r w:rsidR="00293501">
              <w:rPr>
                <w:rFonts w:ascii="Arial" w:hAnsi="Arial" w:cs="Arial"/>
                <w:noProof/>
                <w:lang w:eastAsia="en-US"/>
              </w:rPr>
              <w:t>the project</w:t>
            </w:r>
            <w:r w:rsidRPr="008D6324">
              <w:rPr>
                <w:rFonts w:ascii="Arial" w:hAnsi="Arial" w:cs="Arial"/>
                <w:noProof/>
                <w:lang w:eastAsia="en-US"/>
              </w:rPr>
              <w:t>.</w:t>
            </w:r>
          </w:p>
        </w:tc>
      </w:tr>
      <w:tr w:rsidR="00170545" w:rsidRPr="007251D0" w14:paraId="0273B65F" w14:textId="77777777" w:rsidTr="001E3307">
        <w:trPr>
          <w:trHeight w:val="980"/>
        </w:trPr>
        <w:tc>
          <w:tcPr>
            <w:tcW w:w="1044" w:type="dxa"/>
            <w:vAlign w:val="center"/>
          </w:tcPr>
          <w:p w14:paraId="4F4242A1" w14:textId="39F0E782" w:rsidR="00170545" w:rsidRPr="007251D0" w:rsidRDefault="00170545" w:rsidP="002E4238">
            <w:pPr>
              <w:pStyle w:val="DocumentText10pt"/>
              <w:rPr>
                <w:rFonts w:ascii="Arial" w:hAnsi="Arial" w:cs="Arial"/>
                <w:b/>
                <w:bCs/>
                <w:noProof/>
                <w:lang w:eastAsia="en-US"/>
              </w:rPr>
            </w:pPr>
            <w:r w:rsidRPr="007251D0">
              <w:rPr>
                <w:rFonts w:ascii="Arial" w:hAnsi="Arial" w:cs="Arial"/>
                <w:noProof/>
                <w:lang w:eastAsia="en-US"/>
              </w:rPr>
              <w:t>A</w:t>
            </w:r>
            <w:r w:rsidR="001E3307">
              <w:rPr>
                <w:rFonts w:ascii="Arial" w:hAnsi="Arial" w:cs="Arial"/>
                <w:noProof/>
                <w:lang w:eastAsia="en-US"/>
              </w:rPr>
              <w:t>1</w:t>
            </w:r>
          </w:p>
        </w:tc>
        <w:tc>
          <w:tcPr>
            <w:tcW w:w="1639" w:type="dxa"/>
            <w:vAlign w:val="center"/>
          </w:tcPr>
          <w:p w14:paraId="3C0307F6" w14:textId="77777777" w:rsidR="00170545" w:rsidRPr="007251D0" w:rsidRDefault="00170545" w:rsidP="002E4238">
            <w:pPr>
              <w:pStyle w:val="DocumentText10pt"/>
              <w:rPr>
                <w:rFonts w:ascii="Arial" w:hAnsi="Arial" w:cs="Arial"/>
                <w:noProof/>
                <w:lang w:eastAsia="en-US"/>
              </w:rPr>
            </w:pPr>
            <w:r w:rsidRPr="007251D0">
              <w:rPr>
                <w:rFonts w:ascii="Arial" w:hAnsi="Arial" w:cs="Arial"/>
                <w:noProof/>
                <w:lang w:eastAsia="en-US"/>
              </w:rPr>
              <w:t>Assumption</w:t>
            </w:r>
          </w:p>
        </w:tc>
        <w:tc>
          <w:tcPr>
            <w:tcW w:w="3230" w:type="dxa"/>
            <w:vAlign w:val="center"/>
          </w:tcPr>
          <w:p w14:paraId="5B552A4E"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Required test accounts have been configured in all integrated systems.</w:t>
            </w:r>
          </w:p>
        </w:tc>
        <w:tc>
          <w:tcPr>
            <w:tcW w:w="4185" w:type="dxa"/>
            <w:vAlign w:val="center"/>
          </w:tcPr>
          <w:p w14:paraId="6D44C62E"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Submit access requests and verify access needs prior to planned testing.</w:t>
            </w:r>
          </w:p>
        </w:tc>
      </w:tr>
      <w:tr w:rsidR="00170545" w:rsidRPr="007251D0" w14:paraId="02072776" w14:textId="77777777" w:rsidTr="001E3307">
        <w:trPr>
          <w:trHeight w:val="1122"/>
        </w:trPr>
        <w:tc>
          <w:tcPr>
            <w:tcW w:w="1044" w:type="dxa"/>
            <w:vAlign w:val="center"/>
          </w:tcPr>
          <w:p w14:paraId="2C27FE1B" w14:textId="32ACE5F6" w:rsidR="00170545" w:rsidRPr="007251D0" w:rsidRDefault="00170545" w:rsidP="002E4238">
            <w:pPr>
              <w:pStyle w:val="DocumentText10pt"/>
              <w:rPr>
                <w:rFonts w:ascii="Arial" w:hAnsi="Arial" w:cs="Arial"/>
                <w:noProof/>
                <w:lang w:eastAsia="en-US"/>
              </w:rPr>
            </w:pPr>
            <w:r>
              <w:rPr>
                <w:rFonts w:ascii="Arial" w:hAnsi="Arial" w:cs="Arial"/>
                <w:noProof/>
                <w:lang w:eastAsia="en-US"/>
              </w:rPr>
              <w:t>A</w:t>
            </w:r>
            <w:r w:rsidR="001E3307">
              <w:rPr>
                <w:rFonts w:ascii="Arial" w:hAnsi="Arial" w:cs="Arial"/>
                <w:noProof/>
                <w:lang w:eastAsia="en-US"/>
              </w:rPr>
              <w:t>2</w:t>
            </w:r>
          </w:p>
        </w:tc>
        <w:tc>
          <w:tcPr>
            <w:tcW w:w="1639" w:type="dxa"/>
            <w:vAlign w:val="center"/>
          </w:tcPr>
          <w:p w14:paraId="154C1001"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Assumption</w:t>
            </w:r>
          </w:p>
        </w:tc>
        <w:tc>
          <w:tcPr>
            <w:tcW w:w="3230" w:type="dxa"/>
            <w:vAlign w:val="center"/>
          </w:tcPr>
          <w:p w14:paraId="220EB7B4" w14:textId="77777777" w:rsidR="00170545" w:rsidRDefault="00170545" w:rsidP="002E4238">
            <w:pPr>
              <w:pStyle w:val="DocumentText10pt"/>
              <w:rPr>
                <w:rFonts w:ascii="Arial" w:hAnsi="Arial" w:cs="Arial"/>
                <w:noProof/>
                <w:lang w:eastAsia="en-US"/>
              </w:rPr>
            </w:pPr>
            <w:r w:rsidRPr="00EA7C31">
              <w:rPr>
                <w:rFonts w:ascii="Arial" w:hAnsi="Arial" w:cs="Arial"/>
                <w:noProof/>
                <w:lang w:eastAsia="en-US"/>
              </w:rPr>
              <w:t>Business users with the required skill set are dedicated to the project during design and execution phase</w:t>
            </w:r>
          </w:p>
        </w:tc>
        <w:tc>
          <w:tcPr>
            <w:tcW w:w="4185" w:type="dxa"/>
            <w:vAlign w:val="center"/>
          </w:tcPr>
          <w:p w14:paraId="29AA36DB" w14:textId="56EA817B" w:rsidR="00170545" w:rsidRDefault="00170545" w:rsidP="002E4238">
            <w:pPr>
              <w:pStyle w:val="DocumentText10pt"/>
              <w:rPr>
                <w:rFonts w:ascii="Arial" w:hAnsi="Arial" w:cs="Arial"/>
                <w:noProof/>
                <w:lang w:eastAsia="en-US"/>
              </w:rPr>
            </w:pPr>
            <w:r w:rsidRPr="00EA7C31">
              <w:rPr>
                <w:rFonts w:ascii="Arial" w:hAnsi="Arial" w:cs="Arial"/>
                <w:noProof/>
                <w:lang w:eastAsia="en-US"/>
              </w:rPr>
              <w:t xml:space="preserve">Project to engage Business Users early in the project timeline to establish </w:t>
            </w:r>
            <w:r w:rsidR="001E3307">
              <w:rPr>
                <w:rFonts w:ascii="Arial" w:hAnsi="Arial" w:cs="Arial"/>
                <w:noProof/>
                <w:lang w:eastAsia="en-US"/>
              </w:rPr>
              <w:t xml:space="preserve">SME </w:t>
            </w:r>
            <w:r w:rsidRPr="00EA7C31">
              <w:rPr>
                <w:rFonts w:ascii="Arial" w:hAnsi="Arial" w:cs="Arial"/>
                <w:noProof/>
                <w:lang w:eastAsia="en-US"/>
              </w:rPr>
              <w:t xml:space="preserve">resource allocations and agreement to assist in </w:t>
            </w:r>
            <w:r w:rsidR="001E3307">
              <w:rPr>
                <w:rFonts w:ascii="Arial" w:hAnsi="Arial" w:cs="Arial"/>
                <w:noProof/>
                <w:lang w:eastAsia="en-US"/>
              </w:rPr>
              <w:t xml:space="preserve">test </w:t>
            </w:r>
            <w:r w:rsidRPr="00EA7C31">
              <w:rPr>
                <w:rFonts w:ascii="Arial" w:hAnsi="Arial" w:cs="Arial"/>
                <w:noProof/>
                <w:lang w:eastAsia="en-US"/>
              </w:rPr>
              <w:t>process.</w:t>
            </w:r>
          </w:p>
        </w:tc>
      </w:tr>
      <w:tr w:rsidR="00170545" w:rsidRPr="007251D0" w14:paraId="02D827FF" w14:textId="77777777" w:rsidTr="001E3307">
        <w:trPr>
          <w:trHeight w:val="841"/>
        </w:trPr>
        <w:tc>
          <w:tcPr>
            <w:tcW w:w="1044" w:type="dxa"/>
            <w:vAlign w:val="center"/>
          </w:tcPr>
          <w:p w14:paraId="67817A4F"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A4</w:t>
            </w:r>
          </w:p>
        </w:tc>
        <w:tc>
          <w:tcPr>
            <w:tcW w:w="1639" w:type="dxa"/>
            <w:vAlign w:val="center"/>
          </w:tcPr>
          <w:p w14:paraId="6D3E1B7D"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Assumption</w:t>
            </w:r>
          </w:p>
        </w:tc>
        <w:tc>
          <w:tcPr>
            <w:tcW w:w="3230" w:type="dxa"/>
            <w:vAlign w:val="center"/>
          </w:tcPr>
          <w:p w14:paraId="02B185BF" w14:textId="77777777" w:rsidR="00170545" w:rsidRPr="007251D0" w:rsidRDefault="00170545" w:rsidP="002E4238">
            <w:pPr>
              <w:pStyle w:val="DocumentText10pt"/>
              <w:rPr>
                <w:rFonts w:ascii="Arial" w:hAnsi="Arial" w:cs="Arial"/>
                <w:noProof/>
                <w:lang w:eastAsia="en-US"/>
              </w:rPr>
            </w:pPr>
            <w:r w:rsidRPr="00CB061C">
              <w:rPr>
                <w:rFonts w:ascii="Arial" w:hAnsi="Arial" w:cs="Arial"/>
                <w:noProof/>
                <w:lang w:eastAsia="en-US"/>
              </w:rPr>
              <w:t xml:space="preserve">Sufficient meters and mesh equipment </w:t>
            </w:r>
            <w:r>
              <w:rPr>
                <w:rFonts w:ascii="Arial" w:hAnsi="Arial" w:cs="Arial"/>
                <w:noProof/>
                <w:lang w:eastAsia="en-US"/>
              </w:rPr>
              <w:t xml:space="preserve">available in for </w:t>
            </w:r>
            <w:r w:rsidRPr="00CB061C">
              <w:rPr>
                <w:rFonts w:ascii="Arial" w:hAnsi="Arial" w:cs="Arial"/>
                <w:noProof/>
                <w:lang w:eastAsia="en-US"/>
              </w:rPr>
              <w:t>use in the environment</w:t>
            </w:r>
          </w:p>
        </w:tc>
        <w:tc>
          <w:tcPr>
            <w:tcW w:w="4185" w:type="dxa"/>
            <w:vAlign w:val="center"/>
          </w:tcPr>
          <w:p w14:paraId="6F64A343" w14:textId="77777777" w:rsidR="00170545" w:rsidRPr="007251D0" w:rsidRDefault="00170545" w:rsidP="002E4238">
            <w:pPr>
              <w:pStyle w:val="DocumentText10pt"/>
              <w:rPr>
                <w:rFonts w:ascii="Arial" w:hAnsi="Arial" w:cs="Arial"/>
                <w:noProof/>
                <w:lang w:eastAsia="en-US"/>
              </w:rPr>
            </w:pPr>
            <w:r>
              <w:rPr>
                <w:rFonts w:ascii="Arial" w:hAnsi="Arial" w:cs="Arial"/>
                <w:noProof/>
                <w:lang w:eastAsia="en-US"/>
              </w:rPr>
              <w:t>Project to draw needs from business on metering requirements early.</w:t>
            </w:r>
          </w:p>
        </w:tc>
      </w:tr>
    </w:tbl>
    <w:p w14:paraId="078A329E" w14:textId="77777777" w:rsidR="00170545" w:rsidRPr="006A1C14" w:rsidRDefault="00170545" w:rsidP="00170545">
      <w:pPr>
        <w:rPr>
          <w:szCs w:val="20"/>
        </w:rPr>
      </w:pPr>
    </w:p>
    <w:p w14:paraId="48BBB4DB" w14:textId="77777777" w:rsidR="00295841" w:rsidRPr="006A1C14" w:rsidRDefault="00295841">
      <w:pPr>
        <w:rPr>
          <w:b/>
          <w:bCs/>
          <w:color w:val="FFFFFF" w:themeColor="background1"/>
          <w:kern w:val="32"/>
          <w:szCs w:val="20"/>
        </w:rPr>
      </w:pPr>
      <w:bookmarkStart w:id="64" w:name="_Toc98431229"/>
      <w:r w:rsidRPr="006A1C14">
        <w:rPr>
          <w:szCs w:val="20"/>
        </w:rPr>
        <w:br w:type="page"/>
      </w:r>
    </w:p>
    <w:p w14:paraId="26B62879" w14:textId="77777777" w:rsidR="006E4B99" w:rsidRPr="00082115" w:rsidRDefault="006E4B99" w:rsidP="00082115">
      <w:pPr>
        <w:pStyle w:val="Heading1"/>
      </w:pPr>
      <w:bookmarkStart w:id="65" w:name="_Toc206758606"/>
      <w:bookmarkEnd w:id="64"/>
      <w:r w:rsidRPr="00082115">
        <w:lastRenderedPageBreak/>
        <w:t>Definitions and Acronyms</w:t>
      </w:r>
      <w:bookmarkEnd w:id="65"/>
    </w:p>
    <w:p w14:paraId="573F7961" w14:textId="77777777" w:rsidR="00295841" w:rsidRPr="006A1C14" w:rsidRDefault="00295841" w:rsidP="00295841">
      <w:pPr>
        <w:rPr>
          <w:szCs w:val="20"/>
        </w:rPr>
      </w:pPr>
    </w:p>
    <w:tbl>
      <w:tblPr>
        <w:tblStyle w:val="TableProfessional"/>
        <w:tblW w:w="9852" w:type="dxa"/>
        <w:tblInd w:w="108" w:type="dxa"/>
        <w:tblLook w:val="04A0" w:firstRow="1" w:lastRow="0" w:firstColumn="1" w:lastColumn="0" w:noHBand="0" w:noVBand="1"/>
      </w:tblPr>
      <w:tblGrid>
        <w:gridCol w:w="1212"/>
        <w:gridCol w:w="8640"/>
      </w:tblGrid>
      <w:tr w:rsidR="00295841" w:rsidRPr="006A1C14" w14:paraId="45819EF1" w14:textId="77777777" w:rsidTr="002E4238">
        <w:trPr>
          <w:cnfStyle w:val="100000000000" w:firstRow="1" w:lastRow="0" w:firstColumn="0" w:lastColumn="0" w:oddVBand="0" w:evenVBand="0" w:oddHBand="0" w:evenHBand="0" w:firstRowFirstColumn="0" w:firstRowLastColumn="0" w:lastRowFirstColumn="0" w:lastRowLastColumn="0"/>
        </w:trPr>
        <w:tc>
          <w:tcPr>
            <w:tcW w:w="1212" w:type="dxa"/>
            <w:hideMark/>
          </w:tcPr>
          <w:p w14:paraId="392062CB" w14:textId="77777777" w:rsidR="00295841" w:rsidRPr="006A1C14" w:rsidRDefault="00295841" w:rsidP="002E4238">
            <w:pPr>
              <w:textAlignment w:val="baseline"/>
              <w:rPr>
                <w:rFonts w:cs="Arial"/>
                <w:color w:val="FFFFFF" w:themeColor="background1"/>
                <w:szCs w:val="20"/>
              </w:rPr>
            </w:pPr>
            <w:r w:rsidRPr="006A1C14">
              <w:rPr>
                <w:rFonts w:cs="Arial"/>
                <w:color w:val="FFFFFF" w:themeColor="background1"/>
                <w:szCs w:val="20"/>
              </w:rPr>
              <w:t>Term</w:t>
            </w:r>
          </w:p>
        </w:tc>
        <w:tc>
          <w:tcPr>
            <w:tcW w:w="8640" w:type="dxa"/>
            <w:hideMark/>
          </w:tcPr>
          <w:p w14:paraId="2A7AD672" w14:textId="77777777" w:rsidR="00295841" w:rsidRPr="006A1C14" w:rsidRDefault="00295841" w:rsidP="002E4238">
            <w:pPr>
              <w:textAlignment w:val="baseline"/>
              <w:rPr>
                <w:rFonts w:cs="Arial"/>
                <w:color w:val="FFFFFF" w:themeColor="background1"/>
                <w:szCs w:val="20"/>
              </w:rPr>
            </w:pPr>
            <w:r w:rsidRPr="006A1C14">
              <w:rPr>
                <w:rFonts w:cs="Arial"/>
                <w:color w:val="FFFFFF" w:themeColor="background1"/>
                <w:szCs w:val="20"/>
              </w:rPr>
              <w:t>Definition</w:t>
            </w:r>
          </w:p>
        </w:tc>
      </w:tr>
      <w:tr w:rsidR="00295841" w:rsidRPr="006A1C14" w14:paraId="63B38F24" w14:textId="77777777" w:rsidTr="002E4238">
        <w:tc>
          <w:tcPr>
            <w:tcW w:w="1212" w:type="dxa"/>
            <w:hideMark/>
          </w:tcPr>
          <w:p w14:paraId="18BB60FD" w14:textId="77777777" w:rsidR="00295841" w:rsidRPr="006A1C14" w:rsidRDefault="00295841" w:rsidP="002E4238">
            <w:pPr>
              <w:textAlignment w:val="baseline"/>
              <w:rPr>
                <w:rFonts w:cs="Arial"/>
                <w:color w:val="000000"/>
                <w:szCs w:val="20"/>
              </w:rPr>
            </w:pPr>
            <w:r w:rsidRPr="006A1C14">
              <w:rPr>
                <w:rFonts w:cs="Arial"/>
                <w:color w:val="000000"/>
                <w:szCs w:val="20"/>
              </w:rPr>
              <w:t>AEMO</w:t>
            </w:r>
          </w:p>
        </w:tc>
        <w:tc>
          <w:tcPr>
            <w:tcW w:w="8640" w:type="dxa"/>
            <w:hideMark/>
          </w:tcPr>
          <w:p w14:paraId="678490CA" w14:textId="77777777" w:rsidR="00295841" w:rsidRPr="006A1C14" w:rsidRDefault="00295841" w:rsidP="002E4238">
            <w:pPr>
              <w:textAlignment w:val="baseline"/>
              <w:rPr>
                <w:rFonts w:cs="Arial"/>
                <w:color w:val="000000"/>
                <w:szCs w:val="20"/>
              </w:rPr>
            </w:pPr>
            <w:r w:rsidRPr="006A1C14">
              <w:rPr>
                <w:rFonts w:cs="Arial"/>
                <w:color w:val="000000"/>
                <w:szCs w:val="20"/>
              </w:rPr>
              <w:t>Australian Energy Market Operator</w:t>
            </w:r>
          </w:p>
        </w:tc>
      </w:tr>
      <w:tr w:rsidR="00295841" w:rsidRPr="006A1C14" w14:paraId="4C8B662B" w14:textId="77777777" w:rsidTr="002E4238">
        <w:tc>
          <w:tcPr>
            <w:tcW w:w="1212" w:type="dxa"/>
            <w:hideMark/>
          </w:tcPr>
          <w:p w14:paraId="7A873848" w14:textId="77777777" w:rsidR="00295841" w:rsidRPr="006A1C14" w:rsidRDefault="00295841" w:rsidP="002E4238">
            <w:pPr>
              <w:textAlignment w:val="baseline"/>
              <w:rPr>
                <w:rFonts w:cs="Arial"/>
                <w:color w:val="000000"/>
                <w:szCs w:val="20"/>
              </w:rPr>
            </w:pPr>
            <w:r w:rsidRPr="006A1C14">
              <w:rPr>
                <w:rFonts w:cs="Arial"/>
                <w:color w:val="000000"/>
                <w:szCs w:val="20"/>
              </w:rPr>
              <w:t>AMI</w:t>
            </w:r>
          </w:p>
        </w:tc>
        <w:tc>
          <w:tcPr>
            <w:tcW w:w="8640" w:type="dxa"/>
            <w:hideMark/>
          </w:tcPr>
          <w:p w14:paraId="30872B0D" w14:textId="77777777" w:rsidR="00295841" w:rsidRPr="006A1C14" w:rsidRDefault="00295841" w:rsidP="002E4238">
            <w:pPr>
              <w:textAlignment w:val="baseline"/>
              <w:rPr>
                <w:rFonts w:cs="Arial"/>
                <w:color w:val="000000"/>
                <w:szCs w:val="20"/>
              </w:rPr>
            </w:pPr>
            <w:r w:rsidRPr="006A1C14">
              <w:rPr>
                <w:rFonts w:cs="Arial"/>
                <w:color w:val="000000"/>
                <w:szCs w:val="20"/>
              </w:rPr>
              <w:t>Advanced Metering Infrastructure (A utility metering and communications system that leverages two-way communication between a utility company and smart energy management devices, including smart meters, thermostats, and other energy management devices.)</w:t>
            </w:r>
          </w:p>
        </w:tc>
      </w:tr>
      <w:tr w:rsidR="00295841" w:rsidRPr="006A1C14" w14:paraId="3B2846D0" w14:textId="77777777" w:rsidTr="002E4238">
        <w:tc>
          <w:tcPr>
            <w:tcW w:w="1212" w:type="dxa"/>
            <w:hideMark/>
          </w:tcPr>
          <w:p w14:paraId="1ADB4E4C" w14:textId="77777777" w:rsidR="00295841" w:rsidRPr="006A1C14" w:rsidRDefault="00295841" w:rsidP="002E4238">
            <w:pPr>
              <w:textAlignment w:val="baseline"/>
              <w:rPr>
                <w:rFonts w:cs="Arial"/>
                <w:color w:val="000000"/>
                <w:szCs w:val="20"/>
              </w:rPr>
            </w:pPr>
            <w:r w:rsidRPr="006A1C14">
              <w:rPr>
                <w:rFonts w:cs="Arial"/>
                <w:color w:val="000000"/>
                <w:szCs w:val="20"/>
              </w:rPr>
              <w:t>AMM</w:t>
            </w:r>
          </w:p>
        </w:tc>
        <w:tc>
          <w:tcPr>
            <w:tcW w:w="8640" w:type="dxa"/>
            <w:hideMark/>
          </w:tcPr>
          <w:p w14:paraId="6A5788CE" w14:textId="77777777" w:rsidR="00295841" w:rsidRPr="006A1C14" w:rsidRDefault="00295841" w:rsidP="002E4238">
            <w:pPr>
              <w:textAlignment w:val="baseline"/>
              <w:rPr>
                <w:rFonts w:cs="Arial"/>
                <w:color w:val="000000"/>
                <w:szCs w:val="20"/>
              </w:rPr>
            </w:pPr>
            <w:r w:rsidRPr="006A1C14">
              <w:rPr>
                <w:rFonts w:cs="Arial"/>
                <w:color w:val="000000"/>
                <w:szCs w:val="20"/>
              </w:rPr>
              <w:t>Advanced Metering Manager (An advanced metering infrastructure (AMI) application that provides meter device lifecycle management, which enables the collection of advanced metering information.)</w:t>
            </w:r>
          </w:p>
        </w:tc>
      </w:tr>
      <w:tr w:rsidR="00295841" w:rsidRPr="006A1C14" w14:paraId="70CF7E2F" w14:textId="77777777" w:rsidTr="002E4238">
        <w:tc>
          <w:tcPr>
            <w:tcW w:w="1212" w:type="dxa"/>
            <w:hideMark/>
          </w:tcPr>
          <w:p w14:paraId="13317CB2" w14:textId="77777777" w:rsidR="00295841" w:rsidRPr="006A1C14" w:rsidRDefault="00295841" w:rsidP="002E4238">
            <w:pPr>
              <w:textAlignment w:val="baseline"/>
              <w:rPr>
                <w:rFonts w:cs="Arial"/>
                <w:color w:val="000000"/>
                <w:szCs w:val="20"/>
              </w:rPr>
            </w:pPr>
            <w:r w:rsidRPr="006A1C14">
              <w:rPr>
                <w:rFonts w:cs="Arial"/>
                <w:color w:val="000000"/>
                <w:szCs w:val="20"/>
              </w:rPr>
              <w:t>AP</w:t>
            </w:r>
          </w:p>
        </w:tc>
        <w:tc>
          <w:tcPr>
            <w:tcW w:w="8640" w:type="dxa"/>
            <w:hideMark/>
          </w:tcPr>
          <w:p w14:paraId="6C89780D" w14:textId="77777777" w:rsidR="00295841" w:rsidRPr="006A1C14" w:rsidRDefault="00295841" w:rsidP="002E4238">
            <w:pPr>
              <w:textAlignment w:val="baseline"/>
              <w:rPr>
                <w:rFonts w:cs="Arial"/>
                <w:color w:val="000000"/>
                <w:szCs w:val="20"/>
              </w:rPr>
            </w:pPr>
            <w:r w:rsidRPr="006A1C14">
              <w:rPr>
                <w:rFonts w:cs="Arial"/>
                <w:color w:val="000000"/>
                <w:szCs w:val="20"/>
              </w:rPr>
              <w:t>Access Point (A gateway device that performs the function of communicating over both a wide area network (WAN) and the ‘neighbourhood’ area network (NAN) and that provides advanced utility networking services, including addressing, routing/switching, health information, network time, security, and encryption.)</w:t>
            </w:r>
          </w:p>
        </w:tc>
      </w:tr>
      <w:tr w:rsidR="00295841" w:rsidRPr="006A1C14" w14:paraId="09B72186" w14:textId="77777777" w:rsidTr="002E4238">
        <w:tc>
          <w:tcPr>
            <w:tcW w:w="1212" w:type="dxa"/>
            <w:hideMark/>
          </w:tcPr>
          <w:p w14:paraId="6328CDD4" w14:textId="77777777" w:rsidR="00295841" w:rsidRPr="006A1C14" w:rsidRDefault="00295841" w:rsidP="002E4238">
            <w:pPr>
              <w:textAlignment w:val="baseline"/>
              <w:rPr>
                <w:rFonts w:cs="Arial"/>
                <w:color w:val="000000"/>
                <w:szCs w:val="20"/>
              </w:rPr>
            </w:pPr>
            <w:r w:rsidRPr="006A1C14">
              <w:rPr>
                <w:rFonts w:cs="Arial"/>
                <w:color w:val="000000"/>
                <w:szCs w:val="20"/>
              </w:rPr>
              <w:t>CAAS</w:t>
            </w:r>
          </w:p>
        </w:tc>
        <w:tc>
          <w:tcPr>
            <w:tcW w:w="8640" w:type="dxa"/>
            <w:hideMark/>
          </w:tcPr>
          <w:p w14:paraId="2F6D287D" w14:textId="77777777" w:rsidR="00295841" w:rsidRPr="006A1C14" w:rsidRDefault="00295841" w:rsidP="002E4238">
            <w:pPr>
              <w:textAlignment w:val="baseline"/>
              <w:rPr>
                <w:rFonts w:cs="Arial"/>
                <w:color w:val="000000"/>
                <w:szCs w:val="20"/>
              </w:rPr>
            </w:pPr>
            <w:r w:rsidRPr="006A1C14">
              <w:rPr>
                <w:rFonts w:cs="Arial"/>
                <w:color w:val="000000"/>
                <w:szCs w:val="20"/>
              </w:rPr>
              <w:t>Central Authentication/Authorisation Server</w:t>
            </w:r>
          </w:p>
        </w:tc>
      </w:tr>
      <w:tr w:rsidR="00295841" w:rsidRPr="006A1C14" w14:paraId="6D58A968" w14:textId="77777777" w:rsidTr="002E4238">
        <w:tc>
          <w:tcPr>
            <w:tcW w:w="1212" w:type="dxa"/>
            <w:hideMark/>
          </w:tcPr>
          <w:p w14:paraId="518DCA8D" w14:textId="77777777" w:rsidR="00295841" w:rsidRPr="006A1C14" w:rsidRDefault="00295841" w:rsidP="002E4238">
            <w:pPr>
              <w:textAlignment w:val="baseline"/>
              <w:rPr>
                <w:rFonts w:cs="Arial"/>
                <w:color w:val="000000"/>
                <w:szCs w:val="20"/>
              </w:rPr>
            </w:pPr>
            <w:r w:rsidRPr="006A1C14">
              <w:rPr>
                <w:rFonts w:cs="Arial"/>
                <w:color w:val="000000"/>
                <w:szCs w:val="20"/>
              </w:rPr>
              <w:t>CP</w:t>
            </w:r>
          </w:p>
        </w:tc>
        <w:tc>
          <w:tcPr>
            <w:tcW w:w="8640" w:type="dxa"/>
            <w:hideMark/>
          </w:tcPr>
          <w:p w14:paraId="47A057E4" w14:textId="77777777" w:rsidR="00295841" w:rsidRPr="006A1C14" w:rsidRDefault="00295841" w:rsidP="002E4238">
            <w:pPr>
              <w:textAlignment w:val="baseline"/>
              <w:rPr>
                <w:rFonts w:cs="Arial"/>
                <w:color w:val="000000"/>
                <w:szCs w:val="20"/>
              </w:rPr>
            </w:pPr>
            <w:r w:rsidRPr="006A1C14">
              <w:rPr>
                <w:rFonts w:cs="Arial"/>
                <w:color w:val="000000"/>
                <w:szCs w:val="20"/>
              </w:rPr>
              <w:t>CitiPower</w:t>
            </w:r>
          </w:p>
        </w:tc>
      </w:tr>
      <w:tr w:rsidR="00295841" w:rsidRPr="006A1C14" w14:paraId="0057AC61" w14:textId="77777777" w:rsidTr="002E4238">
        <w:tc>
          <w:tcPr>
            <w:tcW w:w="1212" w:type="dxa"/>
            <w:hideMark/>
          </w:tcPr>
          <w:p w14:paraId="7D67E3FA" w14:textId="77777777" w:rsidR="00295841" w:rsidRPr="006A1C14" w:rsidRDefault="00295841" w:rsidP="002E4238">
            <w:pPr>
              <w:textAlignment w:val="baseline"/>
              <w:rPr>
                <w:rFonts w:cs="Arial"/>
                <w:color w:val="000000"/>
                <w:szCs w:val="20"/>
              </w:rPr>
            </w:pPr>
            <w:r w:rsidRPr="006A1C14">
              <w:rPr>
                <w:rFonts w:cs="Arial"/>
                <w:color w:val="000000"/>
                <w:szCs w:val="20"/>
              </w:rPr>
              <w:t>DA</w:t>
            </w:r>
          </w:p>
        </w:tc>
        <w:tc>
          <w:tcPr>
            <w:tcW w:w="8640" w:type="dxa"/>
            <w:hideMark/>
          </w:tcPr>
          <w:p w14:paraId="15A1EEED" w14:textId="77777777" w:rsidR="00295841" w:rsidRPr="006A1C14" w:rsidRDefault="00295841" w:rsidP="002E4238">
            <w:pPr>
              <w:textAlignment w:val="baseline"/>
              <w:rPr>
                <w:rFonts w:cs="Arial"/>
                <w:color w:val="000000"/>
                <w:szCs w:val="20"/>
              </w:rPr>
            </w:pPr>
            <w:r w:rsidRPr="006A1C14">
              <w:rPr>
                <w:rFonts w:cs="Arial"/>
                <w:color w:val="000000"/>
                <w:szCs w:val="20"/>
              </w:rPr>
              <w:t>The automatic monitoring and control of a utility’s distribution feeders and equipment such as switches, reclosers, and capacitor bank controllers.</w:t>
            </w:r>
          </w:p>
        </w:tc>
      </w:tr>
      <w:tr w:rsidR="00295841" w:rsidRPr="006A1C14" w14:paraId="16E2829E" w14:textId="77777777" w:rsidTr="002E4238">
        <w:tc>
          <w:tcPr>
            <w:tcW w:w="1212" w:type="dxa"/>
            <w:hideMark/>
          </w:tcPr>
          <w:p w14:paraId="3E7CB425" w14:textId="77777777" w:rsidR="00295841" w:rsidRPr="006A1C14" w:rsidRDefault="00295841" w:rsidP="002E4238">
            <w:pPr>
              <w:textAlignment w:val="baseline"/>
              <w:rPr>
                <w:rFonts w:cs="Arial"/>
                <w:color w:val="000000"/>
                <w:szCs w:val="20"/>
              </w:rPr>
            </w:pPr>
            <w:r w:rsidRPr="006A1C14">
              <w:rPr>
                <w:rFonts w:cs="Arial"/>
                <w:color w:val="000000"/>
                <w:szCs w:val="20"/>
              </w:rPr>
              <w:t>FSU</w:t>
            </w:r>
          </w:p>
        </w:tc>
        <w:tc>
          <w:tcPr>
            <w:tcW w:w="8640" w:type="dxa"/>
            <w:hideMark/>
          </w:tcPr>
          <w:p w14:paraId="5117BE0B" w14:textId="77777777" w:rsidR="00295841" w:rsidRPr="006A1C14" w:rsidRDefault="00295841" w:rsidP="002E4238">
            <w:pPr>
              <w:textAlignment w:val="baseline"/>
              <w:rPr>
                <w:rFonts w:cs="Arial"/>
                <w:color w:val="000000"/>
                <w:szCs w:val="20"/>
              </w:rPr>
            </w:pPr>
            <w:r w:rsidRPr="006A1C14">
              <w:rPr>
                <w:rFonts w:cs="Arial"/>
                <w:color w:val="000000"/>
                <w:szCs w:val="20"/>
              </w:rPr>
              <w:t>Field Service Unit (A portable tool used by field technicians to communicate with devices equipped with a Smart Street Lighting or NIC for configuration, troubleshooting, and other operations. It can also be used in a laboratory or meter shop to test and preconfigure devices before installation at customer sites.)</w:t>
            </w:r>
          </w:p>
        </w:tc>
      </w:tr>
      <w:tr w:rsidR="00295841" w:rsidRPr="006A1C14" w14:paraId="0AB99010" w14:textId="77777777" w:rsidTr="002E4238">
        <w:tc>
          <w:tcPr>
            <w:tcW w:w="1212" w:type="dxa"/>
            <w:hideMark/>
          </w:tcPr>
          <w:p w14:paraId="0AB999FB" w14:textId="77777777" w:rsidR="00295841" w:rsidRPr="006A1C14" w:rsidRDefault="00295841" w:rsidP="002E4238">
            <w:pPr>
              <w:textAlignment w:val="baseline"/>
              <w:rPr>
                <w:rFonts w:cs="Arial"/>
                <w:color w:val="000000"/>
                <w:szCs w:val="20"/>
              </w:rPr>
            </w:pPr>
            <w:r w:rsidRPr="006A1C14">
              <w:rPr>
                <w:rFonts w:cs="Arial"/>
                <w:color w:val="000000"/>
                <w:szCs w:val="20"/>
              </w:rPr>
              <w:t>FSU-SAM</w:t>
            </w:r>
          </w:p>
        </w:tc>
        <w:tc>
          <w:tcPr>
            <w:tcW w:w="8640" w:type="dxa"/>
            <w:hideMark/>
          </w:tcPr>
          <w:p w14:paraId="0D54D69A" w14:textId="740C1A86" w:rsidR="00295841" w:rsidRPr="006A1C14" w:rsidRDefault="00295841" w:rsidP="002E4238">
            <w:pPr>
              <w:textAlignment w:val="baseline"/>
              <w:rPr>
                <w:rFonts w:cs="Arial"/>
                <w:color w:val="000000"/>
                <w:szCs w:val="20"/>
              </w:rPr>
            </w:pPr>
            <w:r w:rsidRPr="006A1C14">
              <w:rPr>
                <w:rFonts w:cs="Arial"/>
                <w:color w:val="000000"/>
                <w:szCs w:val="20"/>
              </w:rPr>
              <w:t>FSU Secure Access Manager (A software component used in conjunction with a Field Service Unit (FSU) that protects an FSU from misuse by allowing an administrator to limit the number of secure maintenance links an FSU can issue within a specified amount of time.)</w:t>
            </w:r>
          </w:p>
        </w:tc>
      </w:tr>
      <w:tr w:rsidR="00295841" w:rsidRPr="006A1C14" w14:paraId="5861B380" w14:textId="77777777" w:rsidTr="002E4238">
        <w:tc>
          <w:tcPr>
            <w:tcW w:w="1212" w:type="dxa"/>
            <w:hideMark/>
          </w:tcPr>
          <w:p w14:paraId="0BD87F8C" w14:textId="77777777" w:rsidR="00295841" w:rsidRPr="006A1C14" w:rsidRDefault="00295841" w:rsidP="002E4238">
            <w:pPr>
              <w:textAlignment w:val="baseline"/>
              <w:rPr>
                <w:rFonts w:cs="Arial"/>
                <w:color w:val="000000"/>
                <w:szCs w:val="20"/>
              </w:rPr>
            </w:pPr>
            <w:r w:rsidRPr="006A1C14">
              <w:rPr>
                <w:rFonts w:cs="Arial"/>
                <w:color w:val="000000"/>
                <w:szCs w:val="20"/>
              </w:rPr>
              <w:t>FWU</w:t>
            </w:r>
          </w:p>
        </w:tc>
        <w:tc>
          <w:tcPr>
            <w:tcW w:w="8640" w:type="dxa"/>
            <w:hideMark/>
          </w:tcPr>
          <w:p w14:paraId="0BA1C726" w14:textId="77777777" w:rsidR="00295841" w:rsidRPr="006A1C14" w:rsidRDefault="00295841" w:rsidP="002E4238">
            <w:pPr>
              <w:textAlignment w:val="baseline"/>
              <w:rPr>
                <w:rFonts w:cs="Arial"/>
                <w:color w:val="000000"/>
                <w:szCs w:val="20"/>
              </w:rPr>
            </w:pPr>
            <w:r w:rsidRPr="006A1C14">
              <w:rPr>
                <w:rFonts w:cs="Arial"/>
                <w:color w:val="000000"/>
                <w:szCs w:val="20"/>
              </w:rPr>
              <w:t>Firmware Upgrader (An Itron application that manages the delivery, float, and activation of firmware over the Itron network, and provides image management, audits of upgrades, project management, and alerts related to the firmware update process. FWU can also perform audit jobs to make sure devices are running a specified firmware image and can automatically run an upgrade job based on audit results.)</w:t>
            </w:r>
          </w:p>
        </w:tc>
      </w:tr>
      <w:tr w:rsidR="00295841" w:rsidRPr="006A1C14" w14:paraId="1AF765BA" w14:textId="77777777" w:rsidTr="002E4238">
        <w:tc>
          <w:tcPr>
            <w:tcW w:w="1212" w:type="dxa"/>
            <w:hideMark/>
          </w:tcPr>
          <w:p w14:paraId="37302645" w14:textId="77777777" w:rsidR="00295841" w:rsidRPr="006A1C14" w:rsidRDefault="00295841" w:rsidP="002E4238">
            <w:pPr>
              <w:textAlignment w:val="baseline"/>
              <w:rPr>
                <w:rFonts w:cs="Arial"/>
                <w:color w:val="000000"/>
                <w:szCs w:val="20"/>
              </w:rPr>
            </w:pPr>
            <w:r w:rsidRPr="006A1C14">
              <w:rPr>
                <w:rFonts w:cs="Arial"/>
                <w:color w:val="000000"/>
                <w:szCs w:val="20"/>
              </w:rPr>
              <w:t>GS</w:t>
            </w:r>
          </w:p>
        </w:tc>
        <w:tc>
          <w:tcPr>
            <w:tcW w:w="8640" w:type="dxa"/>
            <w:hideMark/>
          </w:tcPr>
          <w:p w14:paraId="4D38E6B4" w14:textId="77777777" w:rsidR="00295841" w:rsidRPr="006A1C14" w:rsidRDefault="00295841" w:rsidP="002E4238">
            <w:pPr>
              <w:textAlignment w:val="baseline"/>
              <w:rPr>
                <w:rFonts w:cs="Arial"/>
                <w:color w:val="000000"/>
                <w:szCs w:val="20"/>
              </w:rPr>
            </w:pPr>
            <w:proofErr w:type="spellStart"/>
            <w:r w:rsidRPr="006A1C14">
              <w:rPr>
                <w:rFonts w:cs="Arial"/>
                <w:color w:val="000000"/>
                <w:szCs w:val="20"/>
              </w:rPr>
              <w:t>Gridscape</w:t>
            </w:r>
            <w:proofErr w:type="spellEnd"/>
            <w:r w:rsidRPr="006A1C14">
              <w:rPr>
                <w:rFonts w:cs="Arial"/>
                <w:color w:val="000000"/>
                <w:szCs w:val="20"/>
              </w:rPr>
              <w:t xml:space="preserve"> (A web-based network management application that runs from the utility back-office for remote, secure configuration and management of the Itron Distribution Automation (DA) communication networks.)</w:t>
            </w:r>
          </w:p>
        </w:tc>
      </w:tr>
      <w:tr w:rsidR="00295841" w:rsidRPr="006A1C14" w14:paraId="4E7C05EB" w14:textId="77777777" w:rsidTr="002E4238">
        <w:tc>
          <w:tcPr>
            <w:tcW w:w="1212" w:type="dxa"/>
            <w:hideMark/>
          </w:tcPr>
          <w:p w14:paraId="20065E59" w14:textId="77777777" w:rsidR="00295841" w:rsidRPr="006A1C14" w:rsidRDefault="00295841" w:rsidP="002E4238">
            <w:pPr>
              <w:textAlignment w:val="baseline"/>
              <w:rPr>
                <w:rFonts w:cs="Arial"/>
                <w:color w:val="000000"/>
                <w:szCs w:val="20"/>
              </w:rPr>
            </w:pPr>
            <w:r w:rsidRPr="006A1C14">
              <w:rPr>
                <w:rFonts w:cs="Arial"/>
                <w:color w:val="000000"/>
                <w:szCs w:val="20"/>
              </w:rPr>
              <w:t>HAN</w:t>
            </w:r>
          </w:p>
        </w:tc>
        <w:tc>
          <w:tcPr>
            <w:tcW w:w="8640" w:type="dxa"/>
            <w:hideMark/>
          </w:tcPr>
          <w:p w14:paraId="2F5E44A4" w14:textId="77777777" w:rsidR="00295841" w:rsidRPr="006A1C14" w:rsidRDefault="00295841" w:rsidP="002E4238">
            <w:pPr>
              <w:textAlignment w:val="baseline"/>
              <w:rPr>
                <w:rFonts w:cs="Arial"/>
                <w:color w:val="000000"/>
                <w:szCs w:val="20"/>
              </w:rPr>
            </w:pPr>
            <w:r w:rsidRPr="006A1C14">
              <w:rPr>
                <w:rFonts w:cs="Arial"/>
                <w:color w:val="000000"/>
                <w:szCs w:val="20"/>
              </w:rPr>
              <w:t>Home Area Network</w:t>
            </w:r>
          </w:p>
        </w:tc>
      </w:tr>
      <w:tr w:rsidR="00295841" w:rsidRPr="006A1C14" w14:paraId="2D7F8047" w14:textId="77777777" w:rsidTr="002E4238">
        <w:tc>
          <w:tcPr>
            <w:tcW w:w="1212" w:type="dxa"/>
            <w:hideMark/>
          </w:tcPr>
          <w:p w14:paraId="06FBE702" w14:textId="77777777" w:rsidR="00295841" w:rsidRPr="006A1C14" w:rsidRDefault="00295841" w:rsidP="002E4238">
            <w:pPr>
              <w:textAlignment w:val="baseline"/>
              <w:rPr>
                <w:rFonts w:cs="Arial"/>
                <w:color w:val="000000"/>
                <w:szCs w:val="20"/>
              </w:rPr>
            </w:pPr>
            <w:r w:rsidRPr="006A1C14">
              <w:rPr>
                <w:rFonts w:cs="Arial"/>
                <w:color w:val="000000"/>
                <w:szCs w:val="20"/>
              </w:rPr>
              <w:t>HCM</w:t>
            </w:r>
          </w:p>
        </w:tc>
        <w:tc>
          <w:tcPr>
            <w:tcW w:w="8640" w:type="dxa"/>
            <w:hideMark/>
          </w:tcPr>
          <w:p w14:paraId="08D9FB04" w14:textId="77777777" w:rsidR="00295841" w:rsidRPr="006A1C14" w:rsidRDefault="00295841" w:rsidP="002E4238">
            <w:pPr>
              <w:textAlignment w:val="baseline"/>
              <w:rPr>
                <w:rFonts w:cs="Arial"/>
                <w:color w:val="000000"/>
                <w:szCs w:val="20"/>
              </w:rPr>
            </w:pPr>
            <w:r w:rsidRPr="006A1C14">
              <w:rPr>
                <w:rFonts w:cs="Arial"/>
                <w:color w:val="000000"/>
                <w:szCs w:val="20"/>
              </w:rPr>
              <w:t>HAN Communications Manager (An Itron application that enables utility companies to manage home area network (HAN))</w:t>
            </w:r>
          </w:p>
        </w:tc>
      </w:tr>
      <w:tr w:rsidR="00295841" w:rsidRPr="006A1C14" w14:paraId="5EF0C302" w14:textId="77777777" w:rsidTr="002E4238">
        <w:tc>
          <w:tcPr>
            <w:tcW w:w="1212" w:type="dxa"/>
            <w:hideMark/>
          </w:tcPr>
          <w:p w14:paraId="0F68E3A3" w14:textId="77777777" w:rsidR="00295841" w:rsidRPr="006A1C14" w:rsidRDefault="00295841" w:rsidP="002E4238">
            <w:pPr>
              <w:textAlignment w:val="baseline"/>
              <w:rPr>
                <w:rFonts w:cs="Arial"/>
                <w:color w:val="000000"/>
                <w:szCs w:val="20"/>
              </w:rPr>
            </w:pPr>
            <w:r w:rsidRPr="006A1C14">
              <w:rPr>
                <w:rFonts w:cs="Arial"/>
                <w:color w:val="000000"/>
                <w:szCs w:val="20"/>
              </w:rPr>
              <w:t>MPC</w:t>
            </w:r>
          </w:p>
        </w:tc>
        <w:tc>
          <w:tcPr>
            <w:tcW w:w="8640" w:type="dxa"/>
            <w:hideMark/>
          </w:tcPr>
          <w:p w14:paraId="45F18E66" w14:textId="77777777" w:rsidR="00295841" w:rsidRPr="006A1C14" w:rsidRDefault="00295841" w:rsidP="002E4238">
            <w:pPr>
              <w:textAlignment w:val="baseline"/>
              <w:rPr>
                <w:rFonts w:cs="Arial"/>
                <w:color w:val="000000"/>
                <w:szCs w:val="20"/>
              </w:rPr>
            </w:pPr>
            <w:r w:rsidRPr="006A1C14">
              <w:rPr>
                <w:rFonts w:cs="Arial"/>
                <w:color w:val="000000"/>
                <w:szCs w:val="20"/>
              </w:rPr>
              <w:t>Meter Program Configurator (An Itron application that remotely programs and configures both energy-only and advanced digital electricity meters on a mass scale.)</w:t>
            </w:r>
          </w:p>
        </w:tc>
      </w:tr>
      <w:tr w:rsidR="00295841" w:rsidRPr="006A1C14" w14:paraId="1F510B73" w14:textId="77777777" w:rsidTr="002E4238">
        <w:tc>
          <w:tcPr>
            <w:tcW w:w="1212" w:type="dxa"/>
          </w:tcPr>
          <w:p w14:paraId="55760967" w14:textId="77777777" w:rsidR="00295841" w:rsidRPr="006A1C14" w:rsidRDefault="00295841" w:rsidP="002E4238">
            <w:pPr>
              <w:textAlignment w:val="baseline"/>
              <w:rPr>
                <w:rFonts w:cs="Arial"/>
                <w:color w:val="000000"/>
                <w:szCs w:val="20"/>
              </w:rPr>
            </w:pPr>
            <w:r w:rsidRPr="006A1C14">
              <w:rPr>
                <w:rFonts w:cs="Arial"/>
                <w:color w:val="000000"/>
                <w:szCs w:val="20"/>
              </w:rPr>
              <w:t>MST</w:t>
            </w:r>
          </w:p>
        </w:tc>
        <w:tc>
          <w:tcPr>
            <w:tcW w:w="8640" w:type="dxa"/>
          </w:tcPr>
          <w:p w14:paraId="2C53A0EA" w14:textId="77777777" w:rsidR="00295841" w:rsidRPr="006A1C14" w:rsidRDefault="00295841" w:rsidP="002E4238">
            <w:pPr>
              <w:textAlignment w:val="baseline"/>
              <w:rPr>
                <w:rFonts w:cs="Arial"/>
                <w:color w:val="000000"/>
                <w:szCs w:val="20"/>
              </w:rPr>
            </w:pPr>
            <w:r w:rsidRPr="006A1C14">
              <w:rPr>
                <w:rFonts w:cs="Arial"/>
                <w:color w:val="000000"/>
                <w:szCs w:val="20"/>
              </w:rPr>
              <w:t>Market System Toolbox</w:t>
            </w:r>
          </w:p>
        </w:tc>
      </w:tr>
      <w:tr w:rsidR="00295841" w:rsidRPr="006A1C14" w14:paraId="7A797B76" w14:textId="77777777" w:rsidTr="002E4238">
        <w:tc>
          <w:tcPr>
            <w:tcW w:w="1212" w:type="dxa"/>
          </w:tcPr>
          <w:p w14:paraId="0330F779" w14:textId="77777777" w:rsidR="00295841" w:rsidRPr="006A1C14" w:rsidRDefault="00295841" w:rsidP="002E4238">
            <w:pPr>
              <w:textAlignment w:val="baseline"/>
              <w:rPr>
                <w:rFonts w:cs="Arial"/>
                <w:color w:val="000000"/>
                <w:szCs w:val="20"/>
              </w:rPr>
            </w:pPr>
            <w:r w:rsidRPr="006A1C14">
              <w:rPr>
                <w:rFonts w:cs="Arial"/>
                <w:color w:val="000000"/>
                <w:szCs w:val="20"/>
              </w:rPr>
              <w:t>MSMT</w:t>
            </w:r>
          </w:p>
        </w:tc>
        <w:tc>
          <w:tcPr>
            <w:tcW w:w="8640" w:type="dxa"/>
          </w:tcPr>
          <w:p w14:paraId="08929562" w14:textId="77777777" w:rsidR="00295841" w:rsidRPr="006A1C14" w:rsidRDefault="00295841" w:rsidP="002E4238">
            <w:pPr>
              <w:textAlignment w:val="baseline"/>
              <w:rPr>
                <w:rFonts w:cs="Arial"/>
                <w:color w:val="000000"/>
                <w:szCs w:val="20"/>
              </w:rPr>
            </w:pPr>
            <w:r w:rsidRPr="006A1C14">
              <w:rPr>
                <w:rFonts w:cs="Arial"/>
                <w:color w:val="000000"/>
                <w:szCs w:val="20"/>
              </w:rPr>
              <w:t>Market Systems Monitoring Toolbox</w:t>
            </w:r>
          </w:p>
        </w:tc>
      </w:tr>
      <w:tr w:rsidR="00295841" w:rsidRPr="006A1C14" w14:paraId="2B9D43A9" w14:textId="77777777" w:rsidTr="002E4238">
        <w:tc>
          <w:tcPr>
            <w:tcW w:w="1212" w:type="dxa"/>
            <w:hideMark/>
          </w:tcPr>
          <w:p w14:paraId="21824ACE" w14:textId="77777777" w:rsidR="00295841" w:rsidRPr="006A1C14" w:rsidRDefault="00295841" w:rsidP="002E4238">
            <w:pPr>
              <w:textAlignment w:val="baseline"/>
              <w:rPr>
                <w:rFonts w:cs="Arial"/>
                <w:color w:val="000000"/>
                <w:szCs w:val="20"/>
              </w:rPr>
            </w:pPr>
            <w:r w:rsidRPr="006A1C14">
              <w:rPr>
                <w:rFonts w:cs="Arial"/>
                <w:color w:val="000000"/>
                <w:szCs w:val="20"/>
              </w:rPr>
              <w:t>NC</w:t>
            </w:r>
          </w:p>
        </w:tc>
        <w:tc>
          <w:tcPr>
            <w:tcW w:w="8640" w:type="dxa"/>
            <w:hideMark/>
          </w:tcPr>
          <w:p w14:paraId="1E7C8F97" w14:textId="77777777" w:rsidR="00295841" w:rsidRPr="006A1C14" w:rsidRDefault="00295841" w:rsidP="002E4238">
            <w:pPr>
              <w:textAlignment w:val="baseline"/>
              <w:rPr>
                <w:rFonts w:cs="Arial"/>
                <w:color w:val="000000"/>
                <w:szCs w:val="20"/>
              </w:rPr>
            </w:pPr>
            <w:r w:rsidRPr="006A1C14">
              <w:rPr>
                <w:rFonts w:cs="Arial"/>
                <w:color w:val="000000"/>
                <w:szCs w:val="20"/>
              </w:rPr>
              <w:t xml:space="preserve">Network </w:t>
            </w:r>
            <w:proofErr w:type="spellStart"/>
            <w:r w:rsidRPr="006A1C14">
              <w:rPr>
                <w:rFonts w:cs="Arial"/>
                <w:color w:val="000000"/>
                <w:szCs w:val="20"/>
              </w:rPr>
              <w:t>Center</w:t>
            </w:r>
            <w:proofErr w:type="spellEnd"/>
            <w:r w:rsidRPr="006A1C14">
              <w:rPr>
                <w:rFonts w:cs="Arial"/>
                <w:color w:val="000000"/>
                <w:szCs w:val="20"/>
              </w:rPr>
              <w:t xml:space="preserve"> (A network management application that provides advanced network management capabilities such as fault management and performance management.)</w:t>
            </w:r>
          </w:p>
        </w:tc>
      </w:tr>
      <w:tr w:rsidR="00295841" w:rsidRPr="006A1C14" w14:paraId="356DAE53" w14:textId="77777777" w:rsidTr="002E4238">
        <w:tc>
          <w:tcPr>
            <w:tcW w:w="1212" w:type="dxa"/>
            <w:hideMark/>
          </w:tcPr>
          <w:p w14:paraId="4B397FE3" w14:textId="77777777" w:rsidR="00295841" w:rsidRPr="006A1C14" w:rsidRDefault="00295841" w:rsidP="002E4238">
            <w:pPr>
              <w:textAlignment w:val="baseline"/>
              <w:rPr>
                <w:rFonts w:cs="Arial"/>
                <w:color w:val="000000"/>
                <w:szCs w:val="20"/>
              </w:rPr>
            </w:pPr>
            <w:r w:rsidRPr="006A1C14">
              <w:rPr>
                <w:rFonts w:cs="Arial"/>
                <w:color w:val="000000"/>
                <w:szCs w:val="20"/>
              </w:rPr>
              <w:t>NIC</w:t>
            </w:r>
          </w:p>
        </w:tc>
        <w:tc>
          <w:tcPr>
            <w:tcW w:w="8640" w:type="dxa"/>
            <w:hideMark/>
          </w:tcPr>
          <w:p w14:paraId="77EC0AF7" w14:textId="77777777" w:rsidR="00295841" w:rsidRPr="006A1C14" w:rsidRDefault="00295841" w:rsidP="002E4238">
            <w:pPr>
              <w:textAlignment w:val="baseline"/>
              <w:rPr>
                <w:rFonts w:cs="Arial"/>
                <w:color w:val="000000"/>
                <w:szCs w:val="20"/>
              </w:rPr>
            </w:pPr>
            <w:r w:rsidRPr="006A1C14">
              <w:rPr>
                <w:rFonts w:cs="Arial"/>
                <w:color w:val="000000"/>
                <w:szCs w:val="20"/>
              </w:rPr>
              <w:t>Network Interface Card (The module installed in meters and Itron devices that communicates across the Itron mesh network.)</w:t>
            </w:r>
          </w:p>
        </w:tc>
      </w:tr>
      <w:tr w:rsidR="00295841" w:rsidRPr="006A1C14" w14:paraId="629AB1DE" w14:textId="77777777" w:rsidTr="002E4238">
        <w:tc>
          <w:tcPr>
            <w:tcW w:w="1212" w:type="dxa"/>
            <w:hideMark/>
          </w:tcPr>
          <w:p w14:paraId="4BC58516" w14:textId="77777777" w:rsidR="00295841" w:rsidRPr="006A1C14" w:rsidRDefault="00295841" w:rsidP="002E4238">
            <w:pPr>
              <w:textAlignment w:val="baseline"/>
              <w:rPr>
                <w:rFonts w:cs="Arial"/>
                <w:color w:val="000000"/>
                <w:szCs w:val="20"/>
              </w:rPr>
            </w:pPr>
            <w:r w:rsidRPr="006A1C14">
              <w:rPr>
                <w:rFonts w:cs="Arial"/>
                <w:color w:val="000000"/>
                <w:szCs w:val="20"/>
              </w:rPr>
              <w:t>NEM</w:t>
            </w:r>
          </w:p>
        </w:tc>
        <w:tc>
          <w:tcPr>
            <w:tcW w:w="8640" w:type="dxa"/>
            <w:hideMark/>
          </w:tcPr>
          <w:p w14:paraId="738F7C26" w14:textId="77777777" w:rsidR="00295841" w:rsidRPr="006A1C14" w:rsidRDefault="00295841" w:rsidP="002E4238">
            <w:pPr>
              <w:textAlignment w:val="baseline"/>
              <w:rPr>
                <w:rFonts w:cs="Arial"/>
                <w:color w:val="000000"/>
                <w:szCs w:val="20"/>
              </w:rPr>
            </w:pPr>
            <w:r w:rsidRPr="006A1C14">
              <w:rPr>
                <w:rFonts w:cs="Arial"/>
                <w:color w:val="000000"/>
                <w:szCs w:val="20"/>
              </w:rPr>
              <w:t>Network Element Manager</w:t>
            </w:r>
          </w:p>
        </w:tc>
      </w:tr>
      <w:tr w:rsidR="00295841" w:rsidRPr="006A1C14" w14:paraId="33462AAF" w14:textId="77777777" w:rsidTr="002E4238">
        <w:tc>
          <w:tcPr>
            <w:tcW w:w="1212" w:type="dxa"/>
            <w:hideMark/>
          </w:tcPr>
          <w:p w14:paraId="63A6796C" w14:textId="77777777" w:rsidR="00295841" w:rsidRPr="006A1C14" w:rsidRDefault="00295841" w:rsidP="002E4238">
            <w:pPr>
              <w:textAlignment w:val="baseline"/>
              <w:rPr>
                <w:rFonts w:cs="Arial"/>
                <w:color w:val="000000"/>
                <w:szCs w:val="20"/>
              </w:rPr>
            </w:pPr>
            <w:r w:rsidRPr="006A1C14">
              <w:rPr>
                <w:rFonts w:cs="Arial"/>
                <w:color w:val="000000"/>
                <w:szCs w:val="20"/>
              </w:rPr>
              <w:t>ODS</w:t>
            </w:r>
          </w:p>
        </w:tc>
        <w:tc>
          <w:tcPr>
            <w:tcW w:w="8640" w:type="dxa"/>
            <w:hideMark/>
          </w:tcPr>
          <w:p w14:paraId="048D1408" w14:textId="77777777" w:rsidR="00295841" w:rsidRPr="006A1C14" w:rsidRDefault="00295841" w:rsidP="002E4238">
            <w:pPr>
              <w:textAlignment w:val="baseline"/>
              <w:rPr>
                <w:rFonts w:cs="Arial"/>
                <w:color w:val="000000"/>
                <w:szCs w:val="20"/>
              </w:rPr>
            </w:pPr>
            <w:r w:rsidRPr="006A1C14">
              <w:rPr>
                <w:rFonts w:cs="Arial"/>
                <w:color w:val="000000"/>
                <w:szCs w:val="20"/>
              </w:rPr>
              <w:t>Outage Detection System (An Itron application that manages outage-related messages from electricity meters, including last gasp and power restore messages.)</w:t>
            </w:r>
          </w:p>
        </w:tc>
      </w:tr>
      <w:tr w:rsidR="00295841" w:rsidRPr="006A1C14" w14:paraId="3B9FE053" w14:textId="77777777" w:rsidTr="002E4238">
        <w:tc>
          <w:tcPr>
            <w:tcW w:w="1212" w:type="dxa"/>
          </w:tcPr>
          <w:p w14:paraId="25E042C2" w14:textId="77777777" w:rsidR="00295841" w:rsidRPr="006A1C14" w:rsidRDefault="00295841" w:rsidP="002E4238">
            <w:pPr>
              <w:textAlignment w:val="baseline"/>
              <w:rPr>
                <w:rFonts w:cs="Arial"/>
                <w:color w:val="000000"/>
                <w:szCs w:val="20"/>
              </w:rPr>
            </w:pPr>
            <w:r w:rsidRPr="006A1C14">
              <w:rPr>
                <w:rFonts w:cs="Arial"/>
                <w:color w:val="000000"/>
                <w:szCs w:val="20"/>
              </w:rPr>
              <w:t>OMS</w:t>
            </w:r>
          </w:p>
        </w:tc>
        <w:tc>
          <w:tcPr>
            <w:tcW w:w="8640" w:type="dxa"/>
          </w:tcPr>
          <w:p w14:paraId="276DD562" w14:textId="77777777" w:rsidR="00295841" w:rsidRPr="006A1C14" w:rsidRDefault="00295841" w:rsidP="002E4238">
            <w:pPr>
              <w:textAlignment w:val="baseline"/>
              <w:rPr>
                <w:rFonts w:cs="Arial"/>
                <w:color w:val="000000"/>
                <w:szCs w:val="20"/>
              </w:rPr>
            </w:pPr>
            <w:r w:rsidRPr="006A1C14">
              <w:rPr>
                <w:rFonts w:cs="Arial"/>
                <w:color w:val="000000"/>
                <w:szCs w:val="20"/>
              </w:rPr>
              <w:t>Outage Management System</w:t>
            </w:r>
          </w:p>
        </w:tc>
      </w:tr>
      <w:tr w:rsidR="00295841" w:rsidRPr="006A1C14" w14:paraId="3959CC96" w14:textId="77777777" w:rsidTr="002E4238">
        <w:tc>
          <w:tcPr>
            <w:tcW w:w="1212" w:type="dxa"/>
            <w:hideMark/>
          </w:tcPr>
          <w:p w14:paraId="7F6DB42E" w14:textId="77777777" w:rsidR="00295841" w:rsidRPr="006A1C14" w:rsidRDefault="00295841" w:rsidP="002E4238">
            <w:pPr>
              <w:textAlignment w:val="baseline"/>
              <w:rPr>
                <w:rFonts w:cs="Arial"/>
                <w:color w:val="000000"/>
                <w:szCs w:val="20"/>
              </w:rPr>
            </w:pPr>
            <w:r w:rsidRPr="006A1C14">
              <w:rPr>
                <w:rFonts w:cs="Arial"/>
                <w:color w:val="000000"/>
                <w:szCs w:val="20"/>
              </w:rPr>
              <w:t>PAL</w:t>
            </w:r>
          </w:p>
        </w:tc>
        <w:tc>
          <w:tcPr>
            <w:tcW w:w="8640" w:type="dxa"/>
            <w:hideMark/>
          </w:tcPr>
          <w:p w14:paraId="2EA6355C" w14:textId="77777777" w:rsidR="00295841" w:rsidRPr="006A1C14" w:rsidRDefault="00295841" w:rsidP="002E4238">
            <w:pPr>
              <w:textAlignment w:val="baseline"/>
              <w:rPr>
                <w:rFonts w:cs="Arial"/>
                <w:color w:val="000000"/>
                <w:szCs w:val="20"/>
              </w:rPr>
            </w:pPr>
            <w:r w:rsidRPr="006A1C14">
              <w:rPr>
                <w:rFonts w:cs="Arial"/>
                <w:color w:val="000000"/>
                <w:szCs w:val="20"/>
              </w:rPr>
              <w:t>Powercor Australia Limited</w:t>
            </w:r>
          </w:p>
        </w:tc>
      </w:tr>
      <w:tr w:rsidR="00295841" w:rsidRPr="006A1C14" w14:paraId="644908D5" w14:textId="77777777" w:rsidTr="002E4238">
        <w:tc>
          <w:tcPr>
            <w:tcW w:w="1212" w:type="dxa"/>
            <w:hideMark/>
          </w:tcPr>
          <w:p w14:paraId="450A58E1" w14:textId="77777777" w:rsidR="00295841" w:rsidRPr="006A1C14" w:rsidRDefault="00295841" w:rsidP="002E4238">
            <w:pPr>
              <w:textAlignment w:val="baseline"/>
              <w:rPr>
                <w:rFonts w:cs="Arial"/>
                <w:color w:val="000000"/>
                <w:szCs w:val="20"/>
              </w:rPr>
            </w:pPr>
            <w:r w:rsidRPr="006A1C14">
              <w:rPr>
                <w:rFonts w:cs="Arial"/>
                <w:color w:val="000000"/>
                <w:szCs w:val="20"/>
              </w:rPr>
              <w:t>SIQ</w:t>
            </w:r>
          </w:p>
        </w:tc>
        <w:tc>
          <w:tcPr>
            <w:tcW w:w="8640" w:type="dxa"/>
            <w:hideMark/>
          </w:tcPr>
          <w:p w14:paraId="39008708" w14:textId="77777777" w:rsidR="00295841" w:rsidRPr="006A1C14" w:rsidRDefault="00295841" w:rsidP="002E4238">
            <w:pPr>
              <w:textAlignment w:val="baseline"/>
              <w:rPr>
                <w:rFonts w:cs="Arial"/>
                <w:color w:val="000000"/>
                <w:szCs w:val="20"/>
              </w:rPr>
            </w:pPr>
            <w:r w:rsidRPr="006A1C14">
              <w:rPr>
                <w:rFonts w:cs="Arial"/>
                <w:color w:val="000000"/>
                <w:szCs w:val="20"/>
              </w:rPr>
              <w:t>Sensor IQ (A back-office application for collecting data from Itron-enabled electricity meters, direct-to-grid devices, load control switches, and ZigBee load control switches that communicate with Itron-enabled devices.)</w:t>
            </w:r>
          </w:p>
        </w:tc>
      </w:tr>
      <w:tr w:rsidR="00295841" w:rsidRPr="006A1C14" w14:paraId="5C4291FB" w14:textId="77777777" w:rsidTr="002E4238">
        <w:tc>
          <w:tcPr>
            <w:tcW w:w="1212" w:type="dxa"/>
            <w:hideMark/>
          </w:tcPr>
          <w:p w14:paraId="60E4C5CB" w14:textId="77777777" w:rsidR="00295841" w:rsidRPr="006A1C14" w:rsidRDefault="00295841" w:rsidP="002E4238">
            <w:pPr>
              <w:textAlignment w:val="baseline"/>
              <w:rPr>
                <w:rFonts w:cs="Arial"/>
                <w:color w:val="000000"/>
                <w:szCs w:val="20"/>
              </w:rPr>
            </w:pPr>
            <w:r w:rsidRPr="006A1C14">
              <w:rPr>
                <w:rFonts w:cs="Arial"/>
                <w:color w:val="000000"/>
                <w:szCs w:val="20"/>
              </w:rPr>
              <w:t>SIT</w:t>
            </w:r>
          </w:p>
        </w:tc>
        <w:tc>
          <w:tcPr>
            <w:tcW w:w="8640" w:type="dxa"/>
            <w:hideMark/>
          </w:tcPr>
          <w:p w14:paraId="4384E499" w14:textId="77777777" w:rsidR="00295841" w:rsidRPr="006A1C14" w:rsidRDefault="00295841" w:rsidP="002E4238">
            <w:pPr>
              <w:textAlignment w:val="baseline"/>
              <w:rPr>
                <w:rFonts w:cs="Arial"/>
                <w:color w:val="000000"/>
                <w:szCs w:val="20"/>
              </w:rPr>
            </w:pPr>
            <w:r w:rsidRPr="006A1C14">
              <w:rPr>
                <w:rFonts w:cs="Arial"/>
                <w:color w:val="000000"/>
                <w:szCs w:val="20"/>
              </w:rPr>
              <w:t>System Integration Testing</w:t>
            </w:r>
          </w:p>
        </w:tc>
      </w:tr>
      <w:tr w:rsidR="00295841" w:rsidRPr="006A1C14" w14:paraId="375B2B2A" w14:textId="77777777" w:rsidTr="002E4238">
        <w:tc>
          <w:tcPr>
            <w:tcW w:w="1212" w:type="dxa"/>
          </w:tcPr>
          <w:p w14:paraId="00E72035" w14:textId="77777777" w:rsidR="00295841" w:rsidRPr="006A1C14" w:rsidRDefault="00295841" w:rsidP="002E4238">
            <w:pPr>
              <w:textAlignment w:val="baseline"/>
              <w:rPr>
                <w:rFonts w:cs="Arial"/>
                <w:color w:val="000000"/>
                <w:szCs w:val="20"/>
              </w:rPr>
            </w:pPr>
            <w:r w:rsidRPr="006A1C14">
              <w:rPr>
                <w:rFonts w:cs="Arial"/>
                <w:color w:val="000000"/>
                <w:szCs w:val="20"/>
              </w:rPr>
              <w:t>SLM</w:t>
            </w:r>
          </w:p>
        </w:tc>
        <w:tc>
          <w:tcPr>
            <w:tcW w:w="8640" w:type="dxa"/>
          </w:tcPr>
          <w:p w14:paraId="3DCB3273" w14:textId="77777777" w:rsidR="00295841" w:rsidRPr="006A1C14" w:rsidRDefault="00295841" w:rsidP="002E4238">
            <w:pPr>
              <w:textAlignment w:val="baseline"/>
              <w:rPr>
                <w:rFonts w:cs="Arial"/>
                <w:color w:val="000000"/>
                <w:szCs w:val="20"/>
              </w:rPr>
            </w:pPr>
            <w:r w:rsidRPr="006A1C14">
              <w:rPr>
                <w:rFonts w:cs="Arial"/>
                <w:color w:val="000000"/>
                <w:szCs w:val="20"/>
              </w:rPr>
              <w:t>Selective Load Management</w:t>
            </w:r>
          </w:p>
        </w:tc>
      </w:tr>
      <w:tr w:rsidR="00295841" w:rsidRPr="006A1C14" w14:paraId="6F96AB9A" w14:textId="77777777" w:rsidTr="002E4238">
        <w:tc>
          <w:tcPr>
            <w:tcW w:w="1212" w:type="dxa"/>
          </w:tcPr>
          <w:p w14:paraId="3F93B0D7" w14:textId="77777777" w:rsidR="00295841" w:rsidRPr="006A1C14" w:rsidRDefault="00295841" w:rsidP="002E4238">
            <w:pPr>
              <w:textAlignment w:val="baseline"/>
              <w:rPr>
                <w:rFonts w:cs="Arial"/>
                <w:color w:val="000000"/>
                <w:szCs w:val="20"/>
              </w:rPr>
            </w:pPr>
            <w:r w:rsidRPr="006A1C14">
              <w:rPr>
                <w:rFonts w:cs="Arial"/>
                <w:color w:val="000000"/>
                <w:szCs w:val="20"/>
              </w:rPr>
              <w:t>SMVM</w:t>
            </w:r>
          </w:p>
        </w:tc>
        <w:tc>
          <w:tcPr>
            <w:tcW w:w="8640" w:type="dxa"/>
          </w:tcPr>
          <w:p w14:paraId="1FF405FE" w14:textId="77777777" w:rsidR="00295841" w:rsidRPr="006A1C14" w:rsidRDefault="00295841" w:rsidP="002E4238">
            <w:pPr>
              <w:textAlignment w:val="baseline"/>
              <w:rPr>
                <w:rFonts w:cs="Arial"/>
                <w:color w:val="000000"/>
                <w:szCs w:val="20"/>
              </w:rPr>
            </w:pPr>
            <w:r w:rsidRPr="006A1C14">
              <w:rPr>
                <w:rFonts w:cs="Arial"/>
                <w:color w:val="000000"/>
                <w:szCs w:val="20"/>
              </w:rPr>
              <w:t>Smart Meter Voltage Management</w:t>
            </w:r>
          </w:p>
        </w:tc>
      </w:tr>
      <w:tr w:rsidR="00295841" w:rsidRPr="006A1C14" w14:paraId="30829111" w14:textId="77777777" w:rsidTr="002E4238">
        <w:tc>
          <w:tcPr>
            <w:tcW w:w="1212" w:type="dxa"/>
            <w:hideMark/>
          </w:tcPr>
          <w:p w14:paraId="024213FB" w14:textId="77777777" w:rsidR="00295841" w:rsidRPr="006A1C14" w:rsidRDefault="00295841" w:rsidP="002E4238">
            <w:pPr>
              <w:textAlignment w:val="baseline"/>
              <w:rPr>
                <w:rFonts w:cs="Arial"/>
                <w:color w:val="000000"/>
                <w:szCs w:val="20"/>
              </w:rPr>
            </w:pPr>
            <w:r w:rsidRPr="006A1C14">
              <w:rPr>
                <w:rFonts w:cs="Arial"/>
                <w:color w:val="000000"/>
                <w:szCs w:val="20"/>
              </w:rPr>
              <w:t>UAT</w:t>
            </w:r>
          </w:p>
        </w:tc>
        <w:tc>
          <w:tcPr>
            <w:tcW w:w="8640" w:type="dxa"/>
            <w:hideMark/>
          </w:tcPr>
          <w:p w14:paraId="3C05405A" w14:textId="77777777" w:rsidR="00295841" w:rsidRPr="006A1C14" w:rsidRDefault="00295841" w:rsidP="002E4238">
            <w:pPr>
              <w:textAlignment w:val="baseline"/>
              <w:rPr>
                <w:rFonts w:cs="Arial"/>
                <w:color w:val="000000"/>
                <w:szCs w:val="20"/>
              </w:rPr>
            </w:pPr>
            <w:r w:rsidRPr="006A1C14">
              <w:rPr>
                <w:rFonts w:cs="Arial"/>
                <w:color w:val="000000"/>
                <w:szCs w:val="20"/>
              </w:rPr>
              <w:t>User Acceptance Testing</w:t>
            </w:r>
          </w:p>
        </w:tc>
      </w:tr>
      <w:tr w:rsidR="00295841" w:rsidRPr="006A1C14" w14:paraId="1AEE51E9" w14:textId="77777777" w:rsidTr="002E4238">
        <w:tc>
          <w:tcPr>
            <w:tcW w:w="1212" w:type="dxa"/>
            <w:hideMark/>
          </w:tcPr>
          <w:p w14:paraId="1C0417E3" w14:textId="77777777" w:rsidR="00295841" w:rsidRPr="006A1C14" w:rsidRDefault="00295841" w:rsidP="002E4238">
            <w:pPr>
              <w:textAlignment w:val="baseline"/>
              <w:rPr>
                <w:rFonts w:cs="Arial"/>
                <w:color w:val="000000"/>
                <w:szCs w:val="20"/>
              </w:rPr>
            </w:pPr>
            <w:r w:rsidRPr="006A1C14">
              <w:rPr>
                <w:rFonts w:cs="Arial"/>
                <w:color w:val="000000"/>
                <w:szCs w:val="20"/>
              </w:rPr>
              <w:lastRenderedPageBreak/>
              <w:t>UIQ</w:t>
            </w:r>
          </w:p>
        </w:tc>
        <w:tc>
          <w:tcPr>
            <w:tcW w:w="8640" w:type="dxa"/>
            <w:hideMark/>
          </w:tcPr>
          <w:p w14:paraId="641529B8" w14:textId="77777777" w:rsidR="00295841" w:rsidRPr="006A1C14" w:rsidRDefault="00295841" w:rsidP="002E4238">
            <w:pPr>
              <w:textAlignment w:val="baseline"/>
              <w:rPr>
                <w:rFonts w:cs="Arial"/>
                <w:color w:val="000000"/>
                <w:szCs w:val="20"/>
              </w:rPr>
            </w:pPr>
            <w:r w:rsidRPr="006A1C14">
              <w:rPr>
                <w:rFonts w:cs="Arial"/>
                <w:color w:val="000000"/>
                <w:szCs w:val="20"/>
              </w:rPr>
              <w:t>Utilities IQ (A headend software suite that includes applications designed to help utility operators collect and manage AMI meter consumption data.)</w:t>
            </w:r>
          </w:p>
        </w:tc>
      </w:tr>
    </w:tbl>
    <w:p w14:paraId="43C917DC" w14:textId="77777777" w:rsidR="00295841" w:rsidRPr="006A1C14" w:rsidRDefault="00295841" w:rsidP="00295841">
      <w:pPr>
        <w:rPr>
          <w:szCs w:val="20"/>
        </w:rPr>
      </w:pPr>
    </w:p>
    <w:p w14:paraId="3EA3E2F4" w14:textId="77777777" w:rsidR="00170545" w:rsidRPr="006A1C14" w:rsidRDefault="00170545" w:rsidP="00170545">
      <w:pPr>
        <w:spacing w:after="180" w:line="240" w:lineRule="atLeast"/>
        <w:rPr>
          <w:szCs w:val="20"/>
        </w:rPr>
      </w:pPr>
    </w:p>
    <w:p w14:paraId="29DEF788" w14:textId="379CEC08" w:rsidR="00AD1B13" w:rsidRPr="006A1C14" w:rsidRDefault="00AD1B13">
      <w:pPr>
        <w:rPr>
          <w:szCs w:val="20"/>
        </w:rPr>
      </w:pPr>
      <w:r w:rsidRPr="006A1C14">
        <w:rPr>
          <w:szCs w:val="20"/>
        </w:rPr>
        <w:br w:type="page"/>
      </w:r>
    </w:p>
    <w:p w14:paraId="70612AFA" w14:textId="77777777" w:rsidR="00EC77F9" w:rsidRPr="00653312" w:rsidRDefault="00EC77F9" w:rsidP="001F58C5">
      <w:pPr>
        <w:pStyle w:val="DocumentText10pt"/>
        <w:sectPr w:rsidR="00EC77F9" w:rsidRPr="00653312" w:rsidSect="001578D6">
          <w:pgSz w:w="11906" w:h="16838"/>
          <w:pgMar w:top="1440" w:right="930" w:bottom="1077" w:left="993" w:header="709" w:footer="0" w:gutter="0"/>
          <w:cols w:space="708"/>
          <w:docGrid w:linePitch="360"/>
        </w:sectPr>
      </w:pPr>
      <w:bookmarkStart w:id="66" w:name="_Cost_(SIT_and"/>
      <w:bookmarkStart w:id="67" w:name="_Toc358975645"/>
      <w:bookmarkStart w:id="68" w:name="_Toc358975983"/>
      <w:bookmarkStart w:id="69" w:name="_Toc358975646"/>
      <w:bookmarkStart w:id="70" w:name="_Toc358975984"/>
      <w:bookmarkStart w:id="71" w:name="_Toc358975647"/>
      <w:bookmarkStart w:id="72" w:name="_Toc358975985"/>
      <w:bookmarkStart w:id="73" w:name="_Toc366760359"/>
      <w:bookmarkStart w:id="74" w:name="_Toc367440136"/>
      <w:bookmarkStart w:id="75" w:name="_Toc380157393"/>
      <w:bookmarkEnd w:id="29"/>
      <w:bookmarkEnd w:id="30"/>
      <w:bookmarkEnd w:id="66"/>
      <w:bookmarkEnd w:id="67"/>
      <w:bookmarkEnd w:id="68"/>
      <w:bookmarkEnd w:id="69"/>
      <w:bookmarkEnd w:id="70"/>
      <w:bookmarkEnd w:id="71"/>
      <w:bookmarkEnd w:id="72"/>
    </w:p>
    <w:p w14:paraId="5ABAAB4F" w14:textId="26221465" w:rsidR="00E716EA" w:rsidRPr="00082115" w:rsidRDefault="00AB4E91" w:rsidP="00082115">
      <w:pPr>
        <w:pStyle w:val="Heading1"/>
      </w:pPr>
      <w:bookmarkStart w:id="76" w:name="_Test_Results"/>
      <w:bookmarkStart w:id="77" w:name="_Toc206758607"/>
      <w:bookmarkEnd w:id="73"/>
      <w:bookmarkEnd w:id="74"/>
      <w:bookmarkEnd w:id="75"/>
      <w:bookmarkEnd w:id="76"/>
      <w:r w:rsidRPr="00082115">
        <w:lastRenderedPageBreak/>
        <w:t>Appendix</w:t>
      </w:r>
      <w:bookmarkEnd w:id="77"/>
    </w:p>
    <w:p w14:paraId="464AE485" w14:textId="77777777" w:rsidR="00260586" w:rsidRPr="00260586" w:rsidRDefault="00260586" w:rsidP="56C07156">
      <w:pPr>
        <w:pStyle w:val="myHidden"/>
        <w:rPr>
          <w:color w:val="auto"/>
        </w:rPr>
      </w:pPr>
      <w:r w:rsidRPr="56C07156">
        <w:rPr>
          <w:color w:val="auto"/>
        </w:rPr>
        <w:t>Include exports from ALM for the execution results and defects.</w:t>
      </w:r>
    </w:p>
    <w:p w14:paraId="422D8E98" w14:textId="7D7B945A" w:rsidR="00E716EA" w:rsidRDefault="00AD5649" w:rsidP="00F4055B">
      <w:pPr>
        <w:pStyle w:val="Heading2"/>
      </w:pPr>
      <w:bookmarkStart w:id="78" w:name="_UAT_Testing_Results"/>
      <w:bookmarkStart w:id="79" w:name="_Toc206758608"/>
      <w:bookmarkEnd w:id="78"/>
      <w:r>
        <w:t>Meter</w:t>
      </w:r>
      <w:r w:rsidR="00714902">
        <w:t xml:space="preserve"> firmware </w:t>
      </w:r>
      <w:r>
        <w:t>Test Cases</w:t>
      </w:r>
      <w:bookmarkEnd w:id="79"/>
      <w:r>
        <w:t xml:space="preserve"> </w:t>
      </w:r>
    </w:p>
    <w:p w14:paraId="102139C7" w14:textId="77777777" w:rsidR="00AD5649" w:rsidRDefault="00AD5649" w:rsidP="00E8606B">
      <w:pPr>
        <w:pStyle w:val="DocumentText10pt"/>
      </w:pPr>
    </w:p>
    <w:p w14:paraId="68C4339C" w14:textId="3C3E38DE" w:rsidR="00E8606B" w:rsidRDefault="00AD5649" w:rsidP="00E8606B">
      <w:pPr>
        <w:pStyle w:val="DocumentText10pt"/>
      </w:pPr>
      <w:r>
        <w:t>The meter</w:t>
      </w:r>
      <w:r w:rsidR="00714902">
        <w:t xml:space="preserve"> firmware </w:t>
      </w:r>
      <w:r>
        <w:t>test cases to be executed are listed below with details tests in the a</w:t>
      </w:r>
      <w:r w:rsidR="00E8606B">
        <w:t>ttached spreadsheet</w:t>
      </w:r>
      <w:r w:rsidR="00C06B95">
        <w:t>.</w:t>
      </w:r>
    </w:p>
    <w:p w14:paraId="21799CE5" w14:textId="5184B89C" w:rsidR="00C06B95" w:rsidRDefault="00C06B95" w:rsidP="00E8606B">
      <w:pPr>
        <w:pStyle w:val="DocumentText10pt"/>
      </w:pPr>
    </w:p>
    <w:p w14:paraId="2856E1A7" w14:textId="77777777" w:rsidR="00C06B95" w:rsidRPr="00C06B95" w:rsidRDefault="00C06B95" w:rsidP="00C06B95">
      <w:pPr>
        <w:pStyle w:val="DocumentText10pt"/>
        <w:rPr>
          <w:u w:val="single"/>
        </w:rPr>
      </w:pPr>
      <w:r w:rsidRPr="00C06B95">
        <w:rPr>
          <w:u w:val="single"/>
        </w:rPr>
        <w:t>Device-to-UIQ</w:t>
      </w:r>
    </w:p>
    <w:p w14:paraId="281B7EDD" w14:textId="4D84E2E8" w:rsidR="00C06B95" w:rsidRDefault="00C06B95" w:rsidP="008A4C79">
      <w:pPr>
        <w:pStyle w:val="DocumentText10pt"/>
        <w:numPr>
          <w:ilvl w:val="0"/>
          <w:numId w:val="15"/>
        </w:numPr>
      </w:pPr>
      <w:r>
        <w:t>Commissioning</w:t>
      </w:r>
    </w:p>
    <w:p w14:paraId="41DEAACB" w14:textId="7E01B665" w:rsidR="00C06B95" w:rsidRDefault="00C06B95" w:rsidP="008A4C79">
      <w:pPr>
        <w:pStyle w:val="DocumentText10pt"/>
        <w:numPr>
          <w:ilvl w:val="0"/>
          <w:numId w:val="15"/>
        </w:numPr>
      </w:pPr>
      <w:r>
        <w:t>Networking</w:t>
      </w:r>
    </w:p>
    <w:p w14:paraId="164B04AA" w14:textId="22BF31E9" w:rsidR="00C06B95" w:rsidRDefault="00C06B95" w:rsidP="008A4C79">
      <w:pPr>
        <w:pStyle w:val="DocumentText10pt"/>
        <w:numPr>
          <w:ilvl w:val="0"/>
          <w:numId w:val="15"/>
        </w:numPr>
      </w:pPr>
      <w:r>
        <w:t>BBD</w:t>
      </w:r>
    </w:p>
    <w:p w14:paraId="56FEBC35" w14:textId="1BEA7CCE" w:rsidR="00C06B95" w:rsidRDefault="00C06B95" w:rsidP="008A4C79">
      <w:pPr>
        <w:pStyle w:val="DocumentText10pt"/>
        <w:numPr>
          <w:ilvl w:val="0"/>
          <w:numId w:val="15"/>
        </w:numPr>
      </w:pPr>
      <w:r>
        <w:t>Time</w:t>
      </w:r>
    </w:p>
    <w:p w14:paraId="05871DEA" w14:textId="0DC2B76B" w:rsidR="00C06B95" w:rsidRDefault="00C06B95" w:rsidP="008A4C79">
      <w:pPr>
        <w:pStyle w:val="DocumentText10pt"/>
        <w:numPr>
          <w:ilvl w:val="0"/>
          <w:numId w:val="15"/>
        </w:numPr>
      </w:pPr>
      <w:r>
        <w:t>Backbone Firmware</w:t>
      </w:r>
    </w:p>
    <w:p w14:paraId="2B9359A0" w14:textId="0203296A" w:rsidR="00C06B95" w:rsidRDefault="00C06B95" w:rsidP="008A4C79">
      <w:pPr>
        <w:pStyle w:val="DocumentText10pt"/>
        <w:numPr>
          <w:ilvl w:val="0"/>
          <w:numId w:val="15"/>
        </w:numPr>
      </w:pPr>
      <w:r>
        <w:t>NIC Firmware</w:t>
      </w:r>
    </w:p>
    <w:p w14:paraId="4EE20AC4" w14:textId="4E587B0F" w:rsidR="00C06B95" w:rsidRDefault="00C06B95" w:rsidP="008A4C79">
      <w:pPr>
        <w:pStyle w:val="DocumentText10pt"/>
        <w:numPr>
          <w:ilvl w:val="0"/>
          <w:numId w:val="15"/>
        </w:numPr>
      </w:pPr>
      <w:r>
        <w:t>Meter Firmware</w:t>
      </w:r>
    </w:p>
    <w:p w14:paraId="50C3F185" w14:textId="3375C718" w:rsidR="00C06B95" w:rsidRDefault="00C06B95" w:rsidP="008A4C79">
      <w:pPr>
        <w:pStyle w:val="DocumentText10pt"/>
        <w:numPr>
          <w:ilvl w:val="0"/>
          <w:numId w:val="15"/>
        </w:numPr>
      </w:pPr>
      <w:r>
        <w:t>Meter Program</w:t>
      </w:r>
    </w:p>
    <w:p w14:paraId="370BBEB6" w14:textId="729DEE3B" w:rsidR="00C06B95" w:rsidRDefault="00C06B95" w:rsidP="008A4C79">
      <w:pPr>
        <w:pStyle w:val="DocumentText10pt"/>
        <w:numPr>
          <w:ilvl w:val="0"/>
          <w:numId w:val="15"/>
        </w:numPr>
      </w:pPr>
      <w:r>
        <w:t>Metrology</w:t>
      </w:r>
    </w:p>
    <w:p w14:paraId="58A017A5" w14:textId="2FC95175" w:rsidR="00C06B95" w:rsidRDefault="00C06B95" w:rsidP="008A4C79">
      <w:pPr>
        <w:pStyle w:val="DocumentText10pt"/>
        <w:numPr>
          <w:ilvl w:val="0"/>
          <w:numId w:val="15"/>
        </w:numPr>
      </w:pPr>
      <w:r>
        <w:t>Supply Contactor</w:t>
      </w:r>
    </w:p>
    <w:p w14:paraId="10B7F261" w14:textId="5946D171" w:rsidR="00C06B95" w:rsidRDefault="00C06B95" w:rsidP="008A4C79">
      <w:pPr>
        <w:pStyle w:val="DocumentText10pt"/>
        <w:numPr>
          <w:ilvl w:val="0"/>
          <w:numId w:val="15"/>
        </w:numPr>
      </w:pPr>
      <w:r>
        <w:t>Auto-Disconnection</w:t>
      </w:r>
    </w:p>
    <w:p w14:paraId="7BDA3A1E" w14:textId="0CDDB106" w:rsidR="00C06B95" w:rsidRDefault="00C06B95" w:rsidP="008A4C79">
      <w:pPr>
        <w:pStyle w:val="DocumentText10pt"/>
        <w:numPr>
          <w:ilvl w:val="0"/>
          <w:numId w:val="15"/>
        </w:numPr>
      </w:pPr>
      <w:r>
        <w:t>Load Contactor</w:t>
      </w:r>
    </w:p>
    <w:p w14:paraId="7DF48AA7" w14:textId="2FDCE5E8" w:rsidR="00C06B95" w:rsidRDefault="00C06B95" w:rsidP="008A4C79">
      <w:pPr>
        <w:pStyle w:val="DocumentText10pt"/>
        <w:numPr>
          <w:ilvl w:val="0"/>
          <w:numId w:val="15"/>
        </w:numPr>
      </w:pPr>
      <w:r>
        <w:t>QoS</w:t>
      </w:r>
    </w:p>
    <w:p w14:paraId="29782F51" w14:textId="486CCDFF" w:rsidR="00C06B95" w:rsidRDefault="00C06B95" w:rsidP="008A4C79">
      <w:pPr>
        <w:pStyle w:val="DocumentText10pt"/>
        <w:numPr>
          <w:ilvl w:val="0"/>
          <w:numId w:val="15"/>
        </w:numPr>
      </w:pPr>
      <w:r>
        <w:t>HAN</w:t>
      </w:r>
    </w:p>
    <w:p w14:paraId="02BBF9A4" w14:textId="11278BE0" w:rsidR="00C06B95" w:rsidRDefault="00C06B95" w:rsidP="008A4C79">
      <w:pPr>
        <w:pStyle w:val="DocumentText10pt"/>
        <w:numPr>
          <w:ilvl w:val="0"/>
          <w:numId w:val="15"/>
        </w:numPr>
      </w:pPr>
      <w:r>
        <w:t>Supply Capacity Control</w:t>
      </w:r>
    </w:p>
    <w:p w14:paraId="0064B970" w14:textId="352DDADB" w:rsidR="00C06B95" w:rsidRDefault="00C06B95" w:rsidP="008A4C79">
      <w:pPr>
        <w:pStyle w:val="DocumentText10pt"/>
        <w:numPr>
          <w:ilvl w:val="0"/>
          <w:numId w:val="15"/>
        </w:numPr>
      </w:pPr>
      <w:r>
        <w:t>Security</w:t>
      </w:r>
    </w:p>
    <w:p w14:paraId="332A9B4A" w14:textId="3B31CC2A" w:rsidR="00C06B95" w:rsidRDefault="00C06B95" w:rsidP="008A4C79">
      <w:pPr>
        <w:pStyle w:val="DocumentText10pt"/>
        <w:numPr>
          <w:ilvl w:val="0"/>
          <w:numId w:val="15"/>
        </w:numPr>
      </w:pPr>
      <w:r>
        <w:t>Diagnostics</w:t>
      </w:r>
    </w:p>
    <w:p w14:paraId="2491324B" w14:textId="79F992C7" w:rsidR="0040012C" w:rsidRPr="00D71651" w:rsidRDefault="00C06B95" w:rsidP="0033653B">
      <w:pPr>
        <w:pStyle w:val="DocumentText10pt"/>
        <w:numPr>
          <w:ilvl w:val="0"/>
          <w:numId w:val="15"/>
        </w:numPr>
      </w:pPr>
      <w:r>
        <w:t>Broadcast</w:t>
      </w:r>
    </w:p>
    <w:p w14:paraId="03120D26" w14:textId="0DCD1972" w:rsidR="00F454C0" w:rsidRDefault="00F454C0" w:rsidP="00F454C0">
      <w:pPr>
        <w:pStyle w:val="Heading2"/>
      </w:pPr>
      <w:bookmarkStart w:id="80" w:name="_Toc206758609"/>
      <w:r w:rsidRPr="00F454C0">
        <w:t>UIQ Application</w:t>
      </w:r>
      <w:bookmarkEnd w:id="80"/>
    </w:p>
    <w:p w14:paraId="04C8A010" w14:textId="77777777" w:rsidR="00F454C0" w:rsidRDefault="00F454C0" w:rsidP="00F454C0">
      <w:pPr>
        <w:pStyle w:val="DocumentText10pt"/>
      </w:pPr>
    </w:p>
    <w:p w14:paraId="54099949" w14:textId="3E11F6BD" w:rsidR="00F454C0" w:rsidRDefault="00F454C0" w:rsidP="00F454C0">
      <w:pPr>
        <w:pStyle w:val="DocumentText10pt"/>
      </w:pPr>
      <w:r>
        <w:t>The UIQ application test cases to be executed are listed below with details tests in the attached spreadsheet</w:t>
      </w:r>
      <w:r w:rsidR="00D30D9F">
        <w:t xml:space="preserve"> but will be </w:t>
      </w:r>
      <w:r w:rsidR="009C64CE">
        <w:t>focused</w:t>
      </w:r>
      <w:r w:rsidR="00D30D9F">
        <w:t xml:space="preserve"> for meter FW end to e</w:t>
      </w:r>
      <w:r w:rsidR="009C64CE">
        <w:t>nd testing.</w:t>
      </w:r>
    </w:p>
    <w:p w14:paraId="62559B63" w14:textId="77777777" w:rsidR="00287DBA" w:rsidRPr="00F454C0" w:rsidRDefault="00287DBA" w:rsidP="00F454C0">
      <w:pPr>
        <w:pStyle w:val="DocumentText10pt"/>
        <w:ind w:left="720"/>
      </w:pPr>
    </w:p>
    <w:p w14:paraId="7A3701A0" w14:textId="77777777" w:rsidR="00287DBA" w:rsidRPr="00F454C0" w:rsidRDefault="00287DBA" w:rsidP="008A4C79">
      <w:pPr>
        <w:pStyle w:val="DocumentText10pt"/>
        <w:numPr>
          <w:ilvl w:val="0"/>
          <w:numId w:val="15"/>
        </w:numPr>
      </w:pPr>
      <w:r w:rsidRPr="00F454C0">
        <w:t>CAAS</w:t>
      </w:r>
    </w:p>
    <w:p w14:paraId="2B4659A7" w14:textId="77777777" w:rsidR="00287DBA" w:rsidRPr="00F454C0" w:rsidRDefault="00287DBA" w:rsidP="008A4C79">
      <w:pPr>
        <w:pStyle w:val="DocumentText10pt"/>
        <w:numPr>
          <w:ilvl w:val="0"/>
          <w:numId w:val="15"/>
        </w:numPr>
      </w:pPr>
      <w:r w:rsidRPr="00F454C0">
        <w:t>AMM</w:t>
      </w:r>
    </w:p>
    <w:p w14:paraId="44EA1F54" w14:textId="77777777" w:rsidR="00287DBA" w:rsidRPr="00F454C0" w:rsidRDefault="00287DBA" w:rsidP="008A4C79">
      <w:pPr>
        <w:pStyle w:val="DocumentText10pt"/>
        <w:numPr>
          <w:ilvl w:val="0"/>
          <w:numId w:val="15"/>
        </w:numPr>
      </w:pPr>
      <w:r w:rsidRPr="00F454C0">
        <w:t>FWU</w:t>
      </w:r>
    </w:p>
    <w:p w14:paraId="64C0B42D" w14:textId="77777777" w:rsidR="00287DBA" w:rsidRPr="00F454C0" w:rsidRDefault="00287DBA" w:rsidP="008A4C79">
      <w:pPr>
        <w:pStyle w:val="DocumentText10pt"/>
        <w:numPr>
          <w:ilvl w:val="0"/>
          <w:numId w:val="15"/>
        </w:numPr>
      </w:pPr>
      <w:r w:rsidRPr="00F454C0">
        <w:t>FSU-SAM</w:t>
      </w:r>
    </w:p>
    <w:p w14:paraId="4FCD1A4F" w14:textId="77777777" w:rsidR="00287DBA" w:rsidRPr="00F454C0" w:rsidRDefault="00287DBA" w:rsidP="008A4C79">
      <w:pPr>
        <w:pStyle w:val="DocumentText10pt"/>
        <w:numPr>
          <w:ilvl w:val="0"/>
          <w:numId w:val="15"/>
        </w:numPr>
      </w:pPr>
      <w:proofErr w:type="spellStart"/>
      <w:r w:rsidRPr="00F454C0">
        <w:t>Gridscape</w:t>
      </w:r>
      <w:proofErr w:type="spellEnd"/>
    </w:p>
    <w:p w14:paraId="0A771B20" w14:textId="77777777" w:rsidR="00287DBA" w:rsidRPr="00F454C0" w:rsidRDefault="00287DBA" w:rsidP="008A4C79">
      <w:pPr>
        <w:pStyle w:val="DocumentText10pt"/>
        <w:numPr>
          <w:ilvl w:val="0"/>
          <w:numId w:val="15"/>
        </w:numPr>
      </w:pPr>
      <w:r w:rsidRPr="00F454C0">
        <w:t>HCM</w:t>
      </w:r>
    </w:p>
    <w:p w14:paraId="1658469C" w14:textId="77777777" w:rsidR="00287DBA" w:rsidRPr="00F454C0" w:rsidRDefault="00287DBA" w:rsidP="008A4C79">
      <w:pPr>
        <w:pStyle w:val="DocumentText10pt"/>
        <w:numPr>
          <w:ilvl w:val="0"/>
          <w:numId w:val="15"/>
        </w:numPr>
      </w:pPr>
      <w:r w:rsidRPr="00F454C0">
        <w:t>MPC</w:t>
      </w:r>
    </w:p>
    <w:p w14:paraId="53999A0D" w14:textId="77777777" w:rsidR="00287DBA" w:rsidRPr="00F454C0" w:rsidRDefault="00287DBA" w:rsidP="008A4C79">
      <w:pPr>
        <w:pStyle w:val="DocumentText10pt"/>
        <w:numPr>
          <w:ilvl w:val="0"/>
          <w:numId w:val="15"/>
        </w:numPr>
      </w:pPr>
      <w:r w:rsidRPr="00F454C0">
        <w:t>NC</w:t>
      </w:r>
    </w:p>
    <w:p w14:paraId="46B7B439" w14:textId="77777777" w:rsidR="00287DBA" w:rsidRPr="00F454C0" w:rsidRDefault="00287DBA" w:rsidP="008A4C79">
      <w:pPr>
        <w:pStyle w:val="DocumentText10pt"/>
        <w:numPr>
          <w:ilvl w:val="0"/>
          <w:numId w:val="15"/>
        </w:numPr>
      </w:pPr>
      <w:r w:rsidRPr="00F454C0">
        <w:t>ODS</w:t>
      </w:r>
    </w:p>
    <w:p w14:paraId="1089BDD6" w14:textId="77777777" w:rsidR="00287DBA" w:rsidRPr="006A1C14" w:rsidRDefault="00287DBA" w:rsidP="008A4C79">
      <w:pPr>
        <w:pStyle w:val="DocumentText10pt"/>
        <w:numPr>
          <w:ilvl w:val="0"/>
          <w:numId w:val="15"/>
        </w:numPr>
        <w:rPr>
          <w:szCs w:val="20"/>
        </w:rPr>
      </w:pPr>
      <w:r w:rsidRPr="006A1C14">
        <w:rPr>
          <w:szCs w:val="20"/>
        </w:rPr>
        <w:t>SIQ</w:t>
      </w:r>
    </w:p>
    <w:p w14:paraId="64B19CCB" w14:textId="77777777" w:rsidR="009E2ABD" w:rsidRDefault="00287DBA" w:rsidP="008A4C79">
      <w:pPr>
        <w:pStyle w:val="DocumentText10pt"/>
        <w:numPr>
          <w:ilvl w:val="0"/>
          <w:numId w:val="15"/>
        </w:numPr>
      </w:pPr>
      <w:proofErr w:type="spellStart"/>
      <w:r w:rsidRPr="006A1C14">
        <w:rPr>
          <w:szCs w:val="20"/>
        </w:rPr>
        <w:t>NetMgr</w:t>
      </w:r>
      <w:proofErr w:type="spellEnd"/>
    </w:p>
    <w:p w14:paraId="6450FBA3" w14:textId="04424259" w:rsidR="009E2ABD" w:rsidRDefault="00287DBA" w:rsidP="008A4C79">
      <w:pPr>
        <w:pStyle w:val="DocumentText10pt"/>
        <w:numPr>
          <w:ilvl w:val="0"/>
          <w:numId w:val="15"/>
        </w:numPr>
      </w:pPr>
      <w:proofErr w:type="spellStart"/>
      <w:r w:rsidRPr="00F454C0">
        <w:t>CATool</w:t>
      </w:r>
      <w:r w:rsidR="009E2ABD">
        <w:t>s</w:t>
      </w:r>
      <w:proofErr w:type="spellEnd"/>
    </w:p>
    <w:p w14:paraId="55FB9B3C" w14:textId="77777777" w:rsidR="009E2ABD" w:rsidRDefault="009E2ABD" w:rsidP="009E2ABD">
      <w:pPr>
        <w:pStyle w:val="DocumentText10pt"/>
      </w:pPr>
    </w:p>
    <w:p w14:paraId="50CD98CC" w14:textId="67C577B5" w:rsidR="000555EE" w:rsidRDefault="000555EE" w:rsidP="000555EE">
      <w:pPr>
        <w:pStyle w:val="Heading2"/>
      </w:pPr>
      <w:bookmarkStart w:id="81" w:name="_Toc206758610"/>
      <w:r>
        <w:t>SIQ</w:t>
      </w:r>
      <w:bookmarkEnd w:id="81"/>
    </w:p>
    <w:p w14:paraId="7A6BA1D9" w14:textId="77777777" w:rsidR="000555EE" w:rsidRDefault="000555EE" w:rsidP="000555EE">
      <w:pPr>
        <w:pStyle w:val="DocumentText10pt"/>
      </w:pPr>
    </w:p>
    <w:p w14:paraId="0E2CF693" w14:textId="43E7DCB7" w:rsidR="000555EE" w:rsidRDefault="000555EE" w:rsidP="000555EE">
      <w:pPr>
        <w:pStyle w:val="DocumentText10pt"/>
      </w:pPr>
      <w:r>
        <w:t>The SIQ test cases to be executed are listed below with details tests in the attached spreadsheet</w:t>
      </w:r>
      <w:r w:rsidR="009C64CE">
        <w:t xml:space="preserve"> but will be focused for meter FW end to end testing</w:t>
      </w:r>
      <w:r>
        <w:t>.</w:t>
      </w:r>
    </w:p>
    <w:p w14:paraId="1DB0AD7A" w14:textId="77777777" w:rsidR="000555EE" w:rsidRDefault="000555EE" w:rsidP="009E2ABD">
      <w:pPr>
        <w:pStyle w:val="DocumentText10pt"/>
      </w:pPr>
    </w:p>
    <w:p w14:paraId="6591B491" w14:textId="77777777" w:rsidR="000555EE" w:rsidRDefault="000555EE" w:rsidP="009E2ABD">
      <w:pPr>
        <w:pStyle w:val="DocumentText10pt"/>
      </w:pPr>
    </w:p>
    <w:p w14:paraId="5AA7A799" w14:textId="77777777" w:rsidR="0016649E" w:rsidRDefault="0016649E" w:rsidP="008A4C79">
      <w:pPr>
        <w:pStyle w:val="DocumentText10pt"/>
        <w:numPr>
          <w:ilvl w:val="0"/>
          <w:numId w:val="15"/>
        </w:numPr>
      </w:pPr>
      <w:r>
        <w:t>Devices</w:t>
      </w:r>
    </w:p>
    <w:p w14:paraId="6CD57BC9" w14:textId="77777777" w:rsidR="0016649E" w:rsidRDefault="0016649E" w:rsidP="008A4C79">
      <w:pPr>
        <w:pStyle w:val="DocumentText10pt"/>
        <w:numPr>
          <w:ilvl w:val="0"/>
          <w:numId w:val="15"/>
        </w:numPr>
      </w:pPr>
      <w:r>
        <w:lastRenderedPageBreak/>
        <w:t>Events</w:t>
      </w:r>
    </w:p>
    <w:p w14:paraId="54FABABD" w14:textId="77777777" w:rsidR="0016649E" w:rsidRDefault="0016649E" w:rsidP="008A4C79">
      <w:pPr>
        <w:pStyle w:val="DocumentText10pt"/>
        <w:numPr>
          <w:ilvl w:val="0"/>
          <w:numId w:val="15"/>
        </w:numPr>
      </w:pPr>
      <w:r>
        <w:t>General</w:t>
      </w:r>
    </w:p>
    <w:p w14:paraId="31DAD414" w14:textId="77777777" w:rsidR="0016649E" w:rsidRDefault="0016649E" w:rsidP="008A4C79">
      <w:pPr>
        <w:pStyle w:val="DocumentText10pt"/>
        <w:numPr>
          <w:ilvl w:val="0"/>
          <w:numId w:val="15"/>
        </w:numPr>
      </w:pPr>
      <w:r>
        <w:t>Jobs</w:t>
      </w:r>
    </w:p>
    <w:p w14:paraId="510921BF" w14:textId="7637B8CC" w:rsidR="00A42D28" w:rsidRDefault="0016649E" w:rsidP="00A42D28">
      <w:pPr>
        <w:pStyle w:val="DocumentText10pt"/>
        <w:numPr>
          <w:ilvl w:val="0"/>
          <w:numId w:val="15"/>
        </w:numPr>
      </w:pPr>
      <w:r>
        <w:t>Profiles</w:t>
      </w:r>
    </w:p>
    <w:p w14:paraId="6710E908" w14:textId="6B03437A" w:rsidR="00A42D28" w:rsidRDefault="00CD6DB8" w:rsidP="00A42D28">
      <w:pPr>
        <w:pStyle w:val="Heading2"/>
      </w:pPr>
      <w:bookmarkStart w:id="82" w:name="_Toc206758611"/>
      <w:r>
        <w:t>Test Cases and Defects Covered</w:t>
      </w:r>
      <w:bookmarkEnd w:id="82"/>
    </w:p>
    <w:bookmarkStart w:id="83" w:name="_MON_1817368964"/>
    <w:bookmarkEnd w:id="83"/>
    <w:p w14:paraId="77407FE6" w14:textId="42A33323" w:rsidR="00CD6DB8" w:rsidRDefault="00304088" w:rsidP="00CD6DB8">
      <w:pPr>
        <w:pStyle w:val="DocumentText10pt"/>
        <w:rPr>
          <w:lang w:val="en-US"/>
        </w:rPr>
      </w:pPr>
      <w:r>
        <w:rPr>
          <w:lang w:val="en-US"/>
        </w:rPr>
        <w:object w:dxaOrig="1376" w:dyaOrig="899" w14:anchorId="5D14FD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4pt" o:ole="">
            <v:imagedata r:id="rId17" o:title=""/>
          </v:shape>
          <o:OLEObject Type="Embed" ProgID="Excel.Sheet.12" ShapeID="_x0000_i1025" DrawAspect="Icon" ObjectID="_1832909029" r:id="rId18"/>
        </w:object>
      </w:r>
    </w:p>
    <w:p w14:paraId="03670AB6" w14:textId="64A92EE9" w:rsidR="00333340" w:rsidRDefault="00333340" w:rsidP="00333340">
      <w:pPr>
        <w:pStyle w:val="Heading2"/>
      </w:pPr>
      <w:bookmarkStart w:id="84" w:name="_Defects_Recorded"/>
      <w:bookmarkStart w:id="85" w:name="_Toc206758612"/>
      <w:bookmarkStart w:id="86" w:name="_Toc380157406"/>
      <w:bookmarkEnd w:id="84"/>
      <w:r>
        <w:t>Release Notes Analysis</w:t>
      </w:r>
      <w:bookmarkEnd w:id="85"/>
    </w:p>
    <w:p w14:paraId="0B08FB94" w14:textId="77777777" w:rsidR="001856B3" w:rsidRPr="001856B3" w:rsidRDefault="001856B3" w:rsidP="001856B3">
      <w:pPr>
        <w:pStyle w:val="DocumentText10pt"/>
        <w:rPr>
          <w:lang w:val="en-US"/>
        </w:rPr>
      </w:pPr>
    </w:p>
    <w:p w14:paraId="4440B8FF" w14:textId="3A51254A" w:rsidR="004A161E" w:rsidRDefault="001856B3" w:rsidP="004A161E">
      <w:pPr>
        <w:pStyle w:val="DocumentText10pt"/>
        <w:rPr>
          <w:lang w:val="en-US"/>
        </w:rPr>
      </w:pPr>
      <w:r>
        <w:rPr>
          <w:lang w:val="en-US"/>
        </w:rPr>
        <w:object w:dxaOrig="1543" w:dyaOrig="998" w14:anchorId="56105881">
          <v:shape id="_x0000_i1026" type="#_x0000_t75" style="width:77pt;height:50.5pt" o:ole="">
            <v:imagedata r:id="rId19" o:title=""/>
          </v:shape>
          <o:OLEObject Type="Embed" ProgID="AcroExch.Document.DC" ShapeID="_x0000_i1026" DrawAspect="Icon" ObjectID="_1832909030" r:id="rId20"/>
        </w:object>
      </w:r>
    </w:p>
    <w:p w14:paraId="35501D8A" w14:textId="77777777" w:rsidR="004A161E" w:rsidRPr="004A161E" w:rsidRDefault="004A161E" w:rsidP="004A161E">
      <w:pPr>
        <w:pStyle w:val="DocumentText10pt"/>
        <w:rPr>
          <w:lang w:val="en-US"/>
        </w:rPr>
      </w:pPr>
    </w:p>
    <w:p w14:paraId="07386121" w14:textId="75D5A907" w:rsidR="004C0D96" w:rsidRDefault="00C82DE0" w:rsidP="00E044A8">
      <w:pPr>
        <w:pStyle w:val="DocumentText10pt"/>
        <w:rPr>
          <w:lang w:val="en-US"/>
        </w:rPr>
      </w:pPr>
      <w:r w:rsidRPr="00C82DE0">
        <w:rPr>
          <w:lang w:val="en-US"/>
        </w:rPr>
        <w:t xml:space="preserve">R64 meter FW was tested and approved. R64 to R65 has just 2 </w:t>
      </w:r>
      <w:del w:id="87" w:author="Watson, Graeme" w:date="2025-08-22T14:50:00Z" w16du:dateUtc="2025-08-22T04:50:00Z">
        <w:r w:rsidRPr="00C82DE0">
          <w:rPr>
            <w:lang w:val="en-US"/>
          </w:rPr>
          <w:delText>line</w:delText>
        </w:r>
      </w:del>
      <w:ins w:id="88" w:author="Watson, Graeme" w:date="2025-08-22T14:50:00Z" w16du:dateUtc="2025-08-22T04:50:00Z">
        <w:r w:rsidR="00E2197C" w:rsidRPr="00C82DE0">
          <w:rPr>
            <w:lang w:val="en-US"/>
          </w:rPr>
          <w:t>lines</w:t>
        </w:r>
      </w:ins>
      <w:r w:rsidRPr="00C82DE0">
        <w:rPr>
          <w:lang w:val="en-US"/>
        </w:rPr>
        <w:t xml:space="preserve"> of code change to eliminate the defect due to LP channel memory allocation. R65 to R66 has another minor change that prevents the meter </w:t>
      </w:r>
      <w:del w:id="89" w:author="Watson, Graeme" w:date="2025-08-22T14:50:00Z" w16du:dateUtc="2025-08-22T04:50:00Z">
        <w:r w:rsidRPr="00C82DE0">
          <w:rPr>
            <w:lang w:val="en-US"/>
          </w:rPr>
          <w:delText>to be</w:delText>
        </w:r>
      </w:del>
      <w:ins w:id="90" w:author="Watson, Graeme" w:date="2025-08-22T14:50:00Z" w16du:dateUtc="2025-08-22T04:50:00Z">
        <w:r w:rsidR="00E2197C" w:rsidRPr="00C82DE0">
          <w:rPr>
            <w:lang w:val="en-US"/>
          </w:rPr>
          <w:t>from being</w:t>
        </w:r>
      </w:ins>
      <w:r w:rsidRPr="00C82DE0">
        <w:rPr>
          <w:lang w:val="en-US"/>
        </w:rPr>
        <w:t xml:space="preserve"> bricked in manufacturing. Due to these reasons, it is not expected that R66 will be fixing any defects </w:t>
      </w:r>
      <w:del w:id="91" w:author="Watson, Graeme" w:date="2025-08-22T14:50:00Z" w16du:dateUtc="2025-08-22T04:50:00Z">
        <w:r w:rsidRPr="00C82DE0">
          <w:rPr>
            <w:lang w:val="en-US"/>
          </w:rPr>
          <w:delText>those</w:delText>
        </w:r>
      </w:del>
      <w:ins w:id="92" w:author="Watson, Graeme" w:date="2025-08-22T14:50:00Z" w16du:dateUtc="2025-08-22T04:50:00Z">
        <w:r w:rsidR="00BA5E33" w:rsidRPr="00C82DE0">
          <w:rPr>
            <w:lang w:val="en-US"/>
          </w:rPr>
          <w:t>that</w:t>
        </w:r>
      </w:ins>
      <w:r w:rsidRPr="00C82DE0">
        <w:rPr>
          <w:lang w:val="en-US"/>
        </w:rPr>
        <w:t xml:space="preserve"> were observed during R64 testing. So, there will be no defects testing other than 2 </w:t>
      </w:r>
      <w:del w:id="93" w:author="Watson, Graeme" w:date="2025-08-22T14:50:00Z" w16du:dateUtc="2025-08-22T04:50:00Z">
        <w:r w:rsidRPr="00C82DE0">
          <w:rPr>
            <w:lang w:val="en-US"/>
          </w:rPr>
          <w:delText>issue</w:delText>
        </w:r>
      </w:del>
      <w:ins w:id="94" w:author="Watson, Graeme" w:date="2025-08-22T14:50:00Z" w16du:dateUtc="2025-08-22T04:50:00Z">
        <w:r w:rsidR="00BA5E33" w:rsidRPr="00C82DE0">
          <w:rPr>
            <w:lang w:val="en-US"/>
          </w:rPr>
          <w:t>issues</w:t>
        </w:r>
      </w:ins>
      <w:r w:rsidRPr="00C82DE0">
        <w:rPr>
          <w:lang w:val="en-US"/>
        </w:rPr>
        <w:t xml:space="preserve"> discussed.</w:t>
      </w:r>
    </w:p>
    <w:p w14:paraId="37FB0B82" w14:textId="77777777" w:rsidR="004C0D96" w:rsidRPr="00E044A8" w:rsidRDefault="004C0D96" w:rsidP="00E044A8">
      <w:pPr>
        <w:pStyle w:val="DocumentText10pt"/>
        <w:rPr>
          <w:lang w:val="en-US"/>
        </w:rPr>
      </w:pPr>
    </w:p>
    <w:p w14:paraId="3FAE906E" w14:textId="4DB60DB6" w:rsidR="009E2ABD" w:rsidRDefault="009E2ABD">
      <w:pPr>
        <w:rPr>
          <w:b/>
          <w:bCs/>
          <w:color w:val="FFFFFF" w:themeColor="background1"/>
          <w:kern w:val="32"/>
          <w:szCs w:val="20"/>
        </w:rPr>
      </w:pPr>
    </w:p>
    <w:p w14:paraId="676156C0" w14:textId="311D515B" w:rsidR="00333340" w:rsidRPr="006A1C14" w:rsidRDefault="00333340">
      <w:pPr>
        <w:rPr>
          <w:b/>
          <w:bCs/>
          <w:color w:val="FFFFFF" w:themeColor="background1"/>
          <w:kern w:val="32"/>
          <w:szCs w:val="20"/>
        </w:rPr>
      </w:pPr>
    </w:p>
    <w:p w14:paraId="12B73699" w14:textId="77777777" w:rsidR="00A42D28" w:rsidRDefault="00A42D28">
      <w:pPr>
        <w:spacing w:line="240" w:lineRule="auto"/>
        <w:rPr>
          <w:b/>
          <w:bCs/>
          <w:color w:val="FFFFFF" w:themeColor="background1"/>
          <w:kern w:val="32"/>
          <w:sz w:val="32"/>
          <w:szCs w:val="44"/>
        </w:rPr>
      </w:pPr>
      <w:r>
        <w:br w:type="page"/>
      </w:r>
    </w:p>
    <w:p w14:paraId="1B8C166D" w14:textId="19C76D42" w:rsidR="00E716EA" w:rsidRPr="00082115" w:rsidRDefault="00E716EA" w:rsidP="00082115">
      <w:pPr>
        <w:pStyle w:val="Heading1"/>
      </w:pPr>
      <w:bookmarkStart w:id="95" w:name="_Toc206758613"/>
      <w:r w:rsidRPr="00082115">
        <w:lastRenderedPageBreak/>
        <w:t>Revision</w:t>
      </w:r>
      <w:bookmarkEnd w:id="86"/>
      <w:bookmarkEnd w:id="95"/>
    </w:p>
    <w:tbl>
      <w:tblPr>
        <w:tblW w:w="9639" w:type="dxa"/>
        <w:tblBorders>
          <w:bottom w:val="single" w:sz="4" w:space="0" w:color="auto"/>
          <w:insideH w:val="single" w:sz="4" w:space="0" w:color="auto"/>
        </w:tblBorders>
        <w:tblLook w:val="01E0" w:firstRow="1" w:lastRow="1" w:firstColumn="1" w:lastColumn="1" w:noHBand="0" w:noVBand="0"/>
      </w:tblPr>
      <w:tblGrid>
        <w:gridCol w:w="1161"/>
        <w:gridCol w:w="2066"/>
        <w:gridCol w:w="1926"/>
        <w:gridCol w:w="4486"/>
      </w:tblGrid>
      <w:tr w:rsidR="00E716EA" w:rsidRPr="00D219AC" w14:paraId="1A95E793" w14:textId="77777777" w:rsidTr="192311FB">
        <w:tc>
          <w:tcPr>
            <w:tcW w:w="1161" w:type="dxa"/>
            <w:vAlign w:val="center"/>
          </w:tcPr>
          <w:p w14:paraId="684513BC" w14:textId="77777777" w:rsidR="00E716EA" w:rsidRPr="00D219AC" w:rsidRDefault="00E716EA" w:rsidP="001F58C5">
            <w:pPr>
              <w:pStyle w:val="TableColumnText"/>
              <w:rPr>
                <w:rFonts w:eastAsia="Calibri"/>
                <w:sz w:val="16"/>
                <w:szCs w:val="16"/>
              </w:rPr>
            </w:pPr>
            <w:r w:rsidRPr="00D219AC">
              <w:rPr>
                <w:rFonts w:eastAsia="Calibri"/>
                <w:sz w:val="16"/>
                <w:szCs w:val="16"/>
              </w:rPr>
              <w:t>Version</w:t>
            </w:r>
          </w:p>
        </w:tc>
        <w:tc>
          <w:tcPr>
            <w:tcW w:w="2066" w:type="dxa"/>
            <w:vAlign w:val="center"/>
          </w:tcPr>
          <w:p w14:paraId="3D12FFB8" w14:textId="77777777" w:rsidR="00E716EA" w:rsidRPr="00D219AC" w:rsidRDefault="00E716EA" w:rsidP="001F58C5">
            <w:pPr>
              <w:pStyle w:val="TableColumnText"/>
              <w:rPr>
                <w:rFonts w:eastAsia="Calibri"/>
                <w:sz w:val="16"/>
                <w:szCs w:val="16"/>
              </w:rPr>
            </w:pPr>
            <w:r w:rsidRPr="00D219AC">
              <w:rPr>
                <w:rFonts w:eastAsia="Calibri"/>
                <w:sz w:val="16"/>
                <w:szCs w:val="16"/>
              </w:rPr>
              <w:t>Date</w:t>
            </w:r>
          </w:p>
        </w:tc>
        <w:tc>
          <w:tcPr>
            <w:tcW w:w="1926" w:type="dxa"/>
            <w:vAlign w:val="center"/>
          </w:tcPr>
          <w:p w14:paraId="1CE90951" w14:textId="77777777" w:rsidR="00E716EA" w:rsidRPr="00D219AC" w:rsidRDefault="00E716EA" w:rsidP="001F58C5">
            <w:pPr>
              <w:pStyle w:val="TableColumnText"/>
              <w:rPr>
                <w:rFonts w:eastAsia="Calibri"/>
                <w:sz w:val="16"/>
                <w:szCs w:val="16"/>
              </w:rPr>
            </w:pPr>
            <w:r w:rsidRPr="00D219AC">
              <w:rPr>
                <w:rFonts w:eastAsia="Calibri"/>
                <w:sz w:val="16"/>
                <w:szCs w:val="16"/>
              </w:rPr>
              <w:t>Updated by</w:t>
            </w:r>
          </w:p>
        </w:tc>
        <w:tc>
          <w:tcPr>
            <w:tcW w:w="4486" w:type="dxa"/>
            <w:vAlign w:val="center"/>
          </w:tcPr>
          <w:p w14:paraId="3317293D" w14:textId="77777777" w:rsidR="00E716EA" w:rsidRPr="00D219AC" w:rsidRDefault="00E716EA" w:rsidP="001F58C5">
            <w:pPr>
              <w:pStyle w:val="TableColumnText"/>
              <w:rPr>
                <w:rFonts w:eastAsia="Calibri"/>
                <w:sz w:val="16"/>
                <w:szCs w:val="16"/>
              </w:rPr>
            </w:pPr>
            <w:r w:rsidRPr="00D219AC">
              <w:rPr>
                <w:rFonts w:eastAsia="Calibri"/>
                <w:sz w:val="16"/>
                <w:szCs w:val="16"/>
              </w:rPr>
              <w:t>Comments</w:t>
            </w:r>
          </w:p>
        </w:tc>
      </w:tr>
      <w:tr w:rsidR="00E716EA" w:rsidRPr="00D219AC" w14:paraId="1731244E" w14:textId="77777777" w:rsidTr="192311FB">
        <w:tc>
          <w:tcPr>
            <w:tcW w:w="1161" w:type="dxa"/>
            <w:vAlign w:val="center"/>
          </w:tcPr>
          <w:p w14:paraId="03E1A0C9" w14:textId="77777777" w:rsidR="00E716EA" w:rsidRPr="00D219AC" w:rsidRDefault="00751945" w:rsidP="001F58C5">
            <w:pPr>
              <w:pStyle w:val="TableText"/>
              <w:rPr>
                <w:rFonts w:eastAsia="Calibri"/>
                <w:sz w:val="16"/>
                <w:szCs w:val="16"/>
              </w:rPr>
            </w:pPr>
            <w:r w:rsidRPr="00D219AC">
              <w:rPr>
                <w:rFonts w:eastAsia="Calibri"/>
                <w:sz w:val="16"/>
                <w:szCs w:val="16"/>
              </w:rPr>
              <w:t>0.1</w:t>
            </w:r>
          </w:p>
        </w:tc>
        <w:tc>
          <w:tcPr>
            <w:tcW w:w="2066" w:type="dxa"/>
            <w:vAlign w:val="center"/>
          </w:tcPr>
          <w:p w14:paraId="01E20335" w14:textId="36D8840A" w:rsidR="00E716EA" w:rsidRPr="00D219AC" w:rsidRDefault="00AD01E7" w:rsidP="002C2012">
            <w:pPr>
              <w:pStyle w:val="TableText"/>
              <w:rPr>
                <w:rFonts w:eastAsia="Calibri"/>
                <w:sz w:val="16"/>
                <w:szCs w:val="16"/>
              </w:rPr>
            </w:pPr>
            <w:r>
              <w:rPr>
                <w:rFonts w:eastAsia="Calibri"/>
                <w:sz w:val="16"/>
                <w:szCs w:val="16"/>
              </w:rPr>
              <w:t>21</w:t>
            </w:r>
            <w:r w:rsidR="00B81345">
              <w:rPr>
                <w:rFonts w:eastAsia="Calibri"/>
                <w:sz w:val="16"/>
                <w:szCs w:val="16"/>
              </w:rPr>
              <w:t xml:space="preserve"> </w:t>
            </w:r>
            <w:r w:rsidR="00EE115E">
              <w:rPr>
                <w:rFonts w:eastAsia="Calibri"/>
                <w:sz w:val="16"/>
                <w:szCs w:val="16"/>
              </w:rPr>
              <w:t>August</w:t>
            </w:r>
            <w:r w:rsidR="00B81345">
              <w:rPr>
                <w:rFonts w:eastAsia="Calibri"/>
                <w:sz w:val="16"/>
                <w:szCs w:val="16"/>
              </w:rPr>
              <w:t xml:space="preserve"> </w:t>
            </w:r>
            <w:r w:rsidR="00E35C99" w:rsidRPr="00D219AC">
              <w:rPr>
                <w:rFonts w:eastAsia="Calibri"/>
                <w:sz w:val="16"/>
                <w:szCs w:val="16"/>
              </w:rPr>
              <w:t>20</w:t>
            </w:r>
            <w:r w:rsidR="00C2764C" w:rsidRPr="00D219AC">
              <w:rPr>
                <w:rFonts w:eastAsia="Calibri"/>
                <w:sz w:val="16"/>
                <w:szCs w:val="16"/>
              </w:rPr>
              <w:t>2</w:t>
            </w:r>
            <w:r w:rsidR="00EE115E">
              <w:rPr>
                <w:rFonts w:eastAsia="Calibri"/>
                <w:sz w:val="16"/>
                <w:szCs w:val="16"/>
              </w:rPr>
              <w:t>5</w:t>
            </w:r>
          </w:p>
        </w:tc>
        <w:tc>
          <w:tcPr>
            <w:tcW w:w="1926" w:type="dxa"/>
            <w:vAlign w:val="center"/>
          </w:tcPr>
          <w:p w14:paraId="56A1C6F8" w14:textId="4E96507F" w:rsidR="00E716EA" w:rsidRPr="00D219AC" w:rsidRDefault="00216B98" w:rsidP="001F58C5">
            <w:pPr>
              <w:pStyle w:val="TableText"/>
              <w:rPr>
                <w:rFonts w:eastAsia="Calibri"/>
                <w:sz w:val="16"/>
                <w:szCs w:val="16"/>
              </w:rPr>
            </w:pPr>
            <w:r>
              <w:rPr>
                <w:rFonts w:eastAsia="Calibri"/>
                <w:sz w:val="16"/>
                <w:szCs w:val="16"/>
              </w:rPr>
              <w:t>M Kalra</w:t>
            </w:r>
          </w:p>
        </w:tc>
        <w:tc>
          <w:tcPr>
            <w:tcW w:w="4486" w:type="dxa"/>
            <w:vAlign w:val="center"/>
          </w:tcPr>
          <w:p w14:paraId="175AF336" w14:textId="19F91364" w:rsidR="00E716EA" w:rsidRPr="00D219AC" w:rsidRDefault="00795354" w:rsidP="001F58C5">
            <w:pPr>
              <w:pStyle w:val="TableText"/>
              <w:rPr>
                <w:rFonts w:eastAsia="Calibri"/>
                <w:sz w:val="16"/>
                <w:szCs w:val="16"/>
              </w:rPr>
            </w:pPr>
            <w:r>
              <w:rPr>
                <w:rFonts w:eastAsia="Calibri"/>
                <w:sz w:val="16"/>
                <w:szCs w:val="16"/>
              </w:rPr>
              <w:t>Initial</w:t>
            </w:r>
          </w:p>
        </w:tc>
      </w:tr>
      <w:tr w:rsidR="00564D23" w:rsidRPr="00D219AC" w14:paraId="7C74D77C" w14:textId="77777777" w:rsidTr="192311FB">
        <w:tc>
          <w:tcPr>
            <w:tcW w:w="1161" w:type="dxa"/>
            <w:vAlign w:val="center"/>
          </w:tcPr>
          <w:p w14:paraId="534A74F7" w14:textId="00E0F690" w:rsidR="00564D23" w:rsidRPr="00D219AC" w:rsidRDefault="00564D23" w:rsidP="56C07156">
            <w:pPr>
              <w:pStyle w:val="TableText"/>
              <w:rPr>
                <w:rFonts w:eastAsia="Century Gothic" w:cs="Century Gothic"/>
                <w:sz w:val="16"/>
                <w:szCs w:val="16"/>
              </w:rPr>
            </w:pPr>
          </w:p>
        </w:tc>
        <w:tc>
          <w:tcPr>
            <w:tcW w:w="2066" w:type="dxa"/>
            <w:vAlign w:val="center"/>
          </w:tcPr>
          <w:p w14:paraId="6A75FD25" w14:textId="1AC1337D" w:rsidR="00564D23" w:rsidRPr="00D219AC" w:rsidRDefault="00564D23" w:rsidP="56C07156">
            <w:pPr>
              <w:pStyle w:val="TableText"/>
              <w:rPr>
                <w:rFonts w:eastAsia="Century Gothic" w:cs="Century Gothic"/>
                <w:sz w:val="16"/>
                <w:szCs w:val="16"/>
              </w:rPr>
            </w:pPr>
          </w:p>
        </w:tc>
        <w:tc>
          <w:tcPr>
            <w:tcW w:w="1926" w:type="dxa"/>
            <w:vAlign w:val="center"/>
          </w:tcPr>
          <w:p w14:paraId="4B7D7757" w14:textId="67574A10" w:rsidR="00564D23" w:rsidRPr="00D219AC" w:rsidRDefault="00564D23" w:rsidP="56C07156">
            <w:pPr>
              <w:pStyle w:val="TableText"/>
              <w:rPr>
                <w:rFonts w:eastAsia="Century Gothic" w:cs="Century Gothic"/>
                <w:sz w:val="16"/>
                <w:szCs w:val="16"/>
              </w:rPr>
            </w:pPr>
          </w:p>
        </w:tc>
        <w:tc>
          <w:tcPr>
            <w:tcW w:w="4486" w:type="dxa"/>
            <w:vAlign w:val="center"/>
          </w:tcPr>
          <w:p w14:paraId="27582AF6" w14:textId="0D112F7B" w:rsidR="00564D23" w:rsidRPr="00D219AC" w:rsidRDefault="00564D23" w:rsidP="56C07156">
            <w:pPr>
              <w:pStyle w:val="TableText"/>
              <w:rPr>
                <w:rFonts w:eastAsia="Century Gothic" w:cs="Century Gothic"/>
                <w:sz w:val="16"/>
                <w:szCs w:val="16"/>
              </w:rPr>
            </w:pPr>
          </w:p>
        </w:tc>
      </w:tr>
      <w:tr w:rsidR="00E404BE" w:rsidRPr="00D219AC" w14:paraId="6594526D" w14:textId="77777777" w:rsidTr="192311FB">
        <w:tc>
          <w:tcPr>
            <w:tcW w:w="1161" w:type="dxa"/>
            <w:vAlign w:val="center"/>
          </w:tcPr>
          <w:p w14:paraId="649B1B56" w14:textId="0E2AC08F" w:rsidR="00E404BE" w:rsidRPr="00D219AC" w:rsidRDefault="00E404BE" w:rsidP="001F58C5">
            <w:pPr>
              <w:pStyle w:val="TableText"/>
              <w:rPr>
                <w:rFonts w:eastAsia="Calibri"/>
                <w:sz w:val="16"/>
                <w:szCs w:val="16"/>
              </w:rPr>
            </w:pPr>
          </w:p>
        </w:tc>
        <w:tc>
          <w:tcPr>
            <w:tcW w:w="2066" w:type="dxa"/>
            <w:vAlign w:val="center"/>
          </w:tcPr>
          <w:p w14:paraId="2D7498BF" w14:textId="06733E54" w:rsidR="00E404BE" w:rsidRPr="00D219AC" w:rsidRDefault="00E404BE" w:rsidP="002C2012">
            <w:pPr>
              <w:pStyle w:val="TableText"/>
              <w:rPr>
                <w:rFonts w:eastAsia="Calibri"/>
                <w:sz w:val="16"/>
                <w:szCs w:val="16"/>
              </w:rPr>
            </w:pPr>
          </w:p>
        </w:tc>
        <w:tc>
          <w:tcPr>
            <w:tcW w:w="1926" w:type="dxa"/>
            <w:vAlign w:val="center"/>
          </w:tcPr>
          <w:p w14:paraId="6D149D71" w14:textId="5FD4EC1F" w:rsidR="00E404BE" w:rsidRPr="00D219AC" w:rsidRDefault="00E404BE" w:rsidP="001F58C5">
            <w:pPr>
              <w:pStyle w:val="TableText"/>
              <w:rPr>
                <w:rFonts w:eastAsia="Calibri"/>
                <w:sz w:val="16"/>
                <w:szCs w:val="16"/>
              </w:rPr>
            </w:pPr>
          </w:p>
        </w:tc>
        <w:tc>
          <w:tcPr>
            <w:tcW w:w="4486" w:type="dxa"/>
            <w:vAlign w:val="center"/>
          </w:tcPr>
          <w:p w14:paraId="4AE8F1E2" w14:textId="515FB5F9" w:rsidR="00E404BE" w:rsidRPr="00D219AC" w:rsidRDefault="00E404BE" w:rsidP="001F58C5">
            <w:pPr>
              <w:pStyle w:val="TableText"/>
              <w:rPr>
                <w:rFonts w:eastAsia="Calibri"/>
                <w:sz w:val="16"/>
                <w:szCs w:val="16"/>
              </w:rPr>
            </w:pPr>
          </w:p>
        </w:tc>
      </w:tr>
      <w:tr w:rsidR="00E77F50" w:rsidRPr="00D219AC" w14:paraId="2AA18196" w14:textId="77777777" w:rsidTr="192311FB">
        <w:tc>
          <w:tcPr>
            <w:tcW w:w="1161" w:type="dxa"/>
            <w:vAlign w:val="center"/>
          </w:tcPr>
          <w:p w14:paraId="14F5F363" w14:textId="644A0133" w:rsidR="00E77F50" w:rsidRDefault="00E77F50" w:rsidP="001F58C5">
            <w:pPr>
              <w:pStyle w:val="TableText"/>
              <w:rPr>
                <w:rFonts w:eastAsia="Calibri"/>
                <w:sz w:val="16"/>
                <w:szCs w:val="16"/>
              </w:rPr>
            </w:pPr>
          </w:p>
        </w:tc>
        <w:tc>
          <w:tcPr>
            <w:tcW w:w="2066" w:type="dxa"/>
            <w:vAlign w:val="center"/>
          </w:tcPr>
          <w:p w14:paraId="3A86DAB5" w14:textId="3E7331CB" w:rsidR="00E77F50" w:rsidRDefault="00E77F50" w:rsidP="002C2012">
            <w:pPr>
              <w:pStyle w:val="TableText"/>
              <w:rPr>
                <w:rFonts w:eastAsia="Calibri"/>
                <w:sz w:val="16"/>
                <w:szCs w:val="16"/>
              </w:rPr>
            </w:pPr>
          </w:p>
        </w:tc>
        <w:tc>
          <w:tcPr>
            <w:tcW w:w="1926" w:type="dxa"/>
            <w:vAlign w:val="center"/>
          </w:tcPr>
          <w:p w14:paraId="62811F01" w14:textId="78D92BD3" w:rsidR="00E77F50" w:rsidRDefault="00E77F50" w:rsidP="001F58C5">
            <w:pPr>
              <w:pStyle w:val="TableText"/>
              <w:rPr>
                <w:rFonts w:eastAsia="Calibri"/>
                <w:sz w:val="16"/>
                <w:szCs w:val="16"/>
              </w:rPr>
            </w:pPr>
          </w:p>
        </w:tc>
        <w:tc>
          <w:tcPr>
            <w:tcW w:w="4486" w:type="dxa"/>
            <w:vAlign w:val="center"/>
          </w:tcPr>
          <w:p w14:paraId="0E8F4D9F" w14:textId="1929EF97" w:rsidR="00E77F50" w:rsidRDefault="00E77F50" w:rsidP="001F58C5">
            <w:pPr>
              <w:pStyle w:val="TableText"/>
              <w:rPr>
                <w:rFonts w:eastAsia="Calibri"/>
                <w:sz w:val="16"/>
                <w:szCs w:val="16"/>
              </w:rPr>
            </w:pPr>
          </w:p>
        </w:tc>
      </w:tr>
      <w:tr w:rsidR="00EA74FE" w:rsidRPr="00D219AC" w14:paraId="4D4A3A6C" w14:textId="77777777" w:rsidTr="192311FB">
        <w:tc>
          <w:tcPr>
            <w:tcW w:w="1161" w:type="dxa"/>
            <w:vAlign w:val="center"/>
          </w:tcPr>
          <w:p w14:paraId="7B3990D3" w14:textId="7A44A78C" w:rsidR="00EA74FE" w:rsidRPr="192311FB" w:rsidRDefault="00EA74FE" w:rsidP="001F58C5">
            <w:pPr>
              <w:pStyle w:val="TableText"/>
              <w:rPr>
                <w:rFonts w:eastAsia="Calibri"/>
                <w:sz w:val="16"/>
                <w:szCs w:val="16"/>
              </w:rPr>
            </w:pPr>
          </w:p>
        </w:tc>
        <w:tc>
          <w:tcPr>
            <w:tcW w:w="2066" w:type="dxa"/>
            <w:vAlign w:val="center"/>
          </w:tcPr>
          <w:p w14:paraId="6A75F5BF" w14:textId="069E197E" w:rsidR="00EA74FE" w:rsidRDefault="00EA74FE" w:rsidP="002C2012">
            <w:pPr>
              <w:pStyle w:val="TableText"/>
              <w:rPr>
                <w:rFonts w:eastAsia="Calibri"/>
                <w:sz w:val="16"/>
                <w:szCs w:val="16"/>
              </w:rPr>
            </w:pPr>
          </w:p>
        </w:tc>
        <w:tc>
          <w:tcPr>
            <w:tcW w:w="1926" w:type="dxa"/>
            <w:vAlign w:val="center"/>
          </w:tcPr>
          <w:p w14:paraId="4A618D68" w14:textId="1FCFEC04" w:rsidR="00EA74FE" w:rsidRPr="192311FB" w:rsidRDefault="00EA74FE" w:rsidP="001F58C5">
            <w:pPr>
              <w:pStyle w:val="TableText"/>
              <w:rPr>
                <w:rFonts w:eastAsia="Calibri"/>
                <w:sz w:val="16"/>
                <w:szCs w:val="16"/>
              </w:rPr>
            </w:pPr>
          </w:p>
        </w:tc>
        <w:tc>
          <w:tcPr>
            <w:tcW w:w="4486" w:type="dxa"/>
            <w:vAlign w:val="center"/>
          </w:tcPr>
          <w:p w14:paraId="1B7AB3A3" w14:textId="061CF42C" w:rsidR="00EA74FE" w:rsidRDefault="00EA74FE" w:rsidP="001F58C5">
            <w:pPr>
              <w:pStyle w:val="TableText"/>
              <w:rPr>
                <w:rFonts w:eastAsia="Calibri"/>
                <w:sz w:val="16"/>
                <w:szCs w:val="16"/>
              </w:rPr>
            </w:pPr>
          </w:p>
        </w:tc>
      </w:tr>
      <w:tr w:rsidR="003D40BF" w:rsidRPr="00D219AC" w14:paraId="06FD33C9" w14:textId="77777777" w:rsidTr="192311FB">
        <w:tc>
          <w:tcPr>
            <w:tcW w:w="1161" w:type="dxa"/>
            <w:vAlign w:val="center"/>
          </w:tcPr>
          <w:p w14:paraId="5B0E7E04" w14:textId="68D19771" w:rsidR="003D40BF" w:rsidRDefault="003D40BF" w:rsidP="003D40BF">
            <w:pPr>
              <w:pStyle w:val="TableText"/>
              <w:rPr>
                <w:rFonts w:eastAsia="Calibri"/>
                <w:sz w:val="16"/>
                <w:szCs w:val="16"/>
              </w:rPr>
            </w:pPr>
          </w:p>
        </w:tc>
        <w:tc>
          <w:tcPr>
            <w:tcW w:w="2066" w:type="dxa"/>
            <w:vAlign w:val="center"/>
          </w:tcPr>
          <w:p w14:paraId="5605577D" w14:textId="3A91074B" w:rsidR="003D40BF" w:rsidRDefault="003D40BF" w:rsidP="003D40BF">
            <w:pPr>
              <w:pStyle w:val="TableText"/>
              <w:rPr>
                <w:rFonts w:eastAsia="Calibri"/>
                <w:sz w:val="16"/>
                <w:szCs w:val="16"/>
              </w:rPr>
            </w:pPr>
          </w:p>
        </w:tc>
        <w:tc>
          <w:tcPr>
            <w:tcW w:w="1926" w:type="dxa"/>
            <w:vAlign w:val="center"/>
          </w:tcPr>
          <w:p w14:paraId="25FA2FCD" w14:textId="4B489536" w:rsidR="003D40BF" w:rsidRDefault="003D40BF" w:rsidP="003D40BF">
            <w:pPr>
              <w:pStyle w:val="TableText"/>
              <w:rPr>
                <w:rFonts w:eastAsia="Calibri"/>
                <w:sz w:val="16"/>
                <w:szCs w:val="16"/>
              </w:rPr>
            </w:pPr>
          </w:p>
        </w:tc>
        <w:tc>
          <w:tcPr>
            <w:tcW w:w="4486" w:type="dxa"/>
            <w:vAlign w:val="center"/>
          </w:tcPr>
          <w:p w14:paraId="0A0899B4" w14:textId="36DCAF94" w:rsidR="003D40BF" w:rsidRDefault="003D40BF" w:rsidP="003D40BF">
            <w:pPr>
              <w:pStyle w:val="TableText"/>
              <w:rPr>
                <w:rFonts w:eastAsia="Calibri"/>
                <w:sz w:val="16"/>
                <w:szCs w:val="16"/>
              </w:rPr>
            </w:pPr>
          </w:p>
        </w:tc>
      </w:tr>
    </w:tbl>
    <w:p w14:paraId="297BB220" w14:textId="77777777" w:rsidR="004431DD" w:rsidRPr="006A1C14" w:rsidRDefault="004431DD" w:rsidP="001F58C5">
      <w:pPr>
        <w:rPr>
          <w:szCs w:val="20"/>
        </w:rPr>
      </w:pPr>
      <w:bookmarkStart w:id="96" w:name="_Appendix_A_–"/>
      <w:bookmarkEnd w:id="96"/>
    </w:p>
    <w:sectPr w:rsidR="004431DD" w:rsidRPr="006A1C14" w:rsidSect="00260586">
      <w:headerReference w:type="default" r:id="rId21"/>
      <w:pgSz w:w="11906" w:h="16838"/>
      <w:pgMar w:top="1440" w:right="1133" w:bottom="1079" w:left="1134"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rachchige, Percy" w:date="2025-08-22T13:22:00Z" w:initials="AP">
    <w:p w14:paraId="514663AA" w14:textId="01F5D6C5" w:rsidR="002E4238" w:rsidRDefault="002E4238">
      <w:pPr>
        <w:pStyle w:val="CommentText"/>
      </w:pPr>
      <w:r>
        <w:rPr>
          <w:rStyle w:val="CommentReference"/>
        </w:rPr>
        <w:annotationRef/>
      </w:r>
      <w:r w:rsidRPr="68A9D6FA">
        <w:t xml:space="preserve">Is this meter Firmware upgrade a stage upgrade ? if that so please mentioned it. </w:t>
      </w:r>
    </w:p>
  </w:comment>
  <w:comment w:id="9" w:author="Kalra, Manoj" w:date="2025-08-22T13:29:00Z" w:initials="MK">
    <w:p w14:paraId="71DA3175" w14:textId="77777777" w:rsidR="00047F0A" w:rsidRDefault="00047F0A" w:rsidP="00047F0A">
      <w:pPr>
        <w:pStyle w:val="CommentText"/>
      </w:pPr>
      <w:r>
        <w:rPr>
          <w:rStyle w:val="CommentReference"/>
        </w:rPr>
        <w:annotationRef/>
      </w:r>
      <w:r>
        <w:t>That will be captured in TSR and Deployment notes.</w:t>
      </w:r>
    </w:p>
  </w:comment>
  <w:comment w:id="10" w:author="Arachchige, Percy" w:date="2025-08-22T13:27:00Z" w:initials="AP">
    <w:p w14:paraId="48CA9D10" w14:textId="12AC9A4C" w:rsidR="00E53C2C" w:rsidRDefault="00E53C2C">
      <w:pPr>
        <w:pStyle w:val="CommentText"/>
      </w:pPr>
      <w:r>
        <w:rPr>
          <w:rStyle w:val="CommentReference"/>
        </w:rPr>
        <w:annotationRef/>
      </w:r>
      <w:r w:rsidRPr="24B99E5C">
        <w:t>We've recently experienced a significant number of meter issues related to both U1300 and U3400 models. Given this, why don’t we consider deploying to both meter types instead of focusing on just one?</w:t>
      </w:r>
    </w:p>
  </w:comment>
  <w:comment w:id="11" w:author="Kalra, Manoj" w:date="2025-08-22T13:30:00Z" w:initials="MK">
    <w:p w14:paraId="23D914C2" w14:textId="77777777" w:rsidR="00E94BB8" w:rsidRDefault="00E94BB8" w:rsidP="00E94BB8">
      <w:pPr>
        <w:pStyle w:val="CommentText"/>
      </w:pPr>
      <w:r>
        <w:rPr>
          <w:rStyle w:val="CommentReference"/>
        </w:rPr>
        <w:annotationRef/>
      </w:r>
      <w:r>
        <w:t>This issue is only for U1300 meters, due to priority we are first targeting U1300 meters. U3400 meters are good with R64.</w:t>
      </w:r>
    </w:p>
  </w:comment>
  <w:comment w:id="12" w:author="Arachchige, Percy" w:date="2025-08-22T13:38:00Z" w:initials="AP">
    <w:p w14:paraId="3E0C13F6" w14:textId="43E65880" w:rsidR="00B63C34" w:rsidRDefault="00B63C34">
      <w:pPr>
        <w:pStyle w:val="CommentText"/>
      </w:pPr>
      <w:r>
        <w:rPr>
          <w:rStyle w:val="CommentReference"/>
        </w:rPr>
        <w:annotationRef/>
      </w:r>
      <w:r w:rsidRPr="557040E9">
        <w:t>I understand the urgency; however, the reality is that this firmware will eventually be deployed to all meters. Wouldn’t the same testing need to be repeated for the other meter types as well?</w:t>
      </w:r>
    </w:p>
  </w:comment>
  <w:comment w:id="13" w:author="Kalra, Manoj" w:date="2025-08-22T15:35:00Z" w:initials="MK">
    <w:p w14:paraId="7AB8E7C6" w14:textId="77777777" w:rsidR="000D4A05" w:rsidRDefault="000D4A05" w:rsidP="000D4A05">
      <w:pPr>
        <w:pStyle w:val="CommentText"/>
      </w:pPr>
      <w:r>
        <w:rPr>
          <w:rStyle w:val="CommentReference"/>
        </w:rPr>
        <w:annotationRef/>
      </w:r>
      <w:r>
        <w:t xml:space="preserve">There is no R66 release for L&amp;G for U3400 , so this R66 meters FW version is only applicable for U1300 meters. </w:t>
      </w:r>
    </w:p>
  </w:comment>
  <w:comment w:id="15" w:author="Arachchige, Percy" w:date="2025-08-22T13:34:00Z" w:initials="AP">
    <w:p w14:paraId="7A823584" w14:textId="0D191A68" w:rsidR="002F51EE" w:rsidRDefault="002F51EE">
      <w:pPr>
        <w:pStyle w:val="CommentText"/>
      </w:pPr>
      <w:r>
        <w:rPr>
          <w:rStyle w:val="CommentReference"/>
        </w:rPr>
        <w:annotationRef/>
      </w:r>
      <w:r w:rsidRPr="25850255">
        <w:t>Meters on R54 are using a different meters programs. After upgrading to R66, Do we need to reprogram those meters with the new meter programs, or will they continue to function as expected?</w:t>
      </w:r>
    </w:p>
  </w:comment>
  <w:comment w:id="16" w:author="Kalra, Manoj" w:date="2025-08-22T15:43:00Z" w:initials="MK">
    <w:p w14:paraId="4CCD169B" w14:textId="77777777" w:rsidR="007E5540" w:rsidRDefault="007E5540" w:rsidP="007E5540">
      <w:pPr>
        <w:pStyle w:val="CommentText"/>
      </w:pPr>
      <w:r>
        <w:rPr>
          <w:rStyle w:val="CommentReference"/>
        </w:rPr>
        <w:annotationRef/>
      </w:r>
      <w:r>
        <w:t>This full reprogramming was required due to issue in previous FW version, and will be part of the testing of R66. But in production we will not be reprogramming the meters after FW upgrade..</w:t>
      </w:r>
    </w:p>
  </w:comment>
  <w:comment w:id="32" w:author="Fan, Amy" w:date="2025-08-22T13:05:00Z" w:initials="FA">
    <w:p w14:paraId="36685945" w14:textId="770F5212" w:rsidR="002E4238" w:rsidRDefault="002E4238">
      <w:pPr>
        <w:pStyle w:val="CommentText"/>
      </w:pPr>
      <w:r>
        <w:rPr>
          <w:rStyle w:val="CommentReference"/>
        </w:rPr>
        <w:annotationRef/>
      </w:r>
      <w:r w:rsidRPr="67402E9F">
        <w:t>compliant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4663AA" w15:done="0"/>
  <w15:commentEx w15:paraId="71DA3175" w15:paraIdParent="514663AA" w15:done="0"/>
  <w15:commentEx w15:paraId="48CA9D10" w15:done="0"/>
  <w15:commentEx w15:paraId="23D914C2" w15:paraIdParent="48CA9D10" w15:done="0"/>
  <w15:commentEx w15:paraId="3E0C13F6" w15:paraIdParent="48CA9D10" w15:done="0"/>
  <w15:commentEx w15:paraId="7AB8E7C6" w15:paraIdParent="48CA9D10" w15:done="0"/>
  <w15:commentEx w15:paraId="7A823584" w15:done="0"/>
  <w15:commentEx w15:paraId="4CCD169B" w15:paraIdParent="7A823584" w15:done="0"/>
  <w15:commentEx w15:paraId="3668594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B38D50" w16cex:dateUtc="2025-08-22T03:22:00Z"/>
  <w16cex:commentExtensible w16cex:durableId="36D78CC4" w16cex:dateUtc="2025-08-22T03:29:00Z"/>
  <w16cex:commentExtensible w16cex:durableId="42706125" w16cex:dateUtc="2025-08-22T03:27:00Z"/>
  <w16cex:commentExtensible w16cex:durableId="74A6912B" w16cex:dateUtc="2025-08-22T03:30:00Z"/>
  <w16cex:commentExtensible w16cex:durableId="1FCABAFB" w16cex:dateUtc="2025-08-22T03:38:00Z"/>
  <w16cex:commentExtensible w16cex:durableId="5F78EC76" w16cex:dateUtc="2025-08-22T05:35:00Z"/>
  <w16cex:commentExtensible w16cex:durableId="7597AFF1" w16cex:dateUtc="2025-08-22T03:34:00Z"/>
  <w16cex:commentExtensible w16cex:durableId="68CD13BB" w16cex:dateUtc="2025-08-22T05:43:00Z"/>
  <w16cex:commentExtensible w16cex:durableId="5F08DAC4" w16cex:dateUtc="2025-08-22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4663AA" w16cid:durableId="44B38D50"/>
  <w16cid:commentId w16cid:paraId="71DA3175" w16cid:durableId="36D78CC4"/>
  <w16cid:commentId w16cid:paraId="48CA9D10" w16cid:durableId="42706125"/>
  <w16cid:commentId w16cid:paraId="23D914C2" w16cid:durableId="74A6912B"/>
  <w16cid:commentId w16cid:paraId="3E0C13F6" w16cid:durableId="1FCABAFB"/>
  <w16cid:commentId w16cid:paraId="7AB8E7C6" w16cid:durableId="5F78EC76"/>
  <w16cid:commentId w16cid:paraId="7A823584" w16cid:durableId="7597AFF1"/>
  <w16cid:commentId w16cid:paraId="4CCD169B" w16cid:durableId="68CD13BB"/>
  <w16cid:commentId w16cid:paraId="36685945" w16cid:durableId="5F08DA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91E1B" w14:textId="77777777" w:rsidR="001A45A0" w:rsidRDefault="001A45A0" w:rsidP="001F58C5">
      <w:r>
        <w:separator/>
      </w:r>
    </w:p>
  </w:endnote>
  <w:endnote w:type="continuationSeparator" w:id="0">
    <w:p w14:paraId="05FBDEC3" w14:textId="77777777" w:rsidR="001A45A0" w:rsidRDefault="001A45A0" w:rsidP="001F58C5">
      <w:r>
        <w:continuationSeparator/>
      </w:r>
    </w:p>
  </w:endnote>
  <w:endnote w:type="continuationNotice" w:id="1">
    <w:p w14:paraId="7A19FE0F" w14:textId="77777777" w:rsidR="001A45A0" w:rsidRDefault="001A45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
    <w:panose1 w:val="00000000000000000000"/>
    <w:charset w:val="80"/>
    <w:family w:val="auto"/>
    <w:notTrueType/>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3BCC3" w14:textId="77777777" w:rsidR="001A45A0" w:rsidRDefault="001A45A0" w:rsidP="001F58C5">
      <w:r>
        <w:separator/>
      </w:r>
    </w:p>
  </w:footnote>
  <w:footnote w:type="continuationSeparator" w:id="0">
    <w:p w14:paraId="36FE029B" w14:textId="77777777" w:rsidR="001A45A0" w:rsidRDefault="001A45A0" w:rsidP="001F58C5">
      <w:r>
        <w:continuationSeparator/>
      </w:r>
    </w:p>
  </w:footnote>
  <w:footnote w:type="continuationNotice" w:id="1">
    <w:p w14:paraId="05B611FB" w14:textId="77777777" w:rsidR="001A45A0" w:rsidRDefault="001A45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EB18" w14:textId="77777777" w:rsidR="00EA74FE" w:rsidRDefault="00EA74FE" w:rsidP="001F58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EE847" w14:textId="77777777" w:rsidR="00EA74FE" w:rsidRDefault="00EA74FE" w:rsidP="001F5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E5466D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77AE926"/>
    <w:lvl w:ilvl="0">
      <w:start w:val="1"/>
      <w:numFmt w:val="decimal"/>
      <w:pStyle w:val="ListNumber"/>
      <w:lvlText w:val="%1."/>
      <w:lvlJc w:val="left"/>
      <w:pPr>
        <w:tabs>
          <w:tab w:val="num" w:pos="720"/>
        </w:tabs>
        <w:ind w:left="720" w:hanging="360"/>
      </w:pPr>
      <w:rPr>
        <w:rFonts w:cs="Times New Roman" w:hint="default"/>
        <w:b w:val="0"/>
        <w:i w:val="0"/>
      </w:rPr>
    </w:lvl>
  </w:abstractNum>
  <w:abstractNum w:abstractNumId="2" w15:restartNumberingAfterBreak="0">
    <w:nsid w:val="007B26E9"/>
    <w:multiLevelType w:val="hybridMultilevel"/>
    <w:tmpl w:val="185493E6"/>
    <w:lvl w:ilvl="0" w:tplc="8A8EF8F6">
      <w:start w:val="1"/>
      <w:numFmt w:val="decimal"/>
      <w:pStyle w:val="Heading3"/>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2E64FE7"/>
    <w:multiLevelType w:val="multilevel"/>
    <w:tmpl w:val="D4626432"/>
    <w:lvl w:ilvl="0">
      <w:start w:val="1"/>
      <w:numFmt w:val="decimal"/>
      <w:pStyle w:val="Heading1"/>
      <w:lvlText w:val="%1."/>
      <w:lvlJc w:val="left"/>
      <w:pPr>
        <w:tabs>
          <w:tab w:val="num" w:pos="720"/>
        </w:tabs>
      </w:pPr>
      <w:rPr>
        <w:rFonts w:cs="Times New Roman" w:hint="default"/>
      </w:rPr>
    </w:lvl>
    <w:lvl w:ilvl="1">
      <w:start w:val="1"/>
      <w:numFmt w:val="decimal"/>
      <w:pStyle w:val="Heading2"/>
      <w:lvlText w:val="%1.%2."/>
      <w:lvlJc w:val="left"/>
      <w:pPr>
        <w:tabs>
          <w:tab w:val="num" w:pos="356"/>
        </w:tabs>
        <w:ind w:left="356" w:hanging="356"/>
      </w:pPr>
      <w:rPr>
        <w:rFonts w:cs="Times New Roman" w:hint="default"/>
      </w:rPr>
    </w:lvl>
    <w:lvl w:ilvl="2">
      <w:start w:val="1"/>
      <w:numFmt w:val="decimal"/>
      <w:pStyle w:val="Heading2a"/>
      <w:lvlText w:val="%1.%2.%3."/>
      <w:lvlJc w:val="left"/>
      <w:pPr>
        <w:tabs>
          <w:tab w:val="num" w:pos="357"/>
        </w:tabs>
        <w:ind w:left="357" w:hanging="357"/>
      </w:pPr>
      <w:rPr>
        <w:rFonts w:cs="Times New Roman" w:hint="default"/>
      </w:rPr>
    </w:lvl>
    <w:lvl w:ilvl="3">
      <w:start w:val="1"/>
      <w:numFmt w:val="decimal"/>
      <w:lvlText w:val="%1.%2.%3.%4."/>
      <w:lvlJc w:val="left"/>
      <w:pPr>
        <w:tabs>
          <w:tab w:val="num" w:pos="1364"/>
        </w:tabs>
        <w:ind w:left="1292" w:hanging="648"/>
      </w:pPr>
      <w:rPr>
        <w:rFonts w:cs="Times New Roman" w:hint="default"/>
      </w:rPr>
    </w:lvl>
    <w:lvl w:ilvl="4">
      <w:start w:val="1"/>
      <w:numFmt w:val="decimal"/>
      <w:lvlText w:val="%1.%2.%3.%4.%5."/>
      <w:lvlJc w:val="left"/>
      <w:pPr>
        <w:tabs>
          <w:tab w:val="num" w:pos="2084"/>
        </w:tabs>
        <w:ind w:left="1796" w:hanging="792"/>
      </w:pPr>
      <w:rPr>
        <w:rFonts w:cs="Times New Roman" w:hint="default"/>
      </w:rPr>
    </w:lvl>
    <w:lvl w:ilvl="5">
      <w:start w:val="1"/>
      <w:numFmt w:val="decimal"/>
      <w:lvlText w:val="%1.%2.%3.%4.%5.%6."/>
      <w:lvlJc w:val="left"/>
      <w:pPr>
        <w:tabs>
          <w:tab w:val="num" w:pos="2444"/>
        </w:tabs>
        <w:ind w:left="2300" w:hanging="936"/>
      </w:pPr>
      <w:rPr>
        <w:rFonts w:cs="Times New Roman" w:hint="default"/>
      </w:rPr>
    </w:lvl>
    <w:lvl w:ilvl="6">
      <w:start w:val="1"/>
      <w:numFmt w:val="decimal"/>
      <w:lvlText w:val="%1.%2.%3.%4.%5.%6.%7."/>
      <w:lvlJc w:val="left"/>
      <w:pPr>
        <w:tabs>
          <w:tab w:val="num" w:pos="3164"/>
        </w:tabs>
        <w:ind w:left="2804" w:hanging="1080"/>
      </w:pPr>
      <w:rPr>
        <w:rFonts w:cs="Times New Roman" w:hint="default"/>
      </w:rPr>
    </w:lvl>
    <w:lvl w:ilvl="7">
      <w:start w:val="1"/>
      <w:numFmt w:val="decimal"/>
      <w:lvlText w:val="%1.%2.%3.%4.%5.%6.%7.%8."/>
      <w:lvlJc w:val="left"/>
      <w:pPr>
        <w:tabs>
          <w:tab w:val="num" w:pos="3524"/>
        </w:tabs>
        <w:ind w:left="3308" w:hanging="1224"/>
      </w:pPr>
      <w:rPr>
        <w:rFonts w:cs="Times New Roman" w:hint="default"/>
      </w:rPr>
    </w:lvl>
    <w:lvl w:ilvl="8">
      <w:start w:val="1"/>
      <w:numFmt w:val="decimal"/>
      <w:lvlText w:val="%1.%2.%3.%4.%5.%6.%7.%8.%9."/>
      <w:lvlJc w:val="left"/>
      <w:pPr>
        <w:tabs>
          <w:tab w:val="num" w:pos="4244"/>
        </w:tabs>
        <w:ind w:left="3884" w:hanging="1440"/>
      </w:pPr>
      <w:rPr>
        <w:rFonts w:cs="Times New Roman" w:hint="default"/>
      </w:rPr>
    </w:lvl>
  </w:abstractNum>
  <w:abstractNum w:abstractNumId="4" w15:restartNumberingAfterBreak="0">
    <w:nsid w:val="05CE50C2"/>
    <w:multiLevelType w:val="hybridMultilevel"/>
    <w:tmpl w:val="B00E78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8BC5041"/>
    <w:multiLevelType w:val="hybridMultilevel"/>
    <w:tmpl w:val="43C67B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ED50A2"/>
    <w:multiLevelType w:val="hybridMultilevel"/>
    <w:tmpl w:val="5D560C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CF111EF"/>
    <w:multiLevelType w:val="hybridMultilevel"/>
    <w:tmpl w:val="854655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DA1A86"/>
    <w:multiLevelType w:val="multilevel"/>
    <w:tmpl w:val="DE54E526"/>
    <w:lvl w:ilvl="0">
      <w:start w:val="1"/>
      <w:numFmt w:val="none"/>
      <w:pStyle w:val="Text"/>
      <w:suff w:val="nothing"/>
      <w:lvlText w:val="%1"/>
      <w:lvlJc w:val="left"/>
      <w:pPr>
        <w:ind w:left="1134" w:firstLine="0"/>
      </w:pPr>
      <w:rPr>
        <w:rFonts w:hint="default"/>
      </w:rPr>
    </w:lvl>
    <w:lvl w:ilvl="1">
      <w:start w:val="1"/>
      <w:numFmt w:val="decimal"/>
      <w:pStyle w:val="List123"/>
      <w:lvlText w:val="%2"/>
      <w:lvlJc w:val="left"/>
      <w:pPr>
        <w:ind w:left="1559" w:hanging="425"/>
      </w:pPr>
      <w:rPr>
        <w:rFonts w:hint="default"/>
      </w:rPr>
    </w:lvl>
    <w:lvl w:ilvl="2">
      <w:start w:val="1"/>
      <w:numFmt w:val="lowerLetter"/>
      <w:pStyle w:val="Listabc"/>
      <w:lvlText w:val="%3)"/>
      <w:lvlJc w:val="left"/>
      <w:pPr>
        <w:ind w:left="1985" w:hanging="426"/>
      </w:pPr>
      <w:rPr>
        <w:rFonts w:hint="default"/>
      </w:rPr>
    </w:lvl>
    <w:lvl w:ilvl="3">
      <w:start w:val="1"/>
      <w:numFmt w:val="lowerRoman"/>
      <w:lvlText w:val="%4)"/>
      <w:lvlJc w:val="left"/>
      <w:pPr>
        <w:tabs>
          <w:tab w:val="num" w:pos="2268"/>
        </w:tabs>
        <w:ind w:left="2268" w:hanging="283"/>
      </w:pPr>
      <w:rPr>
        <w:rFonts w:hint="default"/>
      </w:rPr>
    </w:lvl>
    <w:lvl w:ilvl="4">
      <w:start w:val="1"/>
      <w:numFmt w:val="decimal"/>
      <w:pStyle w:val="IndentList123"/>
      <w:lvlText w:val="%5"/>
      <w:lvlJc w:val="left"/>
      <w:pPr>
        <w:ind w:left="2693" w:hanging="425"/>
      </w:pPr>
      <w:rPr>
        <w:rFonts w:hint="default"/>
      </w:rPr>
    </w:lvl>
    <w:lvl w:ilvl="5">
      <w:start w:val="1"/>
      <w:numFmt w:val="lowerLetter"/>
      <w:pStyle w:val="IndentListabc"/>
      <w:lvlText w:val="%6)"/>
      <w:lvlJc w:val="left"/>
      <w:pPr>
        <w:ind w:left="3119" w:hanging="426"/>
      </w:pPr>
      <w:rPr>
        <w:rFonts w:hint="default"/>
      </w:rPr>
    </w:lvl>
    <w:lvl w:ilvl="6">
      <w:start w:val="1"/>
      <w:numFmt w:val="lowerRoman"/>
      <w:lvlText w:val="%7)"/>
      <w:lvlJc w:val="left"/>
      <w:pPr>
        <w:tabs>
          <w:tab w:val="num" w:pos="3402"/>
        </w:tabs>
        <w:ind w:left="3402" w:hanging="283"/>
      </w:pPr>
      <w:rPr>
        <w:rFonts w:hint="default"/>
      </w:rPr>
    </w:lvl>
    <w:lvl w:ilvl="7">
      <w:start w:val="1"/>
      <w:numFmt w:val="lowerRoman"/>
      <w:lvlText w:val="%8)"/>
      <w:lvlJc w:val="left"/>
      <w:pPr>
        <w:tabs>
          <w:tab w:val="num" w:pos="3686"/>
        </w:tabs>
        <w:ind w:left="3686" w:hanging="284"/>
      </w:pPr>
      <w:rPr>
        <w:rFonts w:hint="default"/>
      </w:rPr>
    </w:lvl>
    <w:lvl w:ilvl="8">
      <w:start w:val="1"/>
      <w:numFmt w:val="lowerRoman"/>
      <w:lvlText w:val="%9)"/>
      <w:lvlJc w:val="left"/>
      <w:pPr>
        <w:tabs>
          <w:tab w:val="num" w:pos="3969"/>
        </w:tabs>
        <w:ind w:left="3969" w:hanging="283"/>
      </w:pPr>
      <w:rPr>
        <w:rFonts w:hint="default"/>
      </w:rPr>
    </w:lvl>
  </w:abstractNum>
  <w:abstractNum w:abstractNumId="9" w15:restartNumberingAfterBreak="0">
    <w:nsid w:val="2DA4296A"/>
    <w:multiLevelType w:val="hybridMultilevel"/>
    <w:tmpl w:val="E97E292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373B1BAA"/>
    <w:multiLevelType w:val="hybridMultilevel"/>
    <w:tmpl w:val="055017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A463F9F"/>
    <w:multiLevelType w:val="hybridMultilevel"/>
    <w:tmpl w:val="FEB640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4FE135C"/>
    <w:multiLevelType w:val="hybridMultilevel"/>
    <w:tmpl w:val="EB781ED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A56552A"/>
    <w:multiLevelType w:val="hybridMultilevel"/>
    <w:tmpl w:val="44EEF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D50002A"/>
    <w:multiLevelType w:val="hybridMultilevel"/>
    <w:tmpl w:val="ED9C0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E182532"/>
    <w:multiLevelType w:val="hybridMultilevel"/>
    <w:tmpl w:val="7584D8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4839636">
    <w:abstractNumId w:val="1"/>
  </w:num>
  <w:num w:numId="2" w16cid:durableId="989792393">
    <w:abstractNumId w:val="3"/>
  </w:num>
  <w:num w:numId="3" w16cid:durableId="1494757046">
    <w:abstractNumId w:val="2"/>
  </w:num>
  <w:num w:numId="4" w16cid:durableId="1874688089">
    <w:abstractNumId w:val="0"/>
  </w:num>
  <w:num w:numId="5" w16cid:durableId="350883226">
    <w:abstractNumId w:val="5"/>
  </w:num>
  <w:num w:numId="6" w16cid:durableId="490951351">
    <w:abstractNumId w:val="13"/>
  </w:num>
  <w:num w:numId="7" w16cid:durableId="291450741">
    <w:abstractNumId w:val="4"/>
  </w:num>
  <w:num w:numId="8" w16cid:durableId="1769160126">
    <w:abstractNumId w:val="8"/>
  </w:num>
  <w:num w:numId="9" w16cid:durableId="142085984">
    <w:abstractNumId w:val="9"/>
  </w:num>
  <w:num w:numId="10" w16cid:durableId="755711573">
    <w:abstractNumId w:val="12"/>
  </w:num>
  <w:num w:numId="11" w16cid:durableId="1678119904">
    <w:abstractNumId w:val="15"/>
  </w:num>
  <w:num w:numId="12" w16cid:durableId="1409619540">
    <w:abstractNumId w:val="14"/>
  </w:num>
  <w:num w:numId="13" w16cid:durableId="125246652">
    <w:abstractNumId w:val="6"/>
  </w:num>
  <w:num w:numId="14" w16cid:durableId="1625424150">
    <w:abstractNumId w:val="10"/>
  </w:num>
  <w:num w:numId="15" w16cid:durableId="1160001348">
    <w:abstractNumId w:val="11"/>
  </w:num>
  <w:num w:numId="16" w16cid:durableId="1471366082">
    <w:abstractNumId w:val="7"/>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gsukdee, Wayne">
    <w15:presenceInfo w15:providerId="AD" w15:userId="S::WSangsukdee@powercor.com.au::c1bcb01d-f5a7-4691-89d4-2551c4290979"/>
  </w15:person>
  <w15:person w15:author="Rajapaksha Vithanage Dona, Hansi">
    <w15:presenceInfo w15:providerId="AD" w15:userId="S::HRajapakshav@powercor.com.au::a1f024b0-db44-42a8-b1e3-6fc09d29c031"/>
  </w15:person>
  <w15:person w15:author="Arachchige, Percy">
    <w15:presenceInfo w15:providerId="AD" w15:userId="S::parachchige@powercor.com.au::1dd30d0b-52e9-4abc-9c2e-01c5b7a8523a"/>
  </w15:person>
  <w15:person w15:author="Kalra, Manoj">
    <w15:presenceInfo w15:providerId="AD" w15:userId="S::MKalra@powercor.com.au::a3cde743-48dd-4694-ab74-93afe6b4eff3"/>
  </w15:person>
  <w15:person w15:author="Fan, Amy">
    <w15:presenceInfo w15:providerId="AD" w15:userId="S::amy.fan@ue.com.au::4b063629-a981-44c7-9c76-10e38fc91c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261"/>
    <w:rsid w:val="000004B8"/>
    <w:rsid w:val="00001873"/>
    <w:rsid w:val="000018DA"/>
    <w:rsid w:val="000020A4"/>
    <w:rsid w:val="0000214A"/>
    <w:rsid w:val="000037C7"/>
    <w:rsid w:val="000045D5"/>
    <w:rsid w:val="00004AB7"/>
    <w:rsid w:val="0000535E"/>
    <w:rsid w:val="000065F6"/>
    <w:rsid w:val="000067D2"/>
    <w:rsid w:val="00006859"/>
    <w:rsid w:val="00006E7B"/>
    <w:rsid w:val="0000728C"/>
    <w:rsid w:val="000076D9"/>
    <w:rsid w:val="00007A32"/>
    <w:rsid w:val="00010048"/>
    <w:rsid w:val="00010737"/>
    <w:rsid w:val="0001094A"/>
    <w:rsid w:val="00010E63"/>
    <w:rsid w:val="000120D4"/>
    <w:rsid w:val="000126CF"/>
    <w:rsid w:val="00012E21"/>
    <w:rsid w:val="0001333B"/>
    <w:rsid w:val="00013E10"/>
    <w:rsid w:val="0001427F"/>
    <w:rsid w:val="000146F3"/>
    <w:rsid w:val="00014B2C"/>
    <w:rsid w:val="00014F58"/>
    <w:rsid w:val="0001633E"/>
    <w:rsid w:val="00016D0C"/>
    <w:rsid w:val="00016EC8"/>
    <w:rsid w:val="0001703C"/>
    <w:rsid w:val="0001768B"/>
    <w:rsid w:val="00017A13"/>
    <w:rsid w:val="00017C81"/>
    <w:rsid w:val="00017D2C"/>
    <w:rsid w:val="00017E7C"/>
    <w:rsid w:val="000204B7"/>
    <w:rsid w:val="00020C43"/>
    <w:rsid w:val="000212F4"/>
    <w:rsid w:val="000220DF"/>
    <w:rsid w:val="0002226A"/>
    <w:rsid w:val="00022790"/>
    <w:rsid w:val="00022EEA"/>
    <w:rsid w:val="000231C8"/>
    <w:rsid w:val="0002477F"/>
    <w:rsid w:val="00024A4A"/>
    <w:rsid w:val="00024B79"/>
    <w:rsid w:val="00024F99"/>
    <w:rsid w:val="00024FA7"/>
    <w:rsid w:val="000254B0"/>
    <w:rsid w:val="0002658E"/>
    <w:rsid w:val="00026C7F"/>
    <w:rsid w:val="00026E5F"/>
    <w:rsid w:val="00027154"/>
    <w:rsid w:val="000277B4"/>
    <w:rsid w:val="00027810"/>
    <w:rsid w:val="0002797E"/>
    <w:rsid w:val="00027CED"/>
    <w:rsid w:val="000300F9"/>
    <w:rsid w:val="00030B16"/>
    <w:rsid w:val="00030C3F"/>
    <w:rsid w:val="00031D9A"/>
    <w:rsid w:val="000326F2"/>
    <w:rsid w:val="0003312E"/>
    <w:rsid w:val="00033DC5"/>
    <w:rsid w:val="00033E46"/>
    <w:rsid w:val="000340EA"/>
    <w:rsid w:val="00034378"/>
    <w:rsid w:val="00035A92"/>
    <w:rsid w:val="00035C53"/>
    <w:rsid w:val="0003600B"/>
    <w:rsid w:val="000400E4"/>
    <w:rsid w:val="000402A0"/>
    <w:rsid w:val="00040310"/>
    <w:rsid w:val="00040799"/>
    <w:rsid w:val="00040AC9"/>
    <w:rsid w:val="00041DA1"/>
    <w:rsid w:val="000423A5"/>
    <w:rsid w:val="000429E4"/>
    <w:rsid w:val="00043005"/>
    <w:rsid w:val="0004346A"/>
    <w:rsid w:val="00044A26"/>
    <w:rsid w:val="00044CDB"/>
    <w:rsid w:val="00045EA2"/>
    <w:rsid w:val="00045F05"/>
    <w:rsid w:val="00046581"/>
    <w:rsid w:val="0004693C"/>
    <w:rsid w:val="000475C0"/>
    <w:rsid w:val="00047A2A"/>
    <w:rsid w:val="00047F0A"/>
    <w:rsid w:val="00050EDB"/>
    <w:rsid w:val="00051490"/>
    <w:rsid w:val="00051A52"/>
    <w:rsid w:val="00051C5A"/>
    <w:rsid w:val="00051C84"/>
    <w:rsid w:val="000523DC"/>
    <w:rsid w:val="00053D49"/>
    <w:rsid w:val="00053DF7"/>
    <w:rsid w:val="000546F0"/>
    <w:rsid w:val="000555EE"/>
    <w:rsid w:val="00055B19"/>
    <w:rsid w:val="000564EC"/>
    <w:rsid w:val="00056DE4"/>
    <w:rsid w:val="00057253"/>
    <w:rsid w:val="00057D6C"/>
    <w:rsid w:val="00060187"/>
    <w:rsid w:val="0006177E"/>
    <w:rsid w:val="00061DD1"/>
    <w:rsid w:val="000626D7"/>
    <w:rsid w:val="00062F82"/>
    <w:rsid w:val="00062FF0"/>
    <w:rsid w:val="0006340A"/>
    <w:rsid w:val="00063B0C"/>
    <w:rsid w:val="00064243"/>
    <w:rsid w:val="00065579"/>
    <w:rsid w:val="00065C51"/>
    <w:rsid w:val="00066BC0"/>
    <w:rsid w:val="00067722"/>
    <w:rsid w:val="00067BB6"/>
    <w:rsid w:val="000707B6"/>
    <w:rsid w:val="00070BD3"/>
    <w:rsid w:val="0007154E"/>
    <w:rsid w:val="000717DE"/>
    <w:rsid w:val="00071823"/>
    <w:rsid w:val="00071B4C"/>
    <w:rsid w:val="00072B2F"/>
    <w:rsid w:val="00072E22"/>
    <w:rsid w:val="00072E76"/>
    <w:rsid w:val="00073059"/>
    <w:rsid w:val="0007445A"/>
    <w:rsid w:val="000746C1"/>
    <w:rsid w:val="00074AF8"/>
    <w:rsid w:val="00074CC6"/>
    <w:rsid w:val="00075499"/>
    <w:rsid w:val="0007578F"/>
    <w:rsid w:val="00075A7F"/>
    <w:rsid w:val="0007623F"/>
    <w:rsid w:val="000763C7"/>
    <w:rsid w:val="0007692E"/>
    <w:rsid w:val="00077FE1"/>
    <w:rsid w:val="0008113A"/>
    <w:rsid w:val="000815AD"/>
    <w:rsid w:val="00081F46"/>
    <w:rsid w:val="00082115"/>
    <w:rsid w:val="000828B5"/>
    <w:rsid w:val="00083481"/>
    <w:rsid w:val="0008386F"/>
    <w:rsid w:val="00083F10"/>
    <w:rsid w:val="000842BB"/>
    <w:rsid w:val="00084AA6"/>
    <w:rsid w:val="000851B8"/>
    <w:rsid w:val="00085ADA"/>
    <w:rsid w:val="00085DCF"/>
    <w:rsid w:val="00085EE8"/>
    <w:rsid w:val="00086873"/>
    <w:rsid w:val="00086B85"/>
    <w:rsid w:val="0008706F"/>
    <w:rsid w:val="0009009C"/>
    <w:rsid w:val="00090103"/>
    <w:rsid w:val="00090338"/>
    <w:rsid w:val="00090B94"/>
    <w:rsid w:val="00091017"/>
    <w:rsid w:val="0009123C"/>
    <w:rsid w:val="000915B8"/>
    <w:rsid w:val="00091846"/>
    <w:rsid w:val="00091D72"/>
    <w:rsid w:val="000924F9"/>
    <w:rsid w:val="0009256E"/>
    <w:rsid w:val="00092E39"/>
    <w:rsid w:val="00093239"/>
    <w:rsid w:val="00093271"/>
    <w:rsid w:val="0009354B"/>
    <w:rsid w:val="00094668"/>
    <w:rsid w:val="000954DA"/>
    <w:rsid w:val="00095FEA"/>
    <w:rsid w:val="00097C50"/>
    <w:rsid w:val="000A07DB"/>
    <w:rsid w:val="000A085C"/>
    <w:rsid w:val="000A0AEE"/>
    <w:rsid w:val="000A1492"/>
    <w:rsid w:val="000A1C16"/>
    <w:rsid w:val="000A1EF5"/>
    <w:rsid w:val="000A1F78"/>
    <w:rsid w:val="000A2BFB"/>
    <w:rsid w:val="000A2D7B"/>
    <w:rsid w:val="000A386B"/>
    <w:rsid w:val="000A3B7B"/>
    <w:rsid w:val="000A3D79"/>
    <w:rsid w:val="000A54A8"/>
    <w:rsid w:val="000A55DE"/>
    <w:rsid w:val="000A5DE0"/>
    <w:rsid w:val="000A661B"/>
    <w:rsid w:val="000A6F88"/>
    <w:rsid w:val="000B0684"/>
    <w:rsid w:val="000B293F"/>
    <w:rsid w:val="000B2CCB"/>
    <w:rsid w:val="000B37C6"/>
    <w:rsid w:val="000B4302"/>
    <w:rsid w:val="000B49DE"/>
    <w:rsid w:val="000B4CC4"/>
    <w:rsid w:val="000B5244"/>
    <w:rsid w:val="000B54AD"/>
    <w:rsid w:val="000B59AC"/>
    <w:rsid w:val="000B5FF9"/>
    <w:rsid w:val="000B7149"/>
    <w:rsid w:val="000B72AC"/>
    <w:rsid w:val="000B742E"/>
    <w:rsid w:val="000B7598"/>
    <w:rsid w:val="000B7B4C"/>
    <w:rsid w:val="000B7FA3"/>
    <w:rsid w:val="000B7FBC"/>
    <w:rsid w:val="000BD06B"/>
    <w:rsid w:val="000C0259"/>
    <w:rsid w:val="000C0325"/>
    <w:rsid w:val="000C041E"/>
    <w:rsid w:val="000C08FE"/>
    <w:rsid w:val="000C101F"/>
    <w:rsid w:val="000C1549"/>
    <w:rsid w:val="000C16EF"/>
    <w:rsid w:val="000C1CA3"/>
    <w:rsid w:val="000C219D"/>
    <w:rsid w:val="000C27BC"/>
    <w:rsid w:val="000C28FE"/>
    <w:rsid w:val="000C2A88"/>
    <w:rsid w:val="000C2C55"/>
    <w:rsid w:val="000C3A3B"/>
    <w:rsid w:val="000C46EA"/>
    <w:rsid w:val="000C47BF"/>
    <w:rsid w:val="000C4A78"/>
    <w:rsid w:val="000C4CBA"/>
    <w:rsid w:val="000C7962"/>
    <w:rsid w:val="000C7C07"/>
    <w:rsid w:val="000D0E20"/>
    <w:rsid w:val="000D1124"/>
    <w:rsid w:val="000D1574"/>
    <w:rsid w:val="000D1907"/>
    <w:rsid w:val="000D1DB7"/>
    <w:rsid w:val="000D1E74"/>
    <w:rsid w:val="000D2A4C"/>
    <w:rsid w:val="000D3549"/>
    <w:rsid w:val="000D3BDF"/>
    <w:rsid w:val="000D3DA9"/>
    <w:rsid w:val="000D432B"/>
    <w:rsid w:val="000D4884"/>
    <w:rsid w:val="000D49FB"/>
    <w:rsid w:val="000D4A05"/>
    <w:rsid w:val="000D4AEC"/>
    <w:rsid w:val="000D4B04"/>
    <w:rsid w:val="000D5286"/>
    <w:rsid w:val="000D56A1"/>
    <w:rsid w:val="000D5832"/>
    <w:rsid w:val="000D59E7"/>
    <w:rsid w:val="000D6810"/>
    <w:rsid w:val="000D6830"/>
    <w:rsid w:val="000D7DB6"/>
    <w:rsid w:val="000E0A7F"/>
    <w:rsid w:val="000E0BCF"/>
    <w:rsid w:val="000E1474"/>
    <w:rsid w:val="000E17EC"/>
    <w:rsid w:val="000E1C03"/>
    <w:rsid w:val="000E1D30"/>
    <w:rsid w:val="000E1E91"/>
    <w:rsid w:val="000E21CA"/>
    <w:rsid w:val="000E2281"/>
    <w:rsid w:val="000E286E"/>
    <w:rsid w:val="000E36F0"/>
    <w:rsid w:val="000E3CE5"/>
    <w:rsid w:val="000E433B"/>
    <w:rsid w:val="000E44EE"/>
    <w:rsid w:val="000E5102"/>
    <w:rsid w:val="000E513D"/>
    <w:rsid w:val="000E5852"/>
    <w:rsid w:val="000E5BB5"/>
    <w:rsid w:val="000E6A6B"/>
    <w:rsid w:val="000E6B6E"/>
    <w:rsid w:val="000E729C"/>
    <w:rsid w:val="000F06EA"/>
    <w:rsid w:val="000F0769"/>
    <w:rsid w:val="000F1FB9"/>
    <w:rsid w:val="000F2192"/>
    <w:rsid w:val="000F2526"/>
    <w:rsid w:val="000F2556"/>
    <w:rsid w:val="000F30C3"/>
    <w:rsid w:val="000F507B"/>
    <w:rsid w:val="000F5408"/>
    <w:rsid w:val="000F548E"/>
    <w:rsid w:val="000F568F"/>
    <w:rsid w:val="000F578A"/>
    <w:rsid w:val="000F5C8F"/>
    <w:rsid w:val="000F6720"/>
    <w:rsid w:val="000F6BE0"/>
    <w:rsid w:val="000F72E9"/>
    <w:rsid w:val="001000A2"/>
    <w:rsid w:val="00100510"/>
    <w:rsid w:val="00102AA7"/>
    <w:rsid w:val="001038EF"/>
    <w:rsid w:val="00103F76"/>
    <w:rsid w:val="001044A9"/>
    <w:rsid w:val="001055D6"/>
    <w:rsid w:val="00105650"/>
    <w:rsid w:val="001056B5"/>
    <w:rsid w:val="00106C2B"/>
    <w:rsid w:val="00106D70"/>
    <w:rsid w:val="00110093"/>
    <w:rsid w:val="00110488"/>
    <w:rsid w:val="001104C5"/>
    <w:rsid w:val="00110582"/>
    <w:rsid w:val="00111EA2"/>
    <w:rsid w:val="0011276F"/>
    <w:rsid w:val="00112A4D"/>
    <w:rsid w:val="0011421F"/>
    <w:rsid w:val="00115AA2"/>
    <w:rsid w:val="00116247"/>
    <w:rsid w:val="00116B4F"/>
    <w:rsid w:val="0011706C"/>
    <w:rsid w:val="001204C8"/>
    <w:rsid w:val="00121031"/>
    <w:rsid w:val="00121395"/>
    <w:rsid w:val="0012150D"/>
    <w:rsid w:val="00121725"/>
    <w:rsid w:val="001217CB"/>
    <w:rsid w:val="00121C32"/>
    <w:rsid w:val="00122483"/>
    <w:rsid w:val="001229B1"/>
    <w:rsid w:val="00122A90"/>
    <w:rsid w:val="00122E3C"/>
    <w:rsid w:val="00123DE4"/>
    <w:rsid w:val="00123EC9"/>
    <w:rsid w:val="00125001"/>
    <w:rsid w:val="00125954"/>
    <w:rsid w:val="00125DB2"/>
    <w:rsid w:val="00126360"/>
    <w:rsid w:val="00126961"/>
    <w:rsid w:val="00126B54"/>
    <w:rsid w:val="00126FE9"/>
    <w:rsid w:val="0012727C"/>
    <w:rsid w:val="00127B30"/>
    <w:rsid w:val="00127CC9"/>
    <w:rsid w:val="001304ED"/>
    <w:rsid w:val="00131658"/>
    <w:rsid w:val="00132388"/>
    <w:rsid w:val="00132725"/>
    <w:rsid w:val="00132C89"/>
    <w:rsid w:val="0013387A"/>
    <w:rsid w:val="0013425A"/>
    <w:rsid w:val="00134985"/>
    <w:rsid w:val="00134B11"/>
    <w:rsid w:val="00135396"/>
    <w:rsid w:val="0013594C"/>
    <w:rsid w:val="00135BA3"/>
    <w:rsid w:val="00136072"/>
    <w:rsid w:val="001362AB"/>
    <w:rsid w:val="001369B2"/>
    <w:rsid w:val="00137B5A"/>
    <w:rsid w:val="001402CE"/>
    <w:rsid w:val="001408BA"/>
    <w:rsid w:val="00141354"/>
    <w:rsid w:val="0014187E"/>
    <w:rsid w:val="00141DA0"/>
    <w:rsid w:val="00142C82"/>
    <w:rsid w:val="00142E6D"/>
    <w:rsid w:val="001433BF"/>
    <w:rsid w:val="00143AC8"/>
    <w:rsid w:val="001441E4"/>
    <w:rsid w:val="00144330"/>
    <w:rsid w:val="001449C9"/>
    <w:rsid w:val="001450EE"/>
    <w:rsid w:val="0014559E"/>
    <w:rsid w:val="0014588E"/>
    <w:rsid w:val="00146A17"/>
    <w:rsid w:val="00151A9E"/>
    <w:rsid w:val="00151F47"/>
    <w:rsid w:val="00153A17"/>
    <w:rsid w:val="00154992"/>
    <w:rsid w:val="00154BBD"/>
    <w:rsid w:val="00154D87"/>
    <w:rsid w:val="001557D8"/>
    <w:rsid w:val="00155D21"/>
    <w:rsid w:val="00155D6F"/>
    <w:rsid w:val="0015606E"/>
    <w:rsid w:val="00156C94"/>
    <w:rsid w:val="001578D6"/>
    <w:rsid w:val="00157F48"/>
    <w:rsid w:val="00160CC1"/>
    <w:rsid w:val="001617B3"/>
    <w:rsid w:val="001621CA"/>
    <w:rsid w:val="001631F5"/>
    <w:rsid w:val="00163D7F"/>
    <w:rsid w:val="0016409E"/>
    <w:rsid w:val="001641CE"/>
    <w:rsid w:val="00164900"/>
    <w:rsid w:val="001649CF"/>
    <w:rsid w:val="0016523B"/>
    <w:rsid w:val="00165656"/>
    <w:rsid w:val="00165D9F"/>
    <w:rsid w:val="0016649E"/>
    <w:rsid w:val="001671BA"/>
    <w:rsid w:val="00167FBC"/>
    <w:rsid w:val="00170545"/>
    <w:rsid w:val="00170DBF"/>
    <w:rsid w:val="00170EEE"/>
    <w:rsid w:val="0017154E"/>
    <w:rsid w:val="0017178B"/>
    <w:rsid w:val="00171BF4"/>
    <w:rsid w:val="00171D1E"/>
    <w:rsid w:val="00172201"/>
    <w:rsid w:val="00172399"/>
    <w:rsid w:val="00172910"/>
    <w:rsid w:val="00172E97"/>
    <w:rsid w:val="00173A6E"/>
    <w:rsid w:val="00173BBF"/>
    <w:rsid w:val="001747EC"/>
    <w:rsid w:val="00174BEB"/>
    <w:rsid w:val="00175149"/>
    <w:rsid w:val="00175605"/>
    <w:rsid w:val="00176308"/>
    <w:rsid w:val="001765C7"/>
    <w:rsid w:val="001769BF"/>
    <w:rsid w:val="00176DEA"/>
    <w:rsid w:val="0018015A"/>
    <w:rsid w:val="0018058A"/>
    <w:rsid w:val="00180A06"/>
    <w:rsid w:val="00181BEF"/>
    <w:rsid w:val="00181E9C"/>
    <w:rsid w:val="001827CD"/>
    <w:rsid w:val="00182909"/>
    <w:rsid w:val="00182BEF"/>
    <w:rsid w:val="001835B2"/>
    <w:rsid w:val="00183863"/>
    <w:rsid w:val="00183AFC"/>
    <w:rsid w:val="0018465F"/>
    <w:rsid w:val="00184899"/>
    <w:rsid w:val="00185605"/>
    <w:rsid w:val="00185672"/>
    <w:rsid w:val="001856B3"/>
    <w:rsid w:val="00185B80"/>
    <w:rsid w:val="00185C56"/>
    <w:rsid w:val="00186227"/>
    <w:rsid w:val="00186FDF"/>
    <w:rsid w:val="00187023"/>
    <w:rsid w:val="001871A3"/>
    <w:rsid w:val="001902F6"/>
    <w:rsid w:val="001909F5"/>
    <w:rsid w:val="001929FB"/>
    <w:rsid w:val="00192E25"/>
    <w:rsid w:val="00194A35"/>
    <w:rsid w:val="001951B9"/>
    <w:rsid w:val="0019520D"/>
    <w:rsid w:val="0019569F"/>
    <w:rsid w:val="00195A2D"/>
    <w:rsid w:val="00195A2E"/>
    <w:rsid w:val="00196537"/>
    <w:rsid w:val="00196D18"/>
    <w:rsid w:val="00196D5C"/>
    <w:rsid w:val="00196DF3"/>
    <w:rsid w:val="00197CDD"/>
    <w:rsid w:val="001A0213"/>
    <w:rsid w:val="001A076C"/>
    <w:rsid w:val="001A0A4A"/>
    <w:rsid w:val="001A0EB7"/>
    <w:rsid w:val="001A2623"/>
    <w:rsid w:val="001A2834"/>
    <w:rsid w:val="001A2D0F"/>
    <w:rsid w:val="001A340C"/>
    <w:rsid w:val="001A36EC"/>
    <w:rsid w:val="001A3EF5"/>
    <w:rsid w:val="001A4378"/>
    <w:rsid w:val="001A4528"/>
    <w:rsid w:val="001A45A0"/>
    <w:rsid w:val="001A54BD"/>
    <w:rsid w:val="001A5C65"/>
    <w:rsid w:val="001A7E1D"/>
    <w:rsid w:val="001B0500"/>
    <w:rsid w:val="001B0E1D"/>
    <w:rsid w:val="001B1952"/>
    <w:rsid w:val="001B1FB0"/>
    <w:rsid w:val="001B2857"/>
    <w:rsid w:val="001B33D3"/>
    <w:rsid w:val="001B38DE"/>
    <w:rsid w:val="001B3D3A"/>
    <w:rsid w:val="001B3D9D"/>
    <w:rsid w:val="001B3E9D"/>
    <w:rsid w:val="001B557E"/>
    <w:rsid w:val="001B57D2"/>
    <w:rsid w:val="001B5D24"/>
    <w:rsid w:val="001B619B"/>
    <w:rsid w:val="001B6986"/>
    <w:rsid w:val="001B6BCA"/>
    <w:rsid w:val="001B7EDF"/>
    <w:rsid w:val="001C011C"/>
    <w:rsid w:val="001C1346"/>
    <w:rsid w:val="001C13B2"/>
    <w:rsid w:val="001C22EA"/>
    <w:rsid w:val="001C3D69"/>
    <w:rsid w:val="001C4725"/>
    <w:rsid w:val="001C6B94"/>
    <w:rsid w:val="001C7B89"/>
    <w:rsid w:val="001C7C1C"/>
    <w:rsid w:val="001D03CA"/>
    <w:rsid w:val="001D0C59"/>
    <w:rsid w:val="001D1251"/>
    <w:rsid w:val="001D1718"/>
    <w:rsid w:val="001D1F18"/>
    <w:rsid w:val="001D2286"/>
    <w:rsid w:val="001D38FD"/>
    <w:rsid w:val="001D3AE1"/>
    <w:rsid w:val="001D4071"/>
    <w:rsid w:val="001D45BB"/>
    <w:rsid w:val="001D46ED"/>
    <w:rsid w:val="001D5A43"/>
    <w:rsid w:val="001D5DEF"/>
    <w:rsid w:val="001D5DFC"/>
    <w:rsid w:val="001D628D"/>
    <w:rsid w:val="001D6590"/>
    <w:rsid w:val="001D7004"/>
    <w:rsid w:val="001D7254"/>
    <w:rsid w:val="001E1A81"/>
    <w:rsid w:val="001E1B15"/>
    <w:rsid w:val="001E21C3"/>
    <w:rsid w:val="001E2B85"/>
    <w:rsid w:val="001E2C2F"/>
    <w:rsid w:val="001E3307"/>
    <w:rsid w:val="001E41D4"/>
    <w:rsid w:val="001E4860"/>
    <w:rsid w:val="001E4990"/>
    <w:rsid w:val="001E4EF4"/>
    <w:rsid w:val="001E57D6"/>
    <w:rsid w:val="001E58E7"/>
    <w:rsid w:val="001E6796"/>
    <w:rsid w:val="001E6E6B"/>
    <w:rsid w:val="001E720D"/>
    <w:rsid w:val="001E752B"/>
    <w:rsid w:val="001E797D"/>
    <w:rsid w:val="001E7E64"/>
    <w:rsid w:val="001F09EF"/>
    <w:rsid w:val="001F143E"/>
    <w:rsid w:val="001F23AE"/>
    <w:rsid w:val="001F2753"/>
    <w:rsid w:val="001F2792"/>
    <w:rsid w:val="001F2BF3"/>
    <w:rsid w:val="001F328A"/>
    <w:rsid w:val="001F3307"/>
    <w:rsid w:val="001F366F"/>
    <w:rsid w:val="001F582B"/>
    <w:rsid w:val="001F58C5"/>
    <w:rsid w:val="001F5D14"/>
    <w:rsid w:val="001F623A"/>
    <w:rsid w:val="001F638C"/>
    <w:rsid w:val="001F6549"/>
    <w:rsid w:val="001F659C"/>
    <w:rsid w:val="001F6601"/>
    <w:rsid w:val="001F70F0"/>
    <w:rsid w:val="001F7662"/>
    <w:rsid w:val="001F7C38"/>
    <w:rsid w:val="001F7C3F"/>
    <w:rsid w:val="00200A26"/>
    <w:rsid w:val="00200C44"/>
    <w:rsid w:val="00200E31"/>
    <w:rsid w:val="00200F30"/>
    <w:rsid w:val="002013E4"/>
    <w:rsid w:val="0020215F"/>
    <w:rsid w:val="002022FF"/>
    <w:rsid w:val="002026D8"/>
    <w:rsid w:val="00202ABE"/>
    <w:rsid w:val="00202E2D"/>
    <w:rsid w:val="00202FB6"/>
    <w:rsid w:val="0020310E"/>
    <w:rsid w:val="00204038"/>
    <w:rsid w:val="00204430"/>
    <w:rsid w:val="00205236"/>
    <w:rsid w:val="0020541C"/>
    <w:rsid w:val="00205DC9"/>
    <w:rsid w:val="002065C8"/>
    <w:rsid w:val="00206C6E"/>
    <w:rsid w:val="00206F12"/>
    <w:rsid w:val="002070B4"/>
    <w:rsid w:val="0020726C"/>
    <w:rsid w:val="0020757D"/>
    <w:rsid w:val="0021034C"/>
    <w:rsid w:val="0021088D"/>
    <w:rsid w:val="00210B40"/>
    <w:rsid w:val="002111B0"/>
    <w:rsid w:val="00211289"/>
    <w:rsid w:val="0021219F"/>
    <w:rsid w:val="002121C9"/>
    <w:rsid w:val="002126CF"/>
    <w:rsid w:val="00213314"/>
    <w:rsid w:val="0021337D"/>
    <w:rsid w:val="00213F6D"/>
    <w:rsid w:val="00214380"/>
    <w:rsid w:val="00214AA6"/>
    <w:rsid w:val="00214B68"/>
    <w:rsid w:val="00214DED"/>
    <w:rsid w:val="00214FB2"/>
    <w:rsid w:val="00215377"/>
    <w:rsid w:val="00215426"/>
    <w:rsid w:val="0021615A"/>
    <w:rsid w:val="00216665"/>
    <w:rsid w:val="00216A65"/>
    <w:rsid w:val="00216B98"/>
    <w:rsid w:val="00217226"/>
    <w:rsid w:val="0021747B"/>
    <w:rsid w:val="0021760D"/>
    <w:rsid w:val="0022030A"/>
    <w:rsid w:val="00220747"/>
    <w:rsid w:val="0022185F"/>
    <w:rsid w:val="00222A91"/>
    <w:rsid w:val="00222FEC"/>
    <w:rsid w:val="00224641"/>
    <w:rsid w:val="002257DB"/>
    <w:rsid w:val="00225A5B"/>
    <w:rsid w:val="00225E67"/>
    <w:rsid w:val="00225FF7"/>
    <w:rsid w:val="00226024"/>
    <w:rsid w:val="002270A8"/>
    <w:rsid w:val="00227815"/>
    <w:rsid w:val="0022781C"/>
    <w:rsid w:val="00227CCA"/>
    <w:rsid w:val="00227DE4"/>
    <w:rsid w:val="00227F8B"/>
    <w:rsid w:val="002302DD"/>
    <w:rsid w:val="0023060F"/>
    <w:rsid w:val="002319BD"/>
    <w:rsid w:val="00232283"/>
    <w:rsid w:val="00232C67"/>
    <w:rsid w:val="0023339C"/>
    <w:rsid w:val="00235361"/>
    <w:rsid w:val="00235BDF"/>
    <w:rsid w:val="00235C51"/>
    <w:rsid w:val="00235F11"/>
    <w:rsid w:val="002367EA"/>
    <w:rsid w:val="002368A6"/>
    <w:rsid w:val="00236975"/>
    <w:rsid w:val="00236CA5"/>
    <w:rsid w:val="00237363"/>
    <w:rsid w:val="0023748D"/>
    <w:rsid w:val="002375C4"/>
    <w:rsid w:val="00237794"/>
    <w:rsid w:val="002402E4"/>
    <w:rsid w:val="00240768"/>
    <w:rsid w:val="0024092B"/>
    <w:rsid w:val="00240C3C"/>
    <w:rsid w:val="00240C64"/>
    <w:rsid w:val="0024215D"/>
    <w:rsid w:val="002421C2"/>
    <w:rsid w:val="00242688"/>
    <w:rsid w:val="00242DD9"/>
    <w:rsid w:val="00242E8A"/>
    <w:rsid w:val="00242F76"/>
    <w:rsid w:val="00245716"/>
    <w:rsid w:val="0024580E"/>
    <w:rsid w:val="0024608E"/>
    <w:rsid w:val="002469E0"/>
    <w:rsid w:val="00246C5E"/>
    <w:rsid w:val="00246D74"/>
    <w:rsid w:val="002474D4"/>
    <w:rsid w:val="0025094E"/>
    <w:rsid w:val="002509D4"/>
    <w:rsid w:val="00251529"/>
    <w:rsid w:val="00251767"/>
    <w:rsid w:val="002518A5"/>
    <w:rsid w:val="00251CC6"/>
    <w:rsid w:val="0025203A"/>
    <w:rsid w:val="0025208E"/>
    <w:rsid w:val="002521B6"/>
    <w:rsid w:val="00252676"/>
    <w:rsid w:val="00252C0D"/>
    <w:rsid w:val="00253410"/>
    <w:rsid w:val="00253DA7"/>
    <w:rsid w:val="00253DEB"/>
    <w:rsid w:val="002544DD"/>
    <w:rsid w:val="00254D71"/>
    <w:rsid w:val="00254E8B"/>
    <w:rsid w:val="00254FE7"/>
    <w:rsid w:val="00255E4F"/>
    <w:rsid w:val="0025702F"/>
    <w:rsid w:val="00257BE0"/>
    <w:rsid w:val="00260045"/>
    <w:rsid w:val="00260072"/>
    <w:rsid w:val="00260586"/>
    <w:rsid w:val="00260899"/>
    <w:rsid w:val="002609C8"/>
    <w:rsid w:val="00260B98"/>
    <w:rsid w:val="00260BDB"/>
    <w:rsid w:val="00262BB9"/>
    <w:rsid w:val="0026353D"/>
    <w:rsid w:val="0026374B"/>
    <w:rsid w:val="002637AE"/>
    <w:rsid w:val="00265F38"/>
    <w:rsid w:val="0027057B"/>
    <w:rsid w:val="0027060F"/>
    <w:rsid w:val="00270E11"/>
    <w:rsid w:val="00270F6C"/>
    <w:rsid w:val="00272C29"/>
    <w:rsid w:val="00272CC5"/>
    <w:rsid w:val="00272F57"/>
    <w:rsid w:val="002732ED"/>
    <w:rsid w:val="0027420A"/>
    <w:rsid w:val="002746EA"/>
    <w:rsid w:val="002748A3"/>
    <w:rsid w:val="00274C8B"/>
    <w:rsid w:val="00275513"/>
    <w:rsid w:val="0027595C"/>
    <w:rsid w:val="00275EBF"/>
    <w:rsid w:val="00276038"/>
    <w:rsid w:val="0027762F"/>
    <w:rsid w:val="00280A22"/>
    <w:rsid w:val="00280B86"/>
    <w:rsid w:val="00280E89"/>
    <w:rsid w:val="00281374"/>
    <w:rsid w:val="002816A4"/>
    <w:rsid w:val="002821DF"/>
    <w:rsid w:val="00282A9F"/>
    <w:rsid w:val="00282E87"/>
    <w:rsid w:val="002839BC"/>
    <w:rsid w:val="002844BC"/>
    <w:rsid w:val="00284AAC"/>
    <w:rsid w:val="00284E38"/>
    <w:rsid w:val="00285271"/>
    <w:rsid w:val="002853F0"/>
    <w:rsid w:val="0028598B"/>
    <w:rsid w:val="0028739F"/>
    <w:rsid w:val="00287D38"/>
    <w:rsid w:val="00287DBA"/>
    <w:rsid w:val="002901AE"/>
    <w:rsid w:val="002902C7"/>
    <w:rsid w:val="002915C4"/>
    <w:rsid w:val="002916A8"/>
    <w:rsid w:val="00291D38"/>
    <w:rsid w:val="002920EA"/>
    <w:rsid w:val="00292ACD"/>
    <w:rsid w:val="00292F21"/>
    <w:rsid w:val="002930AE"/>
    <w:rsid w:val="0029338F"/>
    <w:rsid w:val="00293501"/>
    <w:rsid w:val="00293BF1"/>
    <w:rsid w:val="00293F4D"/>
    <w:rsid w:val="0029464C"/>
    <w:rsid w:val="002948D2"/>
    <w:rsid w:val="00294C1E"/>
    <w:rsid w:val="00295841"/>
    <w:rsid w:val="00295853"/>
    <w:rsid w:val="00295900"/>
    <w:rsid w:val="00295952"/>
    <w:rsid w:val="002966EE"/>
    <w:rsid w:val="002967C1"/>
    <w:rsid w:val="00297837"/>
    <w:rsid w:val="002978E5"/>
    <w:rsid w:val="00297B00"/>
    <w:rsid w:val="002A06C0"/>
    <w:rsid w:val="002A1307"/>
    <w:rsid w:val="002A186A"/>
    <w:rsid w:val="002A27A1"/>
    <w:rsid w:val="002A33F8"/>
    <w:rsid w:val="002A362C"/>
    <w:rsid w:val="002A39A4"/>
    <w:rsid w:val="002A3C57"/>
    <w:rsid w:val="002A402E"/>
    <w:rsid w:val="002A40A8"/>
    <w:rsid w:val="002A443B"/>
    <w:rsid w:val="002A4441"/>
    <w:rsid w:val="002A44D8"/>
    <w:rsid w:val="002A4835"/>
    <w:rsid w:val="002A56AF"/>
    <w:rsid w:val="002A5DBD"/>
    <w:rsid w:val="002A66A7"/>
    <w:rsid w:val="002A6D58"/>
    <w:rsid w:val="002A7401"/>
    <w:rsid w:val="002A750F"/>
    <w:rsid w:val="002B17CF"/>
    <w:rsid w:val="002B2D12"/>
    <w:rsid w:val="002B2D29"/>
    <w:rsid w:val="002B300E"/>
    <w:rsid w:val="002B31FF"/>
    <w:rsid w:val="002B3B3C"/>
    <w:rsid w:val="002B3E42"/>
    <w:rsid w:val="002B4122"/>
    <w:rsid w:val="002B4772"/>
    <w:rsid w:val="002B4803"/>
    <w:rsid w:val="002B4CAE"/>
    <w:rsid w:val="002B5F82"/>
    <w:rsid w:val="002B601F"/>
    <w:rsid w:val="002B65DD"/>
    <w:rsid w:val="002B6E30"/>
    <w:rsid w:val="002B6E7F"/>
    <w:rsid w:val="002B712C"/>
    <w:rsid w:val="002B7167"/>
    <w:rsid w:val="002B7B07"/>
    <w:rsid w:val="002B7D55"/>
    <w:rsid w:val="002C0BEE"/>
    <w:rsid w:val="002C0C65"/>
    <w:rsid w:val="002C0DD9"/>
    <w:rsid w:val="002C184A"/>
    <w:rsid w:val="002C1C23"/>
    <w:rsid w:val="002C1F1C"/>
    <w:rsid w:val="002C2012"/>
    <w:rsid w:val="002C23B9"/>
    <w:rsid w:val="002C3008"/>
    <w:rsid w:val="002C3195"/>
    <w:rsid w:val="002C3F1E"/>
    <w:rsid w:val="002C4AEC"/>
    <w:rsid w:val="002C4FEC"/>
    <w:rsid w:val="002C5A88"/>
    <w:rsid w:val="002C6026"/>
    <w:rsid w:val="002C60DE"/>
    <w:rsid w:val="002C6142"/>
    <w:rsid w:val="002C61B5"/>
    <w:rsid w:val="002C66B3"/>
    <w:rsid w:val="002C6862"/>
    <w:rsid w:val="002C6B21"/>
    <w:rsid w:val="002C722E"/>
    <w:rsid w:val="002C7711"/>
    <w:rsid w:val="002C7757"/>
    <w:rsid w:val="002C7C53"/>
    <w:rsid w:val="002C7E20"/>
    <w:rsid w:val="002D0804"/>
    <w:rsid w:val="002D24B6"/>
    <w:rsid w:val="002D2A2E"/>
    <w:rsid w:val="002D2AB4"/>
    <w:rsid w:val="002D32F3"/>
    <w:rsid w:val="002D4F3E"/>
    <w:rsid w:val="002D50A3"/>
    <w:rsid w:val="002D531E"/>
    <w:rsid w:val="002D5433"/>
    <w:rsid w:val="002D5A9E"/>
    <w:rsid w:val="002D5E37"/>
    <w:rsid w:val="002D6099"/>
    <w:rsid w:val="002D6947"/>
    <w:rsid w:val="002D6C32"/>
    <w:rsid w:val="002D6FE3"/>
    <w:rsid w:val="002D73BA"/>
    <w:rsid w:val="002D7BBC"/>
    <w:rsid w:val="002E0200"/>
    <w:rsid w:val="002E03BE"/>
    <w:rsid w:val="002E1BE1"/>
    <w:rsid w:val="002E1E6E"/>
    <w:rsid w:val="002E21D4"/>
    <w:rsid w:val="002E225D"/>
    <w:rsid w:val="002E2283"/>
    <w:rsid w:val="002E2462"/>
    <w:rsid w:val="002E2B15"/>
    <w:rsid w:val="002E300E"/>
    <w:rsid w:val="002E3306"/>
    <w:rsid w:val="002E3772"/>
    <w:rsid w:val="002E3C1E"/>
    <w:rsid w:val="002E3D0C"/>
    <w:rsid w:val="002E4238"/>
    <w:rsid w:val="002E532C"/>
    <w:rsid w:val="002E55B1"/>
    <w:rsid w:val="002E5C6C"/>
    <w:rsid w:val="002E5DB8"/>
    <w:rsid w:val="002E690B"/>
    <w:rsid w:val="002E6A24"/>
    <w:rsid w:val="002E7EFF"/>
    <w:rsid w:val="002F0062"/>
    <w:rsid w:val="002F048D"/>
    <w:rsid w:val="002F0906"/>
    <w:rsid w:val="002F0A7D"/>
    <w:rsid w:val="002F0FD1"/>
    <w:rsid w:val="002F10A4"/>
    <w:rsid w:val="002F11E9"/>
    <w:rsid w:val="002F1715"/>
    <w:rsid w:val="002F1FD2"/>
    <w:rsid w:val="002F264A"/>
    <w:rsid w:val="002F51EE"/>
    <w:rsid w:val="002F5618"/>
    <w:rsid w:val="002F59BD"/>
    <w:rsid w:val="002F5D45"/>
    <w:rsid w:val="002F701E"/>
    <w:rsid w:val="002F7C00"/>
    <w:rsid w:val="00300252"/>
    <w:rsid w:val="0030106D"/>
    <w:rsid w:val="00301555"/>
    <w:rsid w:val="00301CF3"/>
    <w:rsid w:val="0030279E"/>
    <w:rsid w:val="00302A8D"/>
    <w:rsid w:val="00303C5D"/>
    <w:rsid w:val="00304088"/>
    <w:rsid w:val="003045C4"/>
    <w:rsid w:val="003059C3"/>
    <w:rsid w:val="00306045"/>
    <w:rsid w:val="00306167"/>
    <w:rsid w:val="00306381"/>
    <w:rsid w:val="0030681E"/>
    <w:rsid w:val="00306A1F"/>
    <w:rsid w:val="003103A1"/>
    <w:rsid w:val="00310A3F"/>
    <w:rsid w:val="00310A81"/>
    <w:rsid w:val="00310EE1"/>
    <w:rsid w:val="00311964"/>
    <w:rsid w:val="00311CCB"/>
    <w:rsid w:val="0031222A"/>
    <w:rsid w:val="003125D0"/>
    <w:rsid w:val="00313568"/>
    <w:rsid w:val="00313AA9"/>
    <w:rsid w:val="00313E93"/>
    <w:rsid w:val="00313FD9"/>
    <w:rsid w:val="003143D5"/>
    <w:rsid w:val="0031497C"/>
    <w:rsid w:val="0031514D"/>
    <w:rsid w:val="0031555D"/>
    <w:rsid w:val="0031726F"/>
    <w:rsid w:val="0031771C"/>
    <w:rsid w:val="0031798A"/>
    <w:rsid w:val="003200A9"/>
    <w:rsid w:val="003200E5"/>
    <w:rsid w:val="00320BF4"/>
    <w:rsid w:val="00320DD5"/>
    <w:rsid w:val="00320FAA"/>
    <w:rsid w:val="003212DC"/>
    <w:rsid w:val="00321E23"/>
    <w:rsid w:val="00323980"/>
    <w:rsid w:val="00324B97"/>
    <w:rsid w:val="00325540"/>
    <w:rsid w:val="00325548"/>
    <w:rsid w:val="00325704"/>
    <w:rsid w:val="00325A8E"/>
    <w:rsid w:val="00325D33"/>
    <w:rsid w:val="003262DD"/>
    <w:rsid w:val="00326F81"/>
    <w:rsid w:val="00327660"/>
    <w:rsid w:val="00330855"/>
    <w:rsid w:val="003308B5"/>
    <w:rsid w:val="003320C1"/>
    <w:rsid w:val="0033213F"/>
    <w:rsid w:val="00332A09"/>
    <w:rsid w:val="00333340"/>
    <w:rsid w:val="00333D0E"/>
    <w:rsid w:val="00334370"/>
    <w:rsid w:val="00334985"/>
    <w:rsid w:val="003352F8"/>
    <w:rsid w:val="003359DA"/>
    <w:rsid w:val="003362F3"/>
    <w:rsid w:val="0033653B"/>
    <w:rsid w:val="003377A0"/>
    <w:rsid w:val="00337C2F"/>
    <w:rsid w:val="00337FCB"/>
    <w:rsid w:val="00337FFD"/>
    <w:rsid w:val="00341426"/>
    <w:rsid w:val="00342D87"/>
    <w:rsid w:val="003436E2"/>
    <w:rsid w:val="00343B37"/>
    <w:rsid w:val="00344E19"/>
    <w:rsid w:val="00345634"/>
    <w:rsid w:val="0034569A"/>
    <w:rsid w:val="003458D9"/>
    <w:rsid w:val="0034607D"/>
    <w:rsid w:val="00346241"/>
    <w:rsid w:val="003471F7"/>
    <w:rsid w:val="00347934"/>
    <w:rsid w:val="00347D54"/>
    <w:rsid w:val="00350384"/>
    <w:rsid w:val="00351AA9"/>
    <w:rsid w:val="00351E88"/>
    <w:rsid w:val="00352215"/>
    <w:rsid w:val="00354140"/>
    <w:rsid w:val="003549CE"/>
    <w:rsid w:val="00355136"/>
    <w:rsid w:val="00355A81"/>
    <w:rsid w:val="00355C8F"/>
    <w:rsid w:val="00356109"/>
    <w:rsid w:val="003566AC"/>
    <w:rsid w:val="0035680E"/>
    <w:rsid w:val="003573EB"/>
    <w:rsid w:val="00357414"/>
    <w:rsid w:val="003574FF"/>
    <w:rsid w:val="00362061"/>
    <w:rsid w:val="0036218C"/>
    <w:rsid w:val="00362DC6"/>
    <w:rsid w:val="00362DD9"/>
    <w:rsid w:val="00362F67"/>
    <w:rsid w:val="00363238"/>
    <w:rsid w:val="00363567"/>
    <w:rsid w:val="003636A6"/>
    <w:rsid w:val="00363766"/>
    <w:rsid w:val="00363BAE"/>
    <w:rsid w:val="00364174"/>
    <w:rsid w:val="00364715"/>
    <w:rsid w:val="003651D3"/>
    <w:rsid w:val="00365775"/>
    <w:rsid w:val="003667D1"/>
    <w:rsid w:val="003671BB"/>
    <w:rsid w:val="00367ADF"/>
    <w:rsid w:val="00367D00"/>
    <w:rsid w:val="0037040D"/>
    <w:rsid w:val="0037116B"/>
    <w:rsid w:val="00371721"/>
    <w:rsid w:val="00371DEA"/>
    <w:rsid w:val="00372096"/>
    <w:rsid w:val="00373470"/>
    <w:rsid w:val="00373622"/>
    <w:rsid w:val="00373E26"/>
    <w:rsid w:val="003746A3"/>
    <w:rsid w:val="00375B99"/>
    <w:rsid w:val="00376339"/>
    <w:rsid w:val="003767C2"/>
    <w:rsid w:val="00380A90"/>
    <w:rsid w:val="003810E7"/>
    <w:rsid w:val="00381479"/>
    <w:rsid w:val="0038151F"/>
    <w:rsid w:val="003817C7"/>
    <w:rsid w:val="00381ED3"/>
    <w:rsid w:val="003829FD"/>
    <w:rsid w:val="0038375D"/>
    <w:rsid w:val="00384687"/>
    <w:rsid w:val="003846C7"/>
    <w:rsid w:val="00384C58"/>
    <w:rsid w:val="00384EC9"/>
    <w:rsid w:val="00385348"/>
    <w:rsid w:val="00385F41"/>
    <w:rsid w:val="003874D7"/>
    <w:rsid w:val="003875D3"/>
    <w:rsid w:val="00390800"/>
    <w:rsid w:val="00391A77"/>
    <w:rsid w:val="0039293B"/>
    <w:rsid w:val="003931BF"/>
    <w:rsid w:val="003931C3"/>
    <w:rsid w:val="00393E69"/>
    <w:rsid w:val="003940D4"/>
    <w:rsid w:val="003950BB"/>
    <w:rsid w:val="003951BE"/>
    <w:rsid w:val="00396491"/>
    <w:rsid w:val="003972CD"/>
    <w:rsid w:val="00397CE7"/>
    <w:rsid w:val="003A124E"/>
    <w:rsid w:val="003A1296"/>
    <w:rsid w:val="003A17FE"/>
    <w:rsid w:val="003A21FE"/>
    <w:rsid w:val="003A2595"/>
    <w:rsid w:val="003A3AE8"/>
    <w:rsid w:val="003A485E"/>
    <w:rsid w:val="003A5B15"/>
    <w:rsid w:val="003A5C63"/>
    <w:rsid w:val="003A613A"/>
    <w:rsid w:val="003A77EB"/>
    <w:rsid w:val="003A7BAA"/>
    <w:rsid w:val="003B0608"/>
    <w:rsid w:val="003B06B6"/>
    <w:rsid w:val="003B07D3"/>
    <w:rsid w:val="003B2751"/>
    <w:rsid w:val="003B2B3F"/>
    <w:rsid w:val="003B3000"/>
    <w:rsid w:val="003B3542"/>
    <w:rsid w:val="003B3B1C"/>
    <w:rsid w:val="003B445F"/>
    <w:rsid w:val="003B4A9D"/>
    <w:rsid w:val="003B58C8"/>
    <w:rsid w:val="003B5D20"/>
    <w:rsid w:val="003B5D4F"/>
    <w:rsid w:val="003B67DC"/>
    <w:rsid w:val="003C0666"/>
    <w:rsid w:val="003C0693"/>
    <w:rsid w:val="003C0EE1"/>
    <w:rsid w:val="003C121B"/>
    <w:rsid w:val="003C126F"/>
    <w:rsid w:val="003C1A49"/>
    <w:rsid w:val="003C1E73"/>
    <w:rsid w:val="003C290B"/>
    <w:rsid w:val="003C2E4E"/>
    <w:rsid w:val="003C305A"/>
    <w:rsid w:val="003C3358"/>
    <w:rsid w:val="003C3CBD"/>
    <w:rsid w:val="003C4158"/>
    <w:rsid w:val="003C42AA"/>
    <w:rsid w:val="003C4690"/>
    <w:rsid w:val="003C4F27"/>
    <w:rsid w:val="003C5576"/>
    <w:rsid w:val="003C5D53"/>
    <w:rsid w:val="003C66B9"/>
    <w:rsid w:val="003C746D"/>
    <w:rsid w:val="003C7CBA"/>
    <w:rsid w:val="003D04CF"/>
    <w:rsid w:val="003D0A66"/>
    <w:rsid w:val="003D223C"/>
    <w:rsid w:val="003D26E2"/>
    <w:rsid w:val="003D2AF1"/>
    <w:rsid w:val="003D2BC4"/>
    <w:rsid w:val="003D2CFB"/>
    <w:rsid w:val="003D2E40"/>
    <w:rsid w:val="003D2FBB"/>
    <w:rsid w:val="003D3280"/>
    <w:rsid w:val="003D35CE"/>
    <w:rsid w:val="003D35E2"/>
    <w:rsid w:val="003D3778"/>
    <w:rsid w:val="003D3F98"/>
    <w:rsid w:val="003D40BF"/>
    <w:rsid w:val="003D4108"/>
    <w:rsid w:val="003D50AF"/>
    <w:rsid w:val="003D536E"/>
    <w:rsid w:val="003D57CA"/>
    <w:rsid w:val="003D5A3C"/>
    <w:rsid w:val="003D5BF4"/>
    <w:rsid w:val="003D5CEA"/>
    <w:rsid w:val="003D6AE8"/>
    <w:rsid w:val="003D7296"/>
    <w:rsid w:val="003D7541"/>
    <w:rsid w:val="003D7D8E"/>
    <w:rsid w:val="003D7F07"/>
    <w:rsid w:val="003E0458"/>
    <w:rsid w:val="003E0CCF"/>
    <w:rsid w:val="003E1098"/>
    <w:rsid w:val="003E20E8"/>
    <w:rsid w:val="003E21C9"/>
    <w:rsid w:val="003E2E05"/>
    <w:rsid w:val="003E35F3"/>
    <w:rsid w:val="003E3992"/>
    <w:rsid w:val="003E399C"/>
    <w:rsid w:val="003E3FDE"/>
    <w:rsid w:val="003E4390"/>
    <w:rsid w:val="003E5F85"/>
    <w:rsid w:val="003E704B"/>
    <w:rsid w:val="003E765D"/>
    <w:rsid w:val="003F0BCB"/>
    <w:rsid w:val="003F131A"/>
    <w:rsid w:val="003F1549"/>
    <w:rsid w:val="003F3124"/>
    <w:rsid w:val="003F4A49"/>
    <w:rsid w:val="003F5027"/>
    <w:rsid w:val="003F51AA"/>
    <w:rsid w:val="003F638B"/>
    <w:rsid w:val="003F6478"/>
    <w:rsid w:val="003F6EB9"/>
    <w:rsid w:val="003F721A"/>
    <w:rsid w:val="003F73CA"/>
    <w:rsid w:val="003F7433"/>
    <w:rsid w:val="003F7564"/>
    <w:rsid w:val="003F7ADA"/>
    <w:rsid w:val="003F7E9A"/>
    <w:rsid w:val="0040012C"/>
    <w:rsid w:val="00400436"/>
    <w:rsid w:val="00400683"/>
    <w:rsid w:val="00400C02"/>
    <w:rsid w:val="00401F99"/>
    <w:rsid w:val="00402023"/>
    <w:rsid w:val="004042C8"/>
    <w:rsid w:val="00404439"/>
    <w:rsid w:val="00404509"/>
    <w:rsid w:val="00404AFC"/>
    <w:rsid w:val="00405033"/>
    <w:rsid w:val="00405432"/>
    <w:rsid w:val="004054BD"/>
    <w:rsid w:val="00405BB6"/>
    <w:rsid w:val="00405BBB"/>
    <w:rsid w:val="00406110"/>
    <w:rsid w:val="00406D54"/>
    <w:rsid w:val="00407134"/>
    <w:rsid w:val="0040794B"/>
    <w:rsid w:val="0041033D"/>
    <w:rsid w:val="00410CF4"/>
    <w:rsid w:val="00411605"/>
    <w:rsid w:val="0041267F"/>
    <w:rsid w:val="0041292B"/>
    <w:rsid w:val="00413166"/>
    <w:rsid w:val="0041327A"/>
    <w:rsid w:val="004140C5"/>
    <w:rsid w:val="00414C0E"/>
    <w:rsid w:val="0041521B"/>
    <w:rsid w:val="00415F05"/>
    <w:rsid w:val="0041652C"/>
    <w:rsid w:val="00416AB3"/>
    <w:rsid w:val="0041768B"/>
    <w:rsid w:val="00417B6A"/>
    <w:rsid w:val="00417E84"/>
    <w:rsid w:val="00420632"/>
    <w:rsid w:val="00421008"/>
    <w:rsid w:val="004214A0"/>
    <w:rsid w:val="004219F2"/>
    <w:rsid w:val="00421A64"/>
    <w:rsid w:val="00422690"/>
    <w:rsid w:val="00422B9D"/>
    <w:rsid w:val="00422BB1"/>
    <w:rsid w:val="00423C80"/>
    <w:rsid w:val="00423F6D"/>
    <w:rsid w:val="00424412"/>
    <w:rsid w:val="004255D5"/>
    <w:rsid w:val="004270C2"/>
    <w:rsid w:val="0042735B"/>
    <w:rsid w:val="00427554"/>
    <w:rsid w:val="00427CEB"/>
    <w:rsid w:val="0043137E"/>
    <w:rsid w:val="004317DB"/>
    <w:rsid w:val="0043250C"/>
    <w:rsid w:val="00432A85"/>
    <w:rsid w:val="00432F28"/>
    <w:rsid w:val="004335F1"/>
    <w:rsid w:val="00433C57"/>
    <w:rsid w:val="00433CDD"/>
    <w:rsid w:val="004342A8"/>
    <w:rsid w:val="00434583"/>
    <w:rsid w:val="004347E1"/>
    <w:rsid w:val="0043520C"/>
    <w:rsid w:val="00435273"/>
    <w:rsid w:val="0043550E"/>
    <w:rsid w:val="00435D92"/>
    <w:rsid w:val="00436D54"/>
    <w:rsid w:val="00436FCD"/>
    <w:rsid w:val="00437D7F"/>
    <w:rsid w:val="00437E90"/>
    <w:rsid w:val="004402A5"/>
    <w:rsid w:val="004404D9"/>
    <w:rsid w:val="00440579"/>
    <w:rsid w:val="00440617"/>
    <w:rsid w:val="0044095B"/>
    <w:rsid w:val="00440A90"/>
    <w:rsid w:val="0044140C"/>
    <w:rsid w:val="00441CCB"/>
    <w:rsid w:val="0044228F"/>
    <w:rsid w:val="00442BF2"/>
    <w:rsid w:val="00442D05"/>
    <w:rsid w:val="004431DD"/>
    <w:rsid w:val="00443309"/>
    <w:rsid w:val="004447F7"/>
    <w:rsid w:val="004449BA"/>
    <w:rsid w:val="00444ABF"/>
    <w:rsid w:val="00444DBF"/>
    <w:rsid w:val="00445303"/>
    <w:rsid w:val="00445F11"/>
    <w:rsid w:val="004467FE"/>
    <w:rsid w:val="00446867"/>
    <w:rsid w:val="00446DCE"/>
    <w:rsid w:val="00446F2A"/>
    <w:rsid w:val="004470C0"/>
    <w:rsid w:val="00447655"/>
    <w:rsid w:val="00447EB8"/>
    <w:rsid w:val="00450CE9"/>
    <w:rsid w:val="00450E45"/>
    <w:rsid w:val="00450F7D"/>
    <w:rsid w:val="0045147F"/>
    <w:rsid w:val="004516C5"/>
    <w:rsid w:val="00451C7A"/>
    <w:rsid w:val="00451CBD"/>
    <w:rsid w:val="00451DC9"/>
    <w:rsid w:val="00452A45"/>
    <w:rsid w:val="00452F38"/>
    <w:rsid w:val="004533D1"/>
    <w:rsid w:val="0045370A"/>
    <w:rsid w:val="00453C71"/>
    <w:rsid w:val="004540B4"/>
    <w:rsid w:val="00454140"/>
    <w:rsid w:val="0045422E"/>
    <w:rsid w:val="00454351"/>
    <w:rsid w:val="00455F97"/>
    <w:rsid w:val="00456272"/>
    <w:rsid w:val="004562B5"/>
    <w:rsid w:val="00456B14"/>
    <w:rsid w:val="00456E09"/>
    <w:rsid w:val="00456ED0"/>
    <w:rsid w:val="004575A4"/>
    <w:rsid w:val="00457781"/>
    <w:rsid w:val="00457966"/>
    <w:rsid w:val="00457FC4"/>
    <w:rsid w:val="00460414"/>
    <w:rsid w:val="0046057D"/>
    <w:rsid w:val="004610BB"/>
    <w:rsid w:val="00461822"/>
    <w:rsid w:val="00461FB1"/>
    <w:rsid w:val="0046284F"/>
    <w:rsid w:val="004642D6"/>
    <w:rsid w:val="00464B0D"/>
    <w:rsid w:val="00464FE7"/>
    <w:rsid w:val="00465243"/>
    <w:rsid w:val="0046539B"/>
    <w:rsid w:val="00465678"/>
    <w:rsid w:val="004663B0"/>
    <w:rsid w:val="00466BBF"/>
    <w:rsid w:val="0046739A"/>
    <w:rsid w:val="004673BD"/>
    <w:rsid w:val="004679C3"/>
    <w:rsid w:val="00467AF2"/>
    <w:rsid w:val="00467BEA"/>
    <w:rsid w:val="00467CC9"/>
    <w:rsid w:val="00467DF7"/>
    <w:rsid w:val="004702F8"/>
    <w:rsid w:val="0047047E"/>
    <w:rsid w:val="00471132"/>
    <w:rsid w:val="004712FC"/>
    <w:rsid w:val="00472087"/>
    <w:rsid w:val="00472449"/>
    <w:rsid w:val="004734E0"/>
    <w:rsid w:val="00474374"/>
    <w:rsid w:val="00474AA6"/>
    <w:rsid w:val="00474D01"/>
    <w:rsid w:val="00474E20"/>
    <w:rsid w:val="00474FA9"/>
    <w:rsid w:val="004754C7"/>
    <w:rsid w:val="00475A2D"/>
    <w:rsid w:val="00475C0F"/>
    <w:rsid w:val="00475E40"/>
    <w:rsid w:val="004760F8"/>
    <w:rsid w:val="004765ED"/>
    <w:rsid w:val="004767D9"/>
    <w:rsid w:val="00476810"/>
    <w:rsid w:val="00476B24"/>
    <w:rsid w:val="00476F59"/>
    <w:rsid w:val="004773D9"/>
    <w:rsid w:val="00477487"/>
    <w:rsid w:val="00477632"/>
    <w:rsid w:val="00477652"/>
    <w:rsid w:val="00477F89"/>
    <w:rsid w:val="004801DF"/>
    <w:rsid w:val="00480556"/>
    <w:rsid w:val="00480A99"/>
    <w:rsid w:val="00480B92"/>
    <w:rsid w:val="00480EA5"/>
    <w:rsid w:val="004814B5"/>
    <w:rsid w:val="004821BD"/>
    <w:rsid w:val="004821F0"/>
    <w:rsid w:val="00482C65"/>
    <w:rsid w:val="0048331F"/>
    <w:rsid w:val="00483BC8"/>
    <w:rsid w:val="004840A0"/>
    <w:rsid w:val="0048410B"/>
    <w:rsid w:val="004843D6"/>
    <w:rsid w:val="004858AB"/>
    <w:rsid w:val="00486CD7"/>
    <w:rsid w:val="00486E15"/>
    <w:rsid w:val="004872A6"/>
    <w:rsid w:val="004874CF"/>
    <w:rsid w:val="00490054"/>
    <w:rsid w:val="00490D01"/>
    <w:rsid w:val="00490D05"/>
    <w:rsid w:val="00490FBF"/>
    <w:rsid w:val="0049192F"/>
    <w:rsid w:val="0049330E"/>
    <w:rsid w:val="004933F1"/>
    <w:rsid w:val="0049357F"/>
    <w:rsid w:val="0049374B"/>
    <w:rsid w:val="0049393C"/>
    <w:rsid w:val="00494219"/>
    <w:rsid w:val="00494225"/>
    <w:rsid w:val="004944BA"/>
    <w:rsid w:val="00494836"/>
    <w:rsid w:val="00494858"/>
    <w:rsid w:val="004949F3"/>
    <w:rsid w:val="0049514E"/>
    <w:rsid w:val="00495A09"/>
    <w:rsid w:val="00495DE3"/>
    <w:rsid w:val="0049605D"/>
    <w:rsid w:val="004966D6"/>
    <w:rsid w:val="00496A6A"/>
    <w:rsid w:val="00496E3B"/>
    <w:rsid w:val="004976BC"/>
    <w:rsid w:val="004976D6"/>
    <w:rsid w:val="00497E35"/>
    <w:rsid w:val="004A08CB"/>
    <w:rsid w:val="004A0FCF"/>
    <w:rsid w:val="004A117C"/>
    <w:rsid w:val="004A142F"/>
    <w:rsid w:val="004A14DB"/>
    <w:rsid w:val="004A161E"/>
    <w:rsid w:val="004A1815"/>
    <w:rsid w:val="004A23ED"/>
    <w:rsid w:val="004A308D"/>
    <w:rsid w:val="004A3BDC"/>
    <w:rsid w:val="004A485F"/>
    <w:rsid w:val="004A490B"/>
    <w:rsid w:val="004A4FFD"/>
    <w:rsid w:val="004A5FDA"/>
    <w:rsid w:val="004A61D6"/>
    <w:rsid w:val="004A6284"/>
    <w:rsid w:val="004A646A"/>
    <w:rsid w:val="004A696C"/>
    <w:rsid w:val="004A6F44"/>
    <w:rsid w:val="004B0B02"/>
    <w:rsid w:val="004B0FEF"/>
    <w:rsid w:val="004B238F"/>
    <w:rsid w:val="004B2548"/>
    <w:rsid w:val="004B2863"/>
    <w:rsid w:val="004B2F16"/>
    <w:rsid w:val="004B399E"/>
    <w:rsid w:val="004B464A"/>
    <w:rsid w:val="004B4866"/>
    <w:rsid w:val="004B49DD"/>
    <w:rsid w:val="004B4C2D"/>
    <w:rsid w:val="004B4D22"/>
    <w:rsid w:val="004B4FE3"/>
    <w:rsid w:val="004B6329"/>
    <w:rsid w:val="004B6E00"/>
    <w:rsid w:val="004B739D"/>
    <w:rsid w:val="004B7859"/>
    <w:rsid w:val="004B7A39"/>
    <w:rsid w:val="004C08B2"/>
    <w:rsid w:val="004C0D96"/>
    <w:rsid w:val="004C0FCD"/>
    <w:rsid w:val="004C1823"/>
    <w:rsid w:val="004C2153"/>
    <w:rsid w:val="004C2402"/>
    <w:rsid w:val="004C25DF"/>
    <w:rsid w:val="004C2BE2"/>
    <w:rsid w:val="004C2FAB"/>
    <w:rsid w:val="004C37E2"/>
    <w:rsid w:val="004C412E"/>
    <w:rsid w:val="004C46F4"/>
    <w:rsid w:val="004C558D"/>
    <w:rsid w:val="004C59AE"/>
    <w:rsid w:val="004C5D5D"/>
    <w:rsid w:val="004C6564"/>
    <w:rsid w:val="004C6A60"/>
    <w:rsid w:val="004C6C70"/>
    <w:rsid w:val="004C6C77"/>
    <w:rsid w:val="004C6D7C"/>
    <w:rsid w:val="004C7982"/>
    <w:rsid w:val="004D0103"/>
    <w:rsid w:val="004D1167"/>
    <w:rsid w:val="004D1419"/>
    <w:rsid w:val="004D1643"/>
    <w:rsid w:val="004D167C"/>
    <w:rsid w:val="004D32E3"/>
    <w:rsid w:val="004D345B"/>
    <w:rsid w:val="004D4285"/>
    <w:rsid w:val="004D4552"/>
    <w:rsid w:val="004D4DD7"/>
    <w:rsid w:val="004D5DAD"/>
    <w:rsid w:val="004D5DD2"/>
    <w:rsid w:val="004D66BB"/>
    <w:rsid w:val="004D7078"/>
    <w:rsid w:val="004D7170"/>
    <w:rsid w:val="004D75C7"/>
    <w:rsid w:val="004D7A21"/>
    <w:rsid w:val="004D7A2B"/>
    <w:rsid w:val="004D7F1D"/>
    <w:rsid w:val="004E0218"/>
    <w:rsid w:val="004E0894"/>
    <w:rsid w:val="004E0E85"/>
    <w:rsid w:val="004E1082"/>
    <w:rsid w:val="004E2498"/>
    <w:rsid w:val="004E287E"/>
    <w:rsid w:val="004E28C0"/>
    <w:rsid w:val="004E298C"/>
    <w:rsid w:val="004E2A28"/>
    <w:rsid w:val="004E382E"/>
    <w:rsid w:val="004E424A"/>
    <w:rsid w:val="004E46FE"/>
    <w:rsid w:val="004E4B7D"/>
    <w:rsid w:val="004E4E3C"/>
    <w:rsid w:val="004E4E93"/>
    <w:rsid w:val="004E573F"/>
    <w:rsid w:val="004E7210"/>
    <w:rsid w:val="004E732A"/>
    <w:rsid w:val="004E7B2D"/>
    <w:rsid w:val="004E7B4A"/>
    <w:rsid w:val="004E7C39"/>
    <w:rsid w:val="004F0460"/>
    <w:rsid w:val="004F09B6"/>
    <w:rsid w:val="004F14F1"/>
    <w:rsid w:val="004F1A14"/>
    <w:rsid w:val="004F1E66"/>
    <w:rsid w:val="004F203F"/>
    <w:rsid w:val="004F2328"/>
    <w:rsid w:val="004F2655"/>
    <w:rsid w:val="004F3018"/>
    <w:rsid w:val="004F3A5C"/>
    <w:rsid w:val="004F3F21"/>
    <w:rsid w:val="004F3F64"/>
    <w:rsid w:val="004F5194"/>
    <w:rsid w:val="004F53C5"/>
    <w:rsid w:val="004F551C"/>
    <w:rsid w:val="004F59CE"/>
    <w:rsid w:val="004F6432"/>
    <w:rsid w:val="004F7E62"/>
    <w:rsid w:val="004F7E63"/>
    <w:rsid w:val="005001F2"/>
    <w:rsid w:val="005008C4"/>
    <w:rsid w:val="00500E11"/>
    <w:rsid w:val="00500F4E"/>
    <w:rsid w:val="00501C3D"/>
    <w:rsid w:val="0050201F"/>
    <w:rsid w:val="00502610"/>
    <w:rsid w:val="00502C3A"/>
    <w:rsid w:val="005039E8"/>
    <w:rsid w:val="00503B09"/>
    <w:rsid w:val="005052A6"/>
    <w:rsid w:val="005061D4"/>
    <w:rsid w:val="005062F5"/>
    <w:rsid w:val="00506511"/>
    <w:rsid w:val="0050685B"/>
    <w:rsid w:val="00507025"/>
    <w:rsid w:val="005070DB"/>
    <w:rsid w:val="00507AFF"/>
    <w:rsid w:val="00511583"/>
    <w:rsid w:val="00511CCD"/>
    <w:rsid w:val="005120AA"/>
    <w:rsid w:val="0051273B"/>
    <w:rsid w:val="00512F32"/>
    <w:rsid w:val="005132A7"/>
    <w:rsid w:val="00513429"/>
    <w:rsid w:val="00513D43"/>
    <w:rsid w:val="00513D8B"/>
    <w:rsid w:val="00515494"/>
    <w:rsid w:val="005155EB"/>
    <w:rsid w:val="005157BC"/>
    <w:rsid w:val="00515BAE"/>
    <w:rsid w:val="00515BFF"/>
    <w:rsid w:val="00516C7B"/>
    <w:rsid w:val="0052040F"/>
    <w:rsid w:val="00520B02"/>
    <w:rsid w:val="00521425"/>
    <w:rsid w:val="00521847"/>
    <w:rsid w:val="005218BD"/>
    <w:rsid w:val="00522B82"/>
    <w:rsid w:val="00522EDC"/>
    <w:rsid w:val="00522FF4"/>
    <w:rsid w:val="005232BB"/>
    <w:rsid w:val="0052339C"/>
    <w:rsid w:val="00523624"/>
    <w:rsid w:val="00523634"/>
    <w:rsid w:val="00523687"/>
    <w:rsid w:val="005237F2"/>
    <w:rsid w:val="00523EDC"/>
    <w:rsid w:val="00524859"/>
    <w:rsid w:val="0052501E"/>
    <w:rsid w:val="0052509E"/>
    <w:rsid w:val="0052593D"/>
    <w:rsid w:val="00525BA2"/>
    <w:rsid w:val="00526378"/>
    <w:rsid w:val="0052637F"/>
    <w:rsid w:val="005272E8"/>
    <w:rsid w:val="00527DED"/>
    <w:rsid w:val="00530AFF"/>
    <w:rsid w:val="00530EFB"/>
    <w:rsid w:val="00530F59"/>
    <w:rsid w:val="00531272"/>
    <w:rsid w:val="005313A3"/>
    <w:rsid w:val="00531ABD"/>
    <w:rsid w:val="005323D8"/>
    <w:rsid w:val="00532EDD"/>
    <w:rsid w:val="00533267"/>
    <w:rsid w:val="00533571"/>
    <w:rsid w:val="005337C7"/>
    <w:rsid w:val="0053384B"/>
    <w:rsid w:val="00534C84"/>
    <w:rsid w:val="0053555F"/>
    <w:rsid w:val="005358FB"/>
    <w:rsid w:val="005362E6"/>
    <w:rsid w:val="00537B41"/>
    <w:rsid w:val="00537EB0"/>
    <w:rsid w:val="0054011A"/>
    <w:rsid w:val="00540634"/>
    <w:rsid w:val="00540A9B"/>
    <w:rsid w:val="00540DC1"/>
    <w:rsid w:val="00541BEF"/>
    <w:rsid w:val="00541D30"/>
    <w:rsid w:val="005435D0"/>
    <w:rsid w:val="0054448E"/>
    <w:rsid w:val="00544BF3"/>
    <w:rsid w:val="00544D11"/>
    <w:rsid w:val="00545210"/>
    <w:rsid w:val="0054743B"/>
    <w:rsid w:val="00547522"/>
    <w:rsid w:val="00547933"/>
    <w:rsid w:val="00547FD3"/>
    <w:rsid w:val="00550DDA"/>
    <w:rsid w:val="00552149"/>
    <w:rsid w:val="00552C02"/>
    <w:rsid w:val="00553B2E"/>
    <w:rsid w:val="00553F1D"/>
    <w:rsid w:val="005549F0"/>
    <w:rsid w:val="00554A38"/>
    <w:rsid w:val="005552F6"/>
    <w:rsid w:val="0055659D"/>
    <w:rsid w:val="0055790B"/>
    <w:rsid w:val="00557AE8"/>
    <w:rsid w:val="005604FD"/>
    <w:rsid w:val="00560667"/>
    <w:rsid w:val="00560915"/>
    <w:rsid w:val="00560B6F"/>
    <w:rsid w:val="00561350"/>
    <w:rsid w:val="00561BD2"/>
    <w:rsid w:val="0056268D"/>
    <w:rsid w:val="0056284B"/>
    <w:rsid w:val="00562C84"/>
    <w:rsid w:val="005632D0"/>
    <w:rsid w:val="00563F3E"/>
    <w:rsid w:val="0056481C"/>
    <w:rsid w:val="005649F9"/>
    <w:rsid w:val="00564D23"/>
    <w:rsid w:val="00564F57"/>
    <w:rsid w:val="005650E4"/>
    <w:rsid w:val="005657F2"/>
    <w:rsid w:val="00565A17"/>
    <w:rsid w:val="00565E75"/>
    <w:rsid w:val="00566D2B"/>
    <w:rsid w:val="00567274"/>
    <w:rsid w:val="00567325"/>
    <w:rsid w:val="00567DF5"/>
    <w:rsid w:val="00567E04"/>
    <w:rsid w:val="005707F6"/>
    <w:rsid w:val="00570D33"/>
    <w:rsid w:val="00570F74"/>
    <w:rsid w:val="005717C1"/>
    <w:rsid w:val="005719E3"/>
    <w:rsid w:val="005728BF"/>
    <w:rsid w:val="005728EC"/>
    <w:rsid w:val="00572AF4"/>
    <w:rsid w:val="00573546"/>
    <w:rsid w:val="005737E6"/>
    <w:rsid w:val="00573C3C"/>
    <w:rsid w:val="00573D80"/>
    <w:rsid w:val="00574864"/>
    <w:rsid w:val="00574B95"/>
    <w:rsid w:val="005750A4"/>
    <w:rsid w:val="00575507"/>
    <w:rsid w:val="005758FA"/>
    <w:rsid w:val="0057603A"/>
    <w:rsid w:val="0057615C"/>
    <w:rsid w:val="0057634B"/>
    <w:rsid w:val="0057682C"/>
    <w:rsid w:val="005768C5"/>
    <w:rsid w:val="00577165"/>
    <w:rsid w:val="005775F2"/>
    <w:rsid w:val="005779AE"/>
    <w:rsid w:val="0058014C"/>
    <w:rsid w:val="00580443"/>
    <w:rsid w:val="005804BD"/>
    <w:rsid w:val="00580915"/>
    <w:rsid w:val="00581080"/>
    <w:rsid w:val="0058369A"/>
    <w:rsid w:val="00583967"/>
    <w:rsid w:val="00583ED6"/>
    <w:rsid w:val="005846C3"/>
    <w:rsid w:val="00584FDD"/>
    <w:rsid w:val="005850DA"/>
    <w:rsid w:val="0058575A"/>
    <w:rsid w:val="00585CFA"/>
    <w:rsid w:val="00585F4E"/>
    <w:rsid w:val="005860CD"/>
    <w:rsid w:val="005863A3"/>
    <w:rsid w:val="00586D20"/>
    <w:rsid w:val="00587932"/>
    <w:rsid w:val="00590297"/>
    <w:rsid w:val="005904DB"/>
    <w:rsid w:val="00590BA7"/>
    <w:rsid w:val="00590DC0"/>
    <w:rsid w:val="0059116A"/>
    <w:rsid w:val="005914CB"/>
    <w:rsid w:val="005922D6"/>
    <w:rsid w:val="00592516"/>
    <w:rsid w:val="005926D4"/>
    <w:rsid w:val="00592EF5"/>
    <w:rsid w:val="005932A5"/>
    <w:rsid w:val="0059342A"/>
    <w:rsid w:val="00593D14"/>
    <w:rsid w:val="00593DC6"/>
    <w:rsid w:val="005946E7"/>
    <w:rsid w:val="0059556C"/>
    <w:rsid w:val="0059573A"/>
    <w:rsid w:val="0059586C"/>
    <w:rsid w:val="00596207"/>
    <w:rsid w:val="00596F2F"/>
    <w:rsid w:val="00596FB3"/>
    <w:rsid w:val="005A06B2"/>
    <w:rsid w:val="005A09A9"/>
    <w:rsid w:val="005A0C1F"/>
    <w:rsid w:val="005A0DEF"/>
    <w:rsid w:val="005A1159"/>
    <w:rsid w:val="005A2192"/>
    <w:rsid w:val="005A29C4"/>
    <w:rsid w:val="005A2C13"/>
    <w:rsid w:val="005A318F"/>
    <w:rsid w:val="005A3190"/>
    <w:rsid w:val="005A3E41"/>
    <w:rsid w:val="005A4A9A"/>
    <w:rsid w:val="005A4F9A"/>
    <w:rsid w:val="005A54E7"/>
    <w:rsid w:val="005A5668"/>
    <w:rsid w:val="005A5A8B"/>
    <w:rsid w:val="005A61AA"/>
    <w:rsid w:val="005A6977"/>
    <w:rsid w:val="005A76A3"/>
    <w:rsid w:val="005A7ACD"/>
    <w:rsid w:val="005A7D74"/>
    <w:rsid w:val="005A7EA3"/>
    <w:rsid w:val="005A7F82"/>
    <w:rsid w:val="005B0A50"/>
    <w:rsid w:val="005B1048"/>
    <w:rsid w:val="005B11D5"/>
    <w:rsid w:val="005B124B"/>
    <w:rsid w:val="005B3E64"/>
    <w:rsid w:val="005B4B87"/>
    <w:rsid w:val="005B4BA7"/>
    <w:rsid w:val="005B4DB6"/>
    <w:rsid w:val="005B57EA"/>
    <w:rsid w:val="005B5D35"/>
    <w:rsid w:val="005B5D43"/>
    <w:rsid w:val="005B5E68"/>
    <w:rsid w:val="005B6106"/>
    <w:rsid w:val="005B6DB4"/>
    <w:rsid w:val="005B7154"/>
    <w:rsid w:val="005B7B32"/>
    <w:rsid w:val="005B7C13"/>
    <w:rsid w:val="005C0753"/>
    <w:rsid w:val="005C1736"/>
    <w:rsid w:val="005C1B9F"/>
    <w:rsid w:val="005C1BA7"/>
    <w:rsid w:val="005C1E9B"/>
    <w:rsid w:val="005C2498"/>
    <w:rsid w:val="005C28A6"/>
    <w:rsid w:val="005C3259"/>
    <w:rsid w:val="005C3C06"/>
    <w:rsid w:val="005C3D19"/>
    <w:rsid w:val="005C51FD"/>
    <w:rsid w:val="005C5312"/>
    <w:rsid w:val="005C5528"/>
    <w:rsid w:val="005C5E77"/>
    <w:rsid w:val="005C6314"/>
    <w:rsid w:val="005C68FD"/>
    <w:rsid w:val="005C6BA3"/>
    <w:rsid w:val="005C728D"/>
    <w:rsid w:val="005C78EE"/>
    <w:rsid w:val="005D014C"/>
    <w:rsid w:val="005D0EC9"/>
    <w:rsid w:val="005D1010"/>
    <w:rsid w:val="005D1FFB"/>
    <w:rsid w:val="005D2054"/>
    <w:rsid w:val="005D21CA"/>
    <w:rsid w:val="005D31D6"/>
    <w:rsid w:val="005D39C8"/>
    <w:rsid w:val="005D3AD5"/>
    <w:rsid w:val="005D3C79"/>
    <w:rsid w:val="005D3F42"/>
    <w:rsid w:val="005D48A1"/>
    <w:rsid w:val="005D5094"/>
    <w:rsid w:val="005D5161"/>
    <w:rsid w:val="005D583D"/>
    <w:rsid w:val="005D58D8"/>
    <w:rsid w:val="005D5C68"/>
    <w:rsid w:val="005D66F2"/>
    <w:rsid w:val="005D6824"/>
    <w:rsid w:val="005D6B3A"/>
    <w:rsid w:val="005D6DB8"/>
    <w:rsid w:val="005D7180"/>
    <w:rsid w:val="005D725C"/>
    <w:rsid w:val="005D7848"/>
    <w:rsid w:val="005D7935"/>
    <w:rsid w:val="005E1565"/>
    <w:rsid w:val="005E29F2"/>
    <w:rsid w:val="005E3C3F"/>
    <w:rsid w:val="005E3CAA"/>
    <w:rsid w:val="005E424F"/>
    <w:rsid w:val="005E5263"/>
    <w:rsid w:val="005E55EB"/>
    <w:rsid w:val="005E59CA"/>
    <w:rsid w:val="005E64B3"/>
    <w:rsid w:val="005E64D1"/>
    <w:rsid w:val="005E67B9"/>
    <w:rsid w:val="005E6C9E"/>
    <w:rsid w:val="005E72B3"/>
    <w:rsid w:val="005E7322"/>
    <w:rsid w:val="005E75C4"/>
    <w:rsid w:val="005F020E"/>
    <w:rsid w:val="005F111B"/>
    <w:rsid w:val="005F1FA1"/>
    <w:rsid w:val="005F2145"/>
    <w:rsid w:val="005F219D"/>
    <w:rsid w:val="005F3FA8"/>
    <w:rsid w:val="005F4060"/>
    <w:rsid w:val="005F425E"/>
    <w:rsid w:val="005F42DF"/>
    <w:rsid w:val="005F447B"/>
    <w:rsid w:val="005F49F0"/>
    <w:rsid w:val="005F6199"/>
    <w:rsid w:val="005F6A2E"/>
    <w:rsid w:val="006000B9"/>
    <w:rsid w:val="006004B6"/>
    <w:rsid w:val="006008A0"/>
    <w:rsid w:val="00600988"/>
    <w:rsid w:val="00600D1C"/>
    <w:rsid w:val="006010F8"/>
    <w:rsid w:val="006015DA"/>
    <w:rsid w:val="00601CFA"/>
    <w:rsid w:val="00601E17"/>
    <w:rsid w:val="00601E58"/>
    <w:rsid w:val="006020C4"/>
    <w:rsid w:val="00602EBD"/>
    <w:rsid w:val="00602EE3"/>
    <w:rsid w:val="00603874"/>
    <w:rsid w:val="00603DA9"/>
    <w:rsid w:val="006042DB"/>
    <w:rsid w:val="00604638"/>
    <w:rsid w:val="00604EA9"/>
    <w:rsid w:val="006059D6"/>
    <w:rsid w:val="00605F59"/>
    <w:rsid w:val="006065B8"/>
    <w:rsid w:val="00606B34"/>
    <w:rsid w:val="006077C5"/>
    <w:rsid w:val="00607BA2"/>
    <w:rsid w:val="0061043A"/>
    <w:rsid w:val="00610773"/>
    <w:rsid w:val="00611539"/>
    <w:rsid w:val="006115D8"/>
    <w:rsid w:val="00612671"/>
    <w:rsid w:val="00612846"/>
    <w:rsid w:val="0061297B"/>
    <w:rsid w:val="00612BB7"/>
    <w:rsid w:val="00612C88"/>
    <w:rsid w:val="00612CE4"/>
    <w:rsid w:val="0061345B"/>
    <w:rsid w:val="00613A73"/>
    <w:rsid w:val="00613DD8"/>
    <w:rsid w:val="006147A9"/>
    <w:rsid w:val="00615164"/>
    <w:rsid w:val="00615520"/>
    <w:rsid w:val="0061614C"/>
    <w:rsid w:val="00617000"/>
    <w:rsid w:val="00617AE2"/>
    <w:rsid w:val="00617AFD"/>
    <w:rsid w:val="0062066B"/>
    <w:rsid w:val="00621183"/>
    <w:rsid w:val="00621D85"/>
    <w:rsid w:val="0062212C"/>
    <w:rsid w:val="0062265C"/>
    <w:rsid w:val="00622A46"/>
    <w:rsid w:val="00622CA4"/>
    <w:rsid w:val="00622E13"/>
    <w:rsid w:val="00622F12"/>
    <w:rsid w:val="00623329"/>
    <w:rsid w:val="006235D1"/>
    <w:rsid w:val="00624B04"/>
    <w:rsid w:val="00625D2F"/>
    <w:rsid w:val="00625D60"/>
    <w:rsid w:val="006304D3"/>
    <w:rsid w:val="0063100B"/>
    <w:rsid w:val="0063139E"/>
    <w:rsid w:val="00631E51"/>
    <w:rsid w:val="00633768"/>
    <w:rsid w:val="00633D24"/>
    <w:rsid w:val="00633F86"/>
    <w:rsid w:val="00634573"/>
    <w:rsid w:val="00635040"/>
    <w:rsid w:val="006358CD"/>
    <w:rsid w:val="00635CDA"/>
    <w:rsid w:val="00636D52"/>
    <w:rsid w:val="006372A9"/>
    <w:rsid w:val="006372C8"/>
    <w:rsid w:val="00637F42"/>
    <w:rsid w:val="006407BB"/>
    <w:rsid w:val="00640EB9"/>
    <w:rsid w:val="00642C7A"/>
    <w:rsid w:val="00642C8D"/>
    <w:rsid w:val="00642D04"/>
    <w:rsid w:val="0064327B"/>
    <w:rsid w:val="006435BC"/>
    <w:rsid w:val="00643CFD"/>
    <w:rsid w:val="006442B0"/>
    <w:rsid w:val="00644CE2"/>
    <w:rsid w:val="00646116"/>
    <w:rsid w:val="0064617F"/>
    <w:rsid w:val="0064717F"/>
    <w:rsid w:val="00647207"/>
    <w:rsid w:val="00647246"/>
    <w:rsid w:val="006474E5"/>
    <w:rsid w:val="00647E81"/>
    <w:rsid w:val="0065022C"/>
    <w:rsid w:val="0065044B"/>
    <w:rsid w:val="00650FC9"/>
    <w:rsid w:val="006510E4"/>
    <w:rsid w:val="00651EC2"/>
    <w:rsid w:val="006525D7"/>
    <w:rsid w:val="0065286C"/>
    <w:rsid w:val="00652871"/>
    <w:rsid w:val="00653312"/>
    <w:rsid w:val="00656683"/>
    <w:rsid w:val="00656746"/>
    <w:rsid w:val="006568B0"/>
    <w:rsid w:val="00657663"/>
    <w:rsid w:val="00657671"/>
    <w:rsid w:val="00657950"/>
    <w:rsid w:val="00657A15"/>
    <w:rsid w:val="00657B8B"/>
    <w:rsid w:val="00657C25"/>
    <w:rsid w:val="0066003C"/>
    <w:rsid w:val="00660126"/>
    <w:rsid w:val="006606EE"/>
    <w:rsid w:val="00661412"/>
    <w:rsid w:val="00661C99"/>
    <w:rsid w:val="0066207D"/>
    <w:rsid w:val="00662962"/>
    <w:rsid w:val="00662CC7"/>
    <w:rsid w:val="00662E4A"/>
    <w:rsid w:val="0066336D"/>
    <w:rsid w:val="00664BCD"/>
    <w:rsid w:val="006652CF"/>
    <w:rsid w:val="00665903"/>
    <w:rsid w:val="00665BBD"/>
    <w:rsid w:val="00666A0B"/>
    <w:rsid w:val="00666A77"/>
    <w:rsid w:val="00667154"/>
    <w:rsid w:val="0066759C"/>
    <w:rsid w:val="00667611"/>
    <w:rsid w:val="0066793A"/>
    <w:rsid w:val="00667B31"/>
    <w:rsid w:val="00667E4D"/>
    <w:rsid w:val="00667FE1"/>
    <w:rsid w:val="006702CD"/>
    <w:rsid w:val="006713B1"/>
    <w:rsid w:val="00671895"/>
    <w:rsid w:val="00672894"/>
    <w:rsid w:val="00672FC7"/>
    <w:rsid w:val="006738AA"/>
    <w:rsid w:val="00673BCA"/>
    <w:rsid w:val="006743A1"/>
    <w:rsid w:val="0067449A"/>
    <w:rsid w:val="0067488B"/>
    <w:rsid w:val="00676F5F"/>
    <w:rsid w:val="00676FFE"/>
    <w:rsid w:val="006777DE"/>
    <w:rsid w:val="00677B1B"/>
    <w:rsid w:val="00677E7A"/>
    <w:rsid w:val="00680388"/>
    <w:rsid w:val="00680769"/>
    <w:rsid w:val="00681352"/>
    <w:rsid w:val="006814D7"/>
    <w:rsid w:val="00681812"/>
    <w:rsid w:val="00681E63"/>
    <w:rsid w:val="0068301C"/>
    <w:rsid w:val="006835B1"/>
    <w:rsid w:val="00683BA5"/>
    <w:rsid w:val="00684302"/>
    <w:rsid w:val="006843FB"/>
    <w:rsid w:val="00684EA4"/>
    <w:rsid w:val="0068553F"/>
    <w:rsid w:val="0068581E"/>
    <w:rsid w:val="00685978"/>
    <w:rsid w:val="00686406"/>
    <w:rsid w:val="0068694E"/>
    <w:rsid w:val="0068696A"/>
    <w:rsid w:val="00687694"/>
    <w:rsid w:val="00687ADA"/>
    <w:rsid w:val="00691320"/>
    <w:rsid w:val="006919B9"/>
    <w:rsid w:val="00693636"/>
    <w:rsid w:val="00693E7E"/>
    <w:rsid w:val="00694111"/>
    <w:rsid w:val="00694CC5"/>
    <w:rsid w:val="00695AC0"/>
    <w:rsid w:val="00696035"/>
    <w:rsid w:val="006961E5"/>
    <w:rsid w:val="00696634"/>
    <w:rsid w:val="006A14D7"/>
    <w:rsid w:val="006A1861"/>
    <w:rsid w:val="006A1C14"/>
    <w:rsid w:val="006A1C51"/>
    <w:rsid w:val="006A1E38"/>
    <w:rsid w:val="006A1EFC"/>
    <w:rsid w:val="006A2488"/>
    <w:rsid w:val="006A3003"/>
    <w:rsid w:val="006A323B"/>
    <w:rsid w:val="006A3B0C"/>
    <w:rsid w:val="006A41EC"/>
    <w:rsid w:val="006A5A17"/>
    <w:rsid w:val="006A5EE6"/>
    <w:rsid w:val="006A6216"/>
    <w:rsid w:val="006A64D9"/>
    <w:rsid w:val="006A66C5"/>
    <w:rsid w:val="006A79EE"/>
    <w:rsid w:val="006A7FB8"/>
    <w:rsid w:val="006B0289"/>
    <w:rsid w:val="006B047A"/>
    <w:rsid w:val="006B1862"/>
    <w:rsid w:val="006B2194"/>
    <w:rsid w:val="006B283E"/>
    <w:rsid w:val="006B31B9"/>
    <w:rsid w:val="006B38C0"/>
    <w:rsid w:val="006B39E6"/>
    <w:rsid w:val="006B424C"/>
    <w:rsid w:val="006B44CC"/>
    <w:rsid w:val="006B455E"/>
    <w:rsid w:val="006B523B"/>
    <w:rsid w:val="006B5788"/>
    <w:rsid w:val="006B587F"/>
    <w:rsid w:val="006B593E"/>
    <w:rsid w:val="006B6921"/>
    <w:rsid w:val="006B6F58"/>
    <w:rsid w:val="006B7AA9"/>
    <w:rsid w:val="006C0845"/>
    <w:rsid w:val="006C0C00"/>
    <w:rsid w:val="006C1399"/>
    <w:rsid w:val="006C1B50"/>
    <w:rsid w:val="006C1FE5"/>
    <w:rsid w:val="006C25B2"/>
    <w:rsid w:val="006C266C"/>
    <w:rsid w:val="006C267A"/>
    <w:rsid w:val="006C2AF6"/>
    <w:rsid w:val="006C2E0F"/>
    <w:rsid w:val="006C3820"/>
    <w:rsid w:val="006C3957"/>
    <w:rsid w:val="006C39FD"/>
    <w:rsid w:val="006C41B8"/>
    <w:rsid w:val="006C4CB0"/>
    <w:rsid w:val="006C4EFF"/>
    <w:rsid w:val="006C5729"/>
    <w:rsid w:val="006C70C7"/>
    <w:rsid w:val="006D02B9"/>
    <w:rsid w:val="006D0547"/>
    <w:rsid w:val="006D080E"/>
    <w:rsid w:val="006D09F5"/>
    <w:rsid w:val="006D0A0C"/>
    <w:rsid w:val="006D0B9B"/>
    <w:rsid w:val="006D0E78"/>
    <w:rsid w:val="006D114A"/>
    <w:rsid w:val="006D178C"/>
    <w:rsid w:val="006D1942"/>
    <w:rsid w:val="006D2021"/>
    <w:rsid w:val="006D284F"/>
    <w:rsid w:val="006D2E32"/>
    <w:rsid w:val="006D39C9"/>
    <w:rsid w:val="006D4418"/>
    <w:rsid w:val="006D4B50"/>
    <w:rsid w:val="006D520F"/>
    <w:rsid w:val="006D552B"/>
    <w:rsid w:val="006D5A23"/>
    <w:rsid w:val="006D5B30"/>
    <w:rsid w:val="006D62A7"/>
    <w:rsid w:val="006D66BA"/>
    <w:rsid w:val="006D699B"/>
    <w:rsid w:val="006D7997"/>
    <w:rsid w:val="006D7998"/>
    <w:rsid w:val="006E00A8"/>
    <w:rsid w:val="006E03AF"/>
    <w:rsid w:val="006E0E02"/>
    <w:rsid w:val="006E12F6"/>
    <w:rsid w:val="006E1607"/>
    <w:rsid w:val="006E1C33"/>
    <w:rsid w:val="006E243F"/>
    <w:rsid w:val="006E2D49"/>
    <w:rsid w:val="006E2EA8"/>
    <w:rsid w:val="006E4788"/>
    <w:rsid w:val="006E47E9"/>
    <w:rsid w:val="006E48AD"/>
    <w:rsid w:val="006E4B99"/>
    <w:rsid w:val="006E5499"/>
    <w:rsid w:val="006E5E54"/>
    <w:rsid w:val="006E7FDE"/>
    <w:rsid w:val="006F0197"/>
    <w:rsid w:val="006F09CC"/>
    <w:rsid w:val="006F0A1B"/>
    <w:rsid w:val="006F0ADB"/>
    <w:rsid w:val="006F0C98"/>
    <w:rsid w:val="006F19A2"/>
    <w:rsid w:val="006F208C"/>
    <w:rsid w:val="006F225D"/>
    <w:rsid w:val="006F3890"/>
    <w:rsid w:val="006F3C3D"/>
    <w:rsid w:val="006F3D40"/>
    <w:rsid w:val="006F45A0"/>
    <w:rsid w:val="006F4652"/>
    <w:rsid w:val="006F4853"/>
    <w:rsid w:val="006F4B9F"/>
    <w:rsid w:val="006F56C8"/>
    <w:rsid w:val="006F5854"/>
    <w:rsid w:val="006F5897"/>
    <w:rsid w:val="006F6227"/>
    <w:rsid w:val="006F64B4"/>
    <w:rsid w:val="006F64F5"/>
    <w:rsid w:val="006F692D"/>
    <w:rsid w:val="007003A6"/>
    <w:rsid w:val="0070081B"/>
    <w:rsid w:val="0070151C"/>
    <w:rsid w:val="00701CC6"/>
    <w:rsid w:val="00702382"/>
    <w:rsid w:val="0070248E"/>
    <w:rsid w:val="007024DD"/>
    <w:rsid w:val="00702923"/>
    <w:rsid w:val="00702F61"/>
    <w:rsid w:val="00702F81"/>
    <w:rsid w:val="0070392D"/>
    <w:rsid w:val="00704565"/>
    <w:rsid w:val="00704575"/>
    <w:rsid w:val="00705DAD"/>
    <w:rsid w:val="00705E17"/>
    <w:rsid w:val="00707212"/>
    <w:rsid w:val="00707BB4"/>
    <w:rsid w:val="00710207"/>
    <w:rsid w:val="0071031A"/>
    <w:rsid w:val="007105C0"/>
    <w:rsid w:val="00710617"/>
    <w:rsid w:val="00710D81"/>
    <w:rsid w:val="00710EE8"/>
    <w:rsid w:val="007113A2"/>
    <w:rsid w:val="007113DD"/>
    <w:rsid w:val="007113F9"/>
    <w:rsid w:val="0071182E"/>
    <w:rsid w:val="00712612"/>
    <w:rsid w:val="00713518"/>
    <w:rsid w:val="00713997"/>
    <w:rsid w:val="00713B1C"/>
    <w:rsid w:val="00713F84"/>
    <w:rsid w:val="00714160"/>
    <w:rsid w:val="007148CE"/>
    <w:rsid w:val="00714902"/>
    <w:rsid w:val="00716DE4"/>
    <w:rsid w:val="00716EE5"/>
    <w:rsid w:val="00717E71"/>
    <w:rsid w:val="00717F4B"/>
    <w:rsid w:val="007209F5"/>
    <w:rsid w:val="00721394"/>
    <w:rsid w:val="0072156A"/>
    <w:rsid w:val="007218B5"/>
    <w:rsid w:val="00721FE9"/>
    <w:rsid w:val="00722856"/>
    <w:rsid w:val="00722F6D"/>
    <w:rsid w:val="00723109"/>
    <w:rsid w:val="0072360F"/>
    <w:rsid w:val="007243FF"/>
    <w:rsid w:val="00724C92"/>
    <w:rsid w:val="0072541C"/>
    <w:rsid w:val="00725800"/>
    <w:rsid w:val="00725C01"/>
    <w:rsid w:val="00730A10"/>
    <w:rsid w:val="00731233"/>
    <w:rsid w:val="00731981"/>
    <w:rsid w:val="00731CBA"/>
    <w:rsid w:val="007329FF"/>
    <w:rsid w:val="00733178"/>
    <w:rsid w:val="00733295"/>
    <w:rsid w:val="00733B6E"/>
    <w:rsid w:val="00733FBD"/>
    <w:rsid w:val="00734221"/>
    <w:rsid w:val="0073448A"/>
    <w:rsid w:val="00734970"/>
    <w:rsid w:val="00734C6C"/>
    <w:rsid w:val="007352B9"/>
    <w:rsid w:val="00735CE9"/>
    <w:rsid w:val="00735EAC"/>
    <w:rsid w:val="00735FA1"/>
    <w:rsid w:val="00736484"/>
    <w:rsid w:val="00736921"/>
    <w:rsid w:val="00736B3E"/>
    <w:rsid w:val="00737242"/>
    <w:rsid w:val="00737937"/>
    <w:rsid w:val="007401A9"/>
    <w:rsid w:val="007417D9"/>
    <w:rsid w:val="00741E3C"/>
    <w:rsid w:val="007426E7"/>
    <w:rsid w:val="0074320A"/>
    <w:rsid w:val="0074339E"/>
    <w:rsid w:val="00743E36"/>
    <w:rsid w:val="007440E1"/>
    <w:rsid w:val="00744899"/>
    <w:rsid w:val="00744A86"/>
    <w:rsid w:val="00745173"/>
    <w:rsid w:val="0074590A"/>
    <w:rsid w:val="007459A0"/>
    <w:rsid w:val="007463C9"/>
    <w:rsid w:val="007468E7"/>
    <w:rsid w:val="00746FC8"/>
    <w:rsid w:val="0074756F"/>
    <w:rsid w:val="007479FD"/>
    <w:rsid w:val="007502B1"/>
    <w:rsid w:val="00750333"/>
    <w:rsid w:val="00750AA1"/>
    <w:rsid w:val="00750C3D"/>
    <w:rsid w:val="00751945"/>
    <w:rsid w:val="00752803"/>
    <w:rsid w:val="0075433A"/>
    <w:rsid w:val="00754473"/>
    <w:rsid w:val="00754DE6"/>
    <w:rsid w:val="0075503F"/>
    <w:rsid w:val="007558F2"/>
    <w:rsid w:val="00755E2B"/>
    <w:rsid w:val="00760491"/>
    <w:rsid w:val="007610C2"/>
    <w:rsid w:val="007615E7"/>
    <w:rsid w:val="00763548"/>
    <w:rsid w:val="007639A7"/>
    <w:rsid w:val="00763B14"/>
    <w:rsid w:val="00763D9A"/>
    <w:rsid w:val="00763DA8"/>
    <w:rsid w:val="00764096"/>
    <w:rsid w:val="007647E3"/>
    <w:rsid w:val="007657C6"/>
    <w:rsid w:val="00765925"/>
    <w:rsid w:val="007659EA"/>
    <w:rsid w:val="00766576"/>
    <w:rsid w:val="007673D9"/>
    <w:rsid w:val="00767C33"/>
    <w:rsid w:val="00767EED"/>
    <w:rsid w:val="00767FD5"/>
    <w:rsid w:val="007715C2"/>
    <w:rsid w:val="007717C7"/>
    <w:rsid w:val="00771CA9"/>
    <w:rsid w:val="00772124"/>
    <w:rsid w:val="00772266"/>
    <w:rsid w:val="00772A00"/>
    <w:rsid w:val="00772AE3"/>
    <w:rsid w:val="00772BBC"/>
    <w:rsid w:val="00772D71"/>
    <w:rsid w:val="00773402"/>
    <w:rsid w:val="00773452"/>
    <w:rsid w:val="00773628"/>
    <w:rsid w:val="00773691"/>
    <w:rsid w:val="00774664"/>
    <w:rsid w:val="00774880"/>
    <w:rsid w:val="007751D3"/>
    <w:rsid w:val="00775937"/>
    <w:rsid w:val="0077604C"/>
    <w:rsid w:val="007765A7"/>
    <w:rsid w:val="00776601"/>
    <w:rsid w:val="00776A73"/>
    <w:rsid w:val="00776ADE"/>
    <w:rsid w:val="00776C62"/>
    <w:rsid w:val="00777472"/>
    <w:rsid w:val="0077775D"/>
    <w:rsid w:val="00780368"/>
    <w:rsid w:val="007803B1"/>
    <w:rsid w:val="00781183"/>
    <w:rsid w:val="00781552"/>
    <w:rsid w:val="007816A9"/>
    <w:rsid w:val="00781BAE"/>
    <w:rsid w:val="0078287E"/>
    <w:rsid w:val="00783032"/>
    <w:rsid w:val="0078329E"/>
    <w:rsid w:val="0078361B"/>
    <w:rsid w:val="007838A1"/>
    <w:rsid w:val="00783E70"/>
    <w:rsid w:val="00784439"/>
    <w:rsid w:val="007846D6"/>
    <w:rsid w:val="00784D2E"/>
    <w:rsid w:val="00784FE9"/>
    <w:rsid w:val="00785AB4"/>
    <w:rsid w:val="00785B65"/>
    <w:rsid w:val="00787340"/>
    <w:rsid w:val="007875B4"/>
    <w:rsid w:val="00790272"/>
    <w:rsid w:val="007903D1"/>
    <w:rsid w:val="00790730"/>
    <w:rsid w:val="00791071"/>
    <w:rsid w:val="00791422"/>
    <w:rsid w:val="00791477"/>
    <w:rsid w:val="00791FCB"/>
    <w:rsid w:val="0079221D"/>
    <w:rsid w:val="00792262"/>
    <w:rsid w:val="0079298E"/>
    <w:rsid w:val="00793704"/>
    <w:rsid w:val="00794533"/>
    <w:rsid w:val="00794909"/>
    <w:rsid w:val="00795354"/>
    <w:rsid w:val="007955E9"/>
    <w:rsid w:val="00795881"/>
    <w:rsid w:val="00795C83"/>
    <w:rsid w:val="00795D24"/>
    <w:rsid w:val="007962FD"/>
    <w:rsid w:val="007968A8"/>
    <w:rsid w:val="00797E85"/>
    <w:rsid w:val="00797F5F"/>
    <w:rsid w:val="007A07D9"/>
    <w:rsid w:val="007A110A"/>
    <w:rsid w:val="007A1DE8"/>
    <w:rsid w:val="007A22C3"/>
    <w:rsid w:val="007A2685"/>
    <w:rsid w:val="007A2D2B"/>
    <w:rsid w:val="007A3AEB"/>
    <w:rsid w:val="007A3BA9"/>
    <w:rsid w:val="007A40E3"/>
    <w:rsid w:val="007A4A35"/>
    <w:rsid w:val="007A5132"/>
    <w:rsid w:val="007A51C4"/>
    <w:rsid w:val="007A530E"/>
    <w:rsid w:val="007A5611"/>
    <w:rsid w:val="007A69A4"/>
    <w:rsid w:val="007A6CB1"/>
    <w:rsid w:val="007A6EF2"/>
    <w:rsid w:val="007A72FD"/>
    <w:rsid w:val="007A7FA8"/>
    <w:rsid w:val="007B05A1"/>
    <w:rsid w:val="007B1B07"/>
    <w:rsid w:val="007B1BD8"/>
    <w:rsid w:val="007B2012"/>
    <w:rsid w:val="007B22CC"/>
    <w:rsid w:val="007B41F9"/>
    <w:rsid w:val="007B42C9"/>
    <w:rsid w:val="007B4364"/>
    <w:rsid w:val="007B46CE"/>
    <w:rsid w:val="007B49C0"/>
    <w:rsid w:val="007B4D0E"/>
    <w:rsid w:val="007B586B"/>
    <w:rsid w:val="007B5F34"/>
    <w:rsid w:val="007B7088"/>
    <w:rsid w:val="007B731D"/>
    <w:rsid w:val="007B7A6D"/>
    <w:rsid w:val="007B7A90"/>
    <w:rsid w:val="007C03D3"/>
    <w:rsid w:val="007C0873"/>
    <w:rsid w:val="007C3346"/>
    <w:rsid w:val="007C3FE4"/>
    <w:rsid w:val="007C4A4A"/>
    <w:rsid w:val="007C4C78"/>
    <w:rsid w:val="007C5658"/>
    <w:rsid w:val="007C576F"/>
    <w:rsid w:val="007C5834"/>
    <w:rsid w:val="007C6241"/>
    <w:rsid w:val="007C69A3"/>
    <w:rsid w:val="007C6A4F"/>
    <w:rsid w:val="007C6D1C"/>
    <w:rsid w:val="007C711B"/>
    <w:rsid w:val="007C7D16"/>
    <w:rsid w:val="007C7F37"/>
    <w:rsid w:val="007D001C"/>
    <w:rsid w:val="007D03A9"/>
    <w:rsid w:val="007D0ED7"/>
    <w:rsid w:val="007D0EDA"/>
    <w:rsid w:val="007D1E64"/>
    <w:rsid w:val="007D286A"/>
    <w:rsid w:val="007D29A0"/>
    <w:rsid w:val="007D29EA"/>
    <w:rsid w:val="007D354A"/>
    <w:rsid w:val="007D3852"/>
    <w:rsid w:val="007D3D25"/>
    <w:rsid w:val="007D4990"/>
    <w:rsid w:val="007D57AD"/>
    <w:rsid w:val="007D5B56"/>
    <w:rsid w:val="007D5D82"/>
    <w:rsid w:val="007D5FE0"/>
    <w:rsid w:val="007D6651"/>
    <w:rsid w:val="007D6F36"/>
    <w:rsid w:val="007D7F8B"/>
    <w:rsid w:val="007E01D0"/>
    <w:rsid w:val="007E067F"/>
    <w:rsid w:val="007E07E0"/>
    <w:rsid w:val="007E0B58"/>
    <w:rsid w:val="007E1164"/>
    <w:rsid w:val="007E12B2"/>
    <w:rsid w:val="007E2310"/>
    <w:rsid w:val="007E23E1"/>
    <w:rsid w:val="007E2CC5"/>
    <w:rsid w:val="007E2FE2"/>
    <w:rsid w:val="007E3590"/>
    <w:rsid w:val="007E3B6E"/>
    <w:rsid w:val="007E3C9F"/>
    <w:rsid w:val="007E3D12"/>
    <w:rsid w:val="007E41CC"/>
    <w:rsid w:val="007E4BC7"/>
    <w:rsid w:val="007E4DAF"/>
    <w:rsid w:val="007E528D"/>
    <w:rsid w:val="007E542F"/>
    <w:rsid w:val="007E5540"/>
    <w:rsid w:val="007E5AF8"/>
    <w:rsid w:val="007E61DB"/>
    <w:rsid w:val="007E64A2"/>
    <w:rsid w:val="007E6CA4"/>
    <w:rsid w:val="007E6F08"/>
    <w:rsid w:val="007E76C1"/>
    <w:rsid w:val="007E78B2"/>
    <w:rsid w:val="007F0391"/>
    <w:rsid w:val="007F1313"/>
    <w:rsid w:val="007F2830"/>
    <w:rsid w:val="007F34D0"/>
    <w:rsid w:val="007F3742"/>
    <w:rsid w:val="007F3CA1"/>
    <w:rsid w:val="007F3EB7"/>
    <w:rsid w:val="007F4D2A"/>
    <w:rsid w:val="007F560F"/>
    <w:rsid w:val="007F6402"/>
    <w:rsid w:val="007F6B81"/>
    <w:rsid w:val="007F6BFD"/>
    <w:rsid w:val="007F6C41"/>
    <w:rsid w:val="007F71B3"/>
    <w:rsid w:val="007F7866"/>
    <w:rsid w:val="007F7898"/>
    <w:rsid w:val="00800213"/>
    <w:rsid w:val="00800A1E"/>
    <w:rsid w:val="0080112A"/>
    <w:rsid w:val="00801991"/>
    <w:rsid w:val="008025A5"/>
    <w:rsid w:val="00802EF8"/>
    <w:rsid w:val="008035BD"/>
    <w:rsid w:val="00803761"/>
    <w:rsid w:val="00803819"/>
    <w:rsid w:val="00803881"/>
    <w:rsid w:val="008038D7"/>
    <w:rsid w:val="00803FBE"/>
    <w:rsid w:val="00804682"/>
    <w:rsid w:val="00804BB2"/>
    <w:rsid w:val="0080505A"/>
    <w:rsid w:val="0080586E"/>
    <w:rsid w:val="008062D3"/>
    <w:rsid w:val="00806A48"/>
    <w:rsid w:val="00810204"/>
    <w:rsid w:val="008104C8"/>
    <w:rsid w:val="008106D9"/>
    <w:rsid w:val="00810F7D"/>
    <w:rsid w:val="00811929"/>
    <w:rsid w:val="0081200D"/>
    <w:rsid w:val="00812AFF"/>
    <w:rsid w:val="00812ECD"/>
    <w:rsid w:val="0081301C"/>
    <w:rsid w:val="0081382D"/>
    <w:rsid w:val="00813A6E"/>
    <w:rsid w:val="00814DDA"/>
    <w:rsid w:val="00815139"/>
    <w:rsid w:val="00815624"/>
    <w:rsid w:val="00815CF6"/>
    <w:rsid w:val="00815EEA"/>
    <w:rsid w:val="008168D3"/>
    <w:rsid w:val="008171D8"/>
    <w:rsid w:val="008171FC"/>
    <w:rsid w:val="00817B91"/>
    <w:rsid w:val="00817D6E"/>
    <w:rsid w:val="00820476"/>
    <w:rsid w:val="00820961"/>
    <w:rsid w:val="00821352"/>
    <w:rsid w:val="00821A7D"/>
    <w:rsid w:val="00822261"/>
    <w:rsid w:val="00822C7C"/>
    <w:rsid w:val="008233E1"/>
    <w:rsid w:val="0082463C"/>
    <w:rsid w:val="00826358"/>
    <w:rsid w:val="008264AD"/>
    <w:rsid w:val="00826A7A"/>
    <w:rsid w:val="00826F9A"/>
    <w:rsid w:val="008273E2"/>
    <w:rsid w:val="00827C41"/>
    <w:rsid w:val="00830265"/>
    <w:rsid w:val="00830BA5"/>
    <w:rsid w:val="00830D03"/>
    <w:rsid w:val="008314F5"/>
    <w:rsid w:val="00831B6E"/>
    <w:rsid w:val="00832086"/>
    <w:rsid w:val="00832744"/>
    <w:rsid w:val="008328D1"/>
    <w:rsid w:val="00833073"/>
    <w:rsid w:val="00833B7F"/>
    <w:rsid w:val="008343EF"/>
    <w:rsid w:val="00834963"/>
    <w:rsid w:val="00834B5E"/>
    <w:rsid w:val="008353BA"/>
    <w:rsid w:val="008356E6"/>
    <w:rsid w:val="0083687B"/>
    <w:rsid w:val="00836B08"/>
    <w:rsid w:val="008377D4"/>
    <w:rsid w:val="00837DE6"/>
    <w:rsid w:val="00837E57"/>
    <w:rsid w:val="008404B9"/>
    <w:rsid w:val="0084088E"/>
    <w:rsid w:val="00841352"/>
    <w:rsid w:val="00841516"/>
    <w:rsid w:val="00841B8D"/>
    <w:rsid w:val="00842725"/>
    <w:rsid w:val="00842EBD"/>
    <w:rsid w:val="00843236"/>
    <w:rsid w:val="00843CF5"/>
    <w:rsid w:val="00844DE4"/>
    <w:rsid w:val="00844E99"/>
    <w:rsid w:val="0084536F"/>
    <w:rsid w:val="00847D82"/>
    <w:rsid w:val="00850672"/>
    <w:rsid w:val="00851046"/>
    <w:rsid w:val="0085169A"/>
    <w:rsid w:val="00851793"/>
    <w:rsid w:val="0085182B"/>
    <w:rsid w:val="00851BC3"/>
    <w:rsid w:val="00851CBD"/>
    <w:rsid w:val="00852098"/>
    <w:rsid w:val="008527AA"/>
    <w:rsid w:val="00852BD8"/>
    <w:rsid w:val="00853195"/>
    <w:rsid w:val="00853CD1"/>
    <w:rsid w:val="008540F3"/>
    <w:rsid w:val="008541A2"/>
    <w:rsid w:val="008544C8"/>
    <w:rsid w:val="008545EC"/>
    <w:rsid w:val="00854753"/>
    <w:rsid w:val="00855F45"/>
    <w:rsid w:val="00857386"/>
    <w:rsid w:val="00857D43"/>
    <w:rsid w:val="0086088F"/>
    <w:rsid w:val="00860FFF"/>
    <w:rsid w:val="008617DA"/>
    <w:rsid w:val="008620A8"/>
    <w:rsid w:val="00862310"/>
    <w:rsid w:val="00862FF0"/>
    <w:rsid w:val="00863016"/>
    <w:rsid w:val="00863349"/>
    <w:rsid w:val="00863A06"/>
    <w:rsid w:val="008640DF"/>
    <w:rsid w:val="0086432A"/>
    <w:rsid w:val="008647DD"/>
    <w:rsid w:val="00864E41"/>
    <w:rsid w:val="00864F85"/>
    <w:rsid w:val="008661BC"/>
    <w:rsid w:val="00867584"/>
    <w:rsid w:val="008679D8"/>
    <w:rsid w:val="00867B1B"/>
    <w:rsid w:val="00867CDE"/>
    <w:rsid w:val="00870C1E"/>
    <w:rsid w:val="008716E1"/>
    <w:rsid w:val="00871C89"/>
    <w:rsid w:val="00872359"/>
    <w:rsid w:val="008736BF"/>
    <w:rsid w:val="00873A15"/>
    <w:rsid w:val="00874502"/>
    <w:rsid w:val="0087476E"/>
    <w:rsid w:val="00874BAE"/>
    <w:rsid w:val="00875665"/>
    <w:rsid w:val="00875A2E"/>
    <w:rsid w:val="00875C4E"/>
    <w:rsid w:val="008763C2"/>
    <w:rsid w:val="00876B4E"/>
    <w:rsid w:val="00876D69"/>
    <w:rsid w:val="00876EEB"/>
    <w:rsid w:val="0087736C"/>
    <w:rsid w:val="00880537"/>
    <w:rsid w:val="00880EFE"/>
    <w:rsid w:val="008810AA"/>
    <w:rsid w:val="008811D5"/>
    <w:rsid w:val="00881391"/>
    <w:rsid w:val="00881589"/>
    <w:rsid w:val="00881AF0"/>
    <w:rsid w:val="00882BFA"/>
    <w:rsid w:val="008835CF"/>
    <w:rsid w:val="00883AA5"/>
    <w:rsid w:val="00884235"/>
    <w:rsid w:val="00884669"/>
    <w:rsid w:val="0088493D"/>
    <w:rsid w:val="00884F8E"/>
    <w:rsid w:val="0088525D"/>
    <w:rsid w:val="00885A09"/>
    <w:rsid w:val="00886CDB"/>
    <w:rsid w:val="0088713A"/>
    <w:rsid w:val="0089158A"/>
    <w:rsid w:val="008917B8"/>
    <w:rsid w:val="008933D8"/>
    <w:rsid w:val="0089392F"/>
    <w:rsid w:val="008944BE"/>
    <w:rsid w:val="008946A6"/>
    <w:rsid w:val="00894A81"/>
    <w:rsid w:val="00894F86"/>
    <w:rsid w:val="00895E17"/>
    <w:rsid w:val="00896B50"/>
    <w:rsid w:val="008971D8"/>
    <w:rsid w:val="00897597"/>
    <w:rsid w:val="008A18CB"/>
    <w:rsid w:val="008A3584"/>
    <w:rsid w:val="008A496E"/>
    <w:rsid w:val="008A4C79"/>
    <w:rsid w:val="008A4D10"/>
    <w:rsid w:val="008A4D35"/>
    <w:rsid w:val="008A5277"/>
    <w:rsid w:val="008A5CD2"/>
    <w:rsid w:val="008B06E0"/>
    <w:rsid w:val="008B0AB6"/>
    <w:rsid w:val="008B10D2"/>
    <w:rsid w:val="008B1F7F"/>
    <w:rsid w:val="008B28F6"/>
    <w:rsid w:val="008B29F9"/>
    <w:rsid w:val="008B3006"/>
    <w:rsid w:val="008B375C"/>
    <w:rsid w:val="008B3C62"/>
    <w:rsid w:val="008B3D26"/>
    <w:rsid w:val="008B4FD1"/>
    <w:rsid w:val="008B5137"/>
    <w:rsid w:val="008B5EF6"/>
    <w:rsid w:val="008B62D3"/>
    <w:rsid w:val="008B665D"/>
    <w:rsid w:val="008B74DD"/>
    <w:rsid w:val="008B7555"/>
    <w:rsid w:val="008C057A"/>
    <w:rsid w:val="008C07EC"/>
    <w:rsid w:val="008C0E0B"/>
    <w:rsid w:val="008C13B8"/>
    <w:rsid w:val="008C14D4"/>
    <w:rsid w:val="008C1881"/>
    <w:rsid w:val="008C1CDF"/>
    <w:rsid w:val="008C2090"/>
    <w:rsid w:val="008C2229"/>
    <w:rsid w:val="008C2ED6"/>
    <w:rsid w:val="008C3354"/>
    <w:rsid w:val="008C3B4F"/>
    <w:rsid w:val="008C3D80"/>
    <w:rsid w:val="008C413D"/>
    <w:rsid w:val="008C434E"/>
    <w:rsid w:val="008C468A"/>
    <w:rsid w:val="008C52AC"/>
    <w:rsid w:val="008C61E0"/>
    <w:rsid w:val="008C643B"/>
    <w:rsid w:val="008C7230"/>
    <w:rsid w:val="008C7969"/>
    <w:rsid w:val="008C7E40"/>
    <w:rsid w:val="008D0E61"/>
    <w:rsid w:val="008D106E"/>
    <w:rsid w:val="008D16AB"/>
    <w:rsid w:val="008D225A"/>
    <w:rsid w:val="008D2A99"/>
    <w:rsid w:val="008D2D53"/>
    <w:rsid w:val="008D2F2E"/>
    <w:rsid w:val="008D3272"/>
    <w:rsid w:val="008D3DBF"/>
    <w:rsid w:val="008D4B8D"/>
    <w:rsid w:val="008D4D13"/>
    <w:rsid w:val="008D5672"/>
    <w:rsid w:val="008D5B46"/>
    <w:rsid w:val="008D7F27"/>
    <w:rsid w:val="008E0B12"/>
    <w:rsid w:val="008E0B48"/>
    <w:rsid w:val="008E12CD"/>
    <w:rsid w:val="008E16AB"/>
    <w:rsid w:val="008E2472"/>
    <w:rsid w:val="008E293D"/>
    <w:rsid w:val="008E30CC"/>
    <w:rsid w:val="008E448D"/>
    <w:rsid w:val="008E46D2"/>
    <w:rsid w:val="008E5989"/>
    <w:rsid w:val="008E68E6"/>
    <w:rsid w:val="008E6D09"/>
    <w:rsid w:val="008E6D18"/>
    <w:rsid w:val="008E7006"/>
    <w:rsid w:val="008F07C3"/>
    <w:rsid w:val="008F0A97"/>
    <w:rsid w:val="008F0BAF"/>
    <w:rsid w:val="008F0CD6"/>
    <w:rsid w:val="008F1107"/>
    <w:rsid w:val="008F1254"/>
    <w:rsid w:val="008F16E6"/>
    <w:rsid w:val="008F1701"/>
    <w:rsid w:val="008F2806"/>
    <w:rsid w:val="008F33ED"/>
    <w:rsid w:val="008F363D"/>
    <w:rsid w:val="008F3978"/>
    <w:rsid w:val="008F3983"/>
    <w:rsid w:val="008F3CC4"/>
    <w:rsid w:val="008F403F"/>
    <w:rsid w:val="008F447A"/>
    <w:rsid w:val="008F4770"/>
    <w:rsid w:val="008F4BA8"/>
    <w:rsid w:val="008F4CDE"/>
    <w:rsid w:val="008F4FA6"/>
    <w:rsid w:val="008F5950"/>
    <w:rsid w:val="008F5AB1"/>
    <w:rsid w:val="008F6068"/>
    <w:rsid w:val="008F61C9"/>
    <w:rsid w:val="008F64E4"/>
    <w:rsid w:val="008F699F"/>
    <w:rsid w:val="008F6B64"/>
    <w:rsid w:val="008F73FD"/>
    <w:rsid w:val="008F7833"/>
    <w:rsid w:val="00900C95"/>
    <w:rsid w:val="009027EA"/>
    <w:rsid w:val="009027F5"/>
    <w:rsid w:val="00902BFB"/>
    <w:rsid w:val="00903222"/>
    <w:rsid w:val="00904CB6"/>
    <w:rsid w:val="00905BA7"/>
    <w:rsid w:val="00906309"/>
    <w:rsid w:val="00906DC2"/>
    <w:rsid w:val="009074E2"/>
    <w:rsid w:val="0090786F"/>
    <w:rsid w:val="009079AE"/>
    <w:rsid w:val="0091035A"/>
    <w:rsid w:val="00910A6D"/>
    <w:rsid w:val="00910D2E"/>
    <w:rsid w:val="00911263"/>
    <w:rsid w:val="00911CA6"/>
    <w:rsid w:val="00911D1E"/>
    <w:rsid w:val="00911FD8"/>
    <w:rsid w:val="00912360"/>
    <w:rsid w:val="009138EE"/>
    <w:rsid w:val="00913A48"/>
    <w:rsid w:val="00913A71"/>
    <w:rsid w:val="00914480"/>
    <w:rsid w:val="00914FB0"/>
    <w:rsid w:val="00915904"/>
    <w:rsid w:val="00915C67"/>
    <w:rsid w:val="00915F87"/>
    <w:rsid w:val="00917404"/>
    <w:rsid w:val="00917590"/>
    <w:rsid w:val="009203B4"/>
    <w:rsid w:val="00920C1A"/>
    <w:rsid w:val="009223CB"/>
    <w:rsid w:val="0092261D"/>
    <w:rsid w:val="00922992"/>
    <w:rsid w:val="00922B17"/>
    <w:rsid w:val="00925092"/>
    <w:rsid w:val="0092523C"/>
    <w:rsid w:val="0092566C"/>
    <w:rsid w:val="009257D3"/>
    <w:rsid w:val="00925BCC"/>
    <w:rsid w:val="00926070"/>
    <w:rsid w:val="00926B1A"/>
    <w:rsid w:val="00927926"/>
    <w:rsid w:val="00930781"/>
    <w:rsid w:val="00930E63"/>
    <w:rsid w:val="00931333"/>
    <w:rsid w:val="00931377"/>
    <w:rsid w:val="0093220B"/>
    <w:rsid w:val="0093254A"/>
    <w:rsid w:val="009328AF"/>
    <w:rsid w:val="009335FB"/>
    <w:rsid w:val="00934242"/>
    <w:rsid w:val="00935227"/>
    <w:rsid w:val="00935499"/>
    <w:rsid w:val="00935843"/>
    <w:rsid w:val="00935B75"/>
    <w:rsid w:val="00936D20"/>
    <w:rsid w:val="00936DDA"/>
    <w:rsid w:val="00936EEC"/>
    <w:rsid w:val="009375AC"/>
    <w:rsid w:val="00940364"/>
    <w:rsid w:val="00940C1A"/>
    <w:rsid w:val="00941090"/>
    <w:rsid w:val="0094126D"/>
    <w:rsid w:val="0094180E"/>
    <w:rsid w:val="00941C9A"/>
    <w:rsid w:val="00941F3A"/>
    <w:rsid w:val="00941FD9"/>
    <w:rsid w:val="0094438B"/>
    <w:rsid w:val="00944400"/>
    <w:rsid w:val="00945989"/>
    <w:rsid w:val="00945D68"/>
    <w:rsid w:val="00945E3B"/>
    <w:rsid w:val="00946219"/>
    <w:rsid w:val="00946291"/>
    <w:rsid w:val="0094652D"/>
    <w:rsid w:val="00946B0D"/>
    <w:rsid w:val="00946E5F"/>
    <w:rsid w:val="0094735F"/>
    <w:rsid w:val="009477C4"/>
    <w:rsid w:val="00950E49"/>
    <w:rsid w:val="00951563"/>
    <w:rsid w:val="009516DC"/>
    <w:rsid w:val="00952298"/>
    <w:rsid w:val="00952D78"/>
    <w:rsid w:val="00952F06"/>
    <w:rsid w:val="00953216"/>
    <w:rsid w:val="00953463"/>
    <w:rsid w:val="00953FBE"/>
    <w:rsid w:val="00954022"/>
    <w:rsid w:val="0095465F"/>
    <w:rsid w:val="00954701"/>
    <w:rsid w:val="009547D3"/>
    <w:rsid w:val="00954CDE"/>
    <w:rsid w:val="0095508B"/>
    <w:rsid w:val="00955189"/>
    <w:rsid w:val="00955551"/>
    <w:rsid w:val="00955B3C"/>
    <w:rsid w:val="00955BE4"/>
    <w:rsid w:val="00955BE5"/>
    <w:rsid w:val="0095676B"/>
    <w:rsid w:val="00956875"/>
    <w:rsid w:val="009573F9"/>
    <w:rsid w:val="00957436"/>
    <w:rsid w:val="00957EFE"/>
    <w:rsid w:val="009600AA"/>
    <w:rsid w:val="009601DA"/>
    <w:rsid w:val="00960C91"/>
    <w:rsid w:val="009610D3"/>
    <w:rsid w:val="0096318E"/>
    <w:rsid w:val="009631FB"/>
    <w:rsid w:val="009634F8"/>
    <w:rsid w:val="009640D3"/>
    <w:rsid w:val="0096522A"/>
    <w:rsid w:val="0096534D"/>
    <w:rsid w:val="009656DC"/>
    <w:rsid w:val="0096587E"/>
    <w:rsid w:val="00965EE5"/>
    <w:rsid w:val="009667C3"/>
    <w:rsid w:val="00966AE7"/>
    <w:rsid w:val="00967164"/>
    <w:rsid w:val="00967796"/>
    <w:rsid w:val="00967A1C"/>
    <w:rsid w:val="00970D98"/>
    <w:rsid w:val="00971453"/>
    <w:rsid w:val="00971DE3"/>
    <w:rsid w:val="00971F80"/>
    <w:rsid w:val="00972D39"/>
    <w:rsid w:val="009731D1"/>
    <w:rsid w:val="00973970"/>
    <w:rsid w:val="009744D4"/>
    <w:rsid w:val="00974EB7"/>
    <w:rsid w:val="009755AA"/>
    <w:rsid w:val="009755C4"/>
    <w:rsid w:val="00977223"/>
    <w:rsid w:val="00977514"/>
    <w:rsid w:val="0098073A"/>
    <w:rsid w:val="0098130C"/>
    <w:rsid w:val="00981655"/>
    <w:rsid w:val="0098269D"/>
    <w:rsid w:val="009827E4"/>
    <w:rsid w:val="00982E9B"/>
    <w:rsid w:val="00982EF5"/>
    <w:rsid w:val="0098311E"/>
    <w:rsid w:val="00984D28"/>
    <w:rsid w:val="009850E3"/>
    <w:rsid w:val="0098543D"/>
    <w:rsid w:val="00985735"/>
    <w:rsid w:val="00985F1B"/>
    <w:rsid w:val="00986F16"/>
    <w:rsid w:val="00986FA9"/>
    <w:rsid w:val="009875DC"/>
    <w:rsid w:val="00987C9A"/>
    <w:rsid w:val="00987E17"/>
    <w:rsid w:val="00990E3C"/>
    <w:rsid w:val="009910F6"/>
    <w:rsid w:val="009933D4"/>
    <w:rsid w:val="00994204"/>
    <w:rsid w:val="009943E0"/>
    <w:rsid w:val="00994632"/>
    <w:rsid w:val="00995325"/>
    <w:rsid w:val="00996A47"/>
    <w:rsid w:val="00996BF8"/>
    <w:rsid w:val="009973FE"/>
    <w:rsid w:val="00997551"/>
    <w:rsid w:val="009976A6"/>
    <w:rsid w:val="009A0EB3"/>
    <w:rsid w:val="009A16DB"/>
    <w:rsid w:val="009A2335"/>
    <w:rsid w:val="009A2C68"/>
    <w:rsid w:val="009A432A"/>
    <w:rsid w:val="009A4A70"/>
    <w:rsid w:val="009A6785"/>
    <w:rsid w:val="009B0431"/>
    <w:rsid w:val="009B05E9"/>
    <w:rsid w:val="009B0649"/>
    <w:rsid w:val="009B0EC5"/>
    <w:rsid w:val="009B1767"/>
    <w:rsid w:val="009B19F0"/>
    <w:rsid w:val="009B1A8A"/>
    <w:rsid w:val="009B2F4F"/>
    <w:rsid w:val="009B318F"/>
    <w:rsid w:val="009B33D1"/>
    <w:rsid w:val="009B41AA"/>
    <w:rsid w:val="009B4371"/>
    <w:rsid w:val="009B503C"/>
    <w:rsid w:val="009B5427"/>
    <w:rsid w:val="009B591C"/>
    <w:rsid w:val="009B5D15"/>
    <w:rsid w:val="009B63C1"/>
    <w:rsid w:val="009B688F"/>
    <w:rsid w:val="009B7315"/>
    <w:rsid w:val="009C0267"/>
    <w:rsid w:val="009C1E0A"/>
    <w:rsid w:val="009C1E30"/>
    <w:rsid w:val="009C21A1"/>
    <w:rsid w:val="009C2247"/>
    <w:rsid w:val="009C2AEE"/>
    <w:rsid w:val="009C2C71"/>
    <w:rsid w:val="009C2FC0"/>
    <w:rsid w:val="009C4540"/>
    <w:rsid w:val="009C48B4"/>
    <w:rsid w:val="009C4F54"/>
    <w:rsid w:val="009C50DD"/>
    <w:rsid w:val="009C5347"/>
    <w:rsid w:val="009C5529"/>
    <w:rsid w:val="009C58F7"/>
    <w:rsid w:val="009C5CE3"/>
    <w:rsid w:val="009C5EBB"/>
    <w:rsid w:val="009C5EE5"/>
    <w:rsid w:val="009C64CE"/>
    <w:rsid w:val="009C70AB"/>
    <w:rsid w:val="009C7518"/>
    <w:rsid w:val="009C7ABF"/>
    <w:rsid w:val="009D007B"/>
    <w:rsid w:val="009D0ECD"/>
    <w:rsid w:val="009D10B1"/>
    <w:rsid w:val="009D1663"/>
    <w:rsid w:val="009D1A45"/>
    <w:rsid w:val="009D1BD2"/>
    <w:rsid w:val="009D2264"/>
    <w:rsid w:val="009D24BF"/>
    <w:rsid w:val="009D28BF"/>
    <w:rsid w:val="009D2E79"/>
    <w:rsid w:val="009D323C"/>
    <w:rsid w:val="009D338D"/>
    <w:rsid w:val="009D3462"/>
    <w:rsid w:val="009D3A65"/>
    <w:rsid w:val="009D3C7C"/>
    <w:rsid w:val="009D42DA"/>
    <w:rsid w:val="009D436A"/>
    <w:rsid w:val="009D45A8"/>
    <w:rsid w:val="009D4D4B"/>
    <w:rsid w:val="009D525B"/>
    <w:rsid w:val="009D5CF5"/>
    <w:rsid w:val="009D5E35"/>
    <w:rsid w:val="009D6599"/>
    <w:rsid w:val="009D6D88"/>
    <w:rsid w:val="009D75D5"/>
    <w:rsid w:val="009D75F9"/>
    <w:rsid w:val="009D772A"/>
    <w:rsid w:val="009D7CB7"/>
    <w:rsid w:val="009D7D03"/>
    <w:rsid w:val="009E0076"/>
    <w:rsid w:val="009E040E"/>
    <w:rsid w:val="009E0561"/>
    <w:rsid w:val="009E0BFB"/>
    <w:rsid w:val="009E0C41"/>
    <w:rsid w:val="009E0CEE"/>
    <w:rsid w:val="009E1532"/>
    <w:rsid w:val="009E1727"/>
    <w:rsid w:val="009E2029"/>
    <w:rsid w:val="009E2398"/>
    <w:rsid w:val="009E252A"/>
    <w:rsid w:val="009E291D"/>
    <w:rsid w:val="009E2ABD"/>
    <w:rsid w:val="009E3638"/>
    <w:rsid w:val="009E3BCF"/>
    <w:rsid w:val="009E4207"/>
    <w:rsid w:val="009E4D40"/>
    <w:rsid w:val="009E5438"/>
    <w:rsid w:val="009E5C31"/>
    <w:rsid w:val="009E5ECB"/>
    <w:rsid w:val="009E60B4"/>
    <w:rsid w:val="009E61A6"/>
    <w:rsid w:val="009E655A"/>
    <w:rsid w:val="009E6567"/>
    <w:rsid w:val="009E67F7"/>
    <w:rsid w:val="009E7551"/>
    <w:rsid w:val="009E7855"/>
    <w:rsid w:val="009E7D82"/>
    <w:rsid w:val="009F017C"/>
    <w:rsid w:val="009F0412"/>
    <w:rsid w:val="009F0B34"/>
    <w:rsid w:val="009F1D17"/>
    <w:rsid w:val="009F1EDE"/>
    <w:rsid w:val="009F23EC"/>
    <w:rsid w:val="009F251C"/>
    <w:rsid w:val="009F2BFD"/>
    <w:rsid w:val="009F3104"/>
    <w:rsid w:val="009F38B1"/>
    <w:rsid w:val="009F3AA3"/>
    <w:rsid w:val="009F420F"/>
    <w:rsid w:val="009F4543"/>
    <w:rsid w:val="009F48A7"/>
    <w:rsid w:val="009F4EEA"/>
    <w:rsid w:val="009F7B09"/>
    <w:rsid w:val="009F7B7E"/>
    <w:rsid w:val="009F7C03"/>
    <w:rsid w:val="00A0040E"/>
    <w:rsid w:val="00A00CBF"/>
    <w:rsid w:val="00A00D7E"/>
    <w:rsid w:val="00A0165C"/>
    <w:rsid w:val="00A01C56"/>
    <w:rsid w:val="00A01C61"/>
    <w:rsid w:val="00A01E97"/>
    <w:rsid w:val="00A025E2"/>
    <w:rsid w:val="00A0296C"/>
    <w:rsid w:val="00A02E5C"/>
    <w:rsid w:val="00A02E67"/>
    <w:rsid w:val="00A03235"/>
    <w:rsid w:val="00A04684"/>
    <w:rsid w:val="00A049F1"/>
    <w:rsid w:val="00A05233"/>
    <w:rsid w:val="00A054FE"/>
    <w:rsid w:val="00A0594A"/>
    <w:rsid w:val="00A05BBC"/>
    <w:rsid w:val="00A06A89"/>
    <w:rsid w:val="00A06B78"/>
    <w:rsid w:val="00A06C24"/>
    <w:rsid w:val="00A06CDD"/>
    <w:rsid w:val="00A06DB5"/>
    <w:rsid w:val="00A06DC9"/>
    <w:rsid w:val="00A0724B"/>
    <w:rsid w:val="00A073CF"/>
    <w:rsid w:val="00A07EFB"/>
    <w:rsid w:val="00A10A10"/>
    <w:rsid w:val="00A10B8E"/>
    <w:rsid w:val="00A10FC7"/>
    <w:rsid w:val="00A11A3E"/>
    <w:rsid w:val="00A11B26"/>
    <w:rsid w:val="00A11C0C"/>
    <w:rsid w:val="00A11D6B"/>
    <w:rsid w:val="00A1222A"/>
    <w:rsid w:val="00A12509"/>
    <w:rsid w:val="00A12C93"/>
    <w:rsid w:val="00A12E7A"/>
    <w:rsid w:val="00A131C4"/>
    <w:rsid w:val="00A13372"/>
    <w:rsid w:val="00A133A7"/>
    <w:rsid w:val="00A13F16"/>
    <w:rsid w:val="00A14123"/>
    <w:rsid w:val="00A14272"/>
    <w:rsid w:val="00A142F0"/>
    <w:rsid w:val="00A159B6"/>
    <w:rsid w:val="00A15BB9"/>
    <w:rsid w:val="00A15D8C"/>
    <w:rsid w:val="00A15EC8"/>
    <w:rsid w:val="00A16369"/>
    <w:rsid w:val="00A16933"/>
    <w:rsid w:val="00A17C48"/>
    <w:rsid w:val="00A17F5F"/>
    <w:rsid w:val="00A20221"/>
    <w:rsid w:val="00A2029F"/>
    <w:rsid w:val="00A202D7"/>
    <w:rsid w:val="00A205B5"/>
    <w:rsid w:val="00A216EF"/>
    <w:rsid w:val="00A21D06"/>
    <w:rsid w:val="00A234A2"/>
    <w:rsid w:val="00A2357E"/>
    <w:rsid w:val="00A23BAB"/>
    <w:rsid w:val="00A243A1"/>
    <w:rsid w:val="00A24E08"/>
    <w:rsid w:val="00A2508A"/>
    <w:rsid w:val="00A25692"/>
    <w:rsid w:val="00A25A47"/>
    <w:rsid w:val="00A25A5D"/>
    <w:rsid w:val="00A25D5D"/>
    <w:rsid w:val="00A262AC"/>
    <w:rsid w:val="00A26382"/>
    <w:rsid w:val="00A26546"/>
    <w:rsid w:val="00A30303"/>
    <w:rsid w:val="00A304B6"/>
    <w:rsid w:val="00A318A5"/>
    <w:rsid w:val="00A31EFC"/>
    <w:rsid w:val="00A326AC"/>
    <w:rsid w:val="00A33104"/>
    <w:rsid w:val="00A334E8"/>
    <w:rsid w:val="00A34266"/>
    <w:rsid w:val="00A34736"/>
    <w:rsid w:val="00A34B07"/>
    <w:rsid w:val="00A3597E"/>
    <w:rsid w:val="00A35D57"/>
    <w:rsid w:val="00A361FF"/>
    <w:rsid w:val="00A3705B"/>
    <w:rsid w:val="00A37336"/>
    <w:rsid w:val="00A37A42"/>
    <w:rsid w:val="00A37DF0"/>
    <w:rsid w:val="00A400A3"/>
    <w:rsid w:val="00A40AD1"/>
    <w:rsid w:val="00A40F2F"/>
    <w:rsid w:val="00A42D28"/>
    <w:rsid w:val="00A43F10"/>
    <w:rsid w:val="00A44B8E"/>
    <w:rsid w:val="00A44EAD"/>
    <w:rsid w:val="00A4502F"/>
    <w:rsid w:val="00A4517D"/>
    <w:rsid w:val="00A4538C"/>
    <w:rsid w:val="00A45537"/>
    <w:rsid w:val="00A45823"/>
    <w:rsid w:val="00A45872"/>
    <w:rsid w:val="00A45FB3"/>
    <w:rsid w:val="00A46672"/>
    <w:rsid w:val="00A466C4"/>
    <w:rsid w:val="00A469C1"/>
    <w:rsid w:val="00A47748"/>
    <w:rsid w:val="00A47FB8"/>
    <w:rsid w:val="00A503EB"/>
    <w:rsid w:val="00A504D2"/>
    <w:rsid w:val="00A508DC"/>
    <w:rsid w:val="00A52556"/>
    <w:rsid w:val="00A52886"/>
    <w:rsid w:val="00A52D42"/>
    <w:rsid w:val="00A52EFD"/>
    <w:rsid w:val="00A531C0"/>
    <w:rsid w:val="00A532A5"/>
    <w:rsid w:val="00A53BCF"/>
    <w:rsid w:val="00A53D13"/>
    <w:rsid w:val="00A54178"/>
    <w:rsid w:val="00A54E0D"/>
    <w:rsid w:val="00A54FD9"/>
    <w:rsid w:val="00A550C4"/>
    <w:rsid w:val="00A557B0"/>
    <w:rsid w:val="00A557CC"/>
    <w:rsid w:val="00A55D40"/>
    <w:rsid w:val="00A55FE8"/>
    <w:rsid w:val="00A6006F"/>
    <w:rsid w:val="00A60663"/>
    <w:rsid w:val="00A60BFC"/>
    <w:rsid w:val="00A60FE4"/>
    <w:rsid w:val="00A61FB5"/>
    <w:rsid w:val="00A62133"/>
    <w:rsid w:val="00A62A2C"/>
    <w:rsid w:val="00A62AFB"/>
    <w:rsid w:val="00A62C20"/>
    <w:rsid w:val="00A6372E"/>
    <w:rsid w:val="00A643E7"/>
    <w:rsid w:val="00A649F4"/>
    <w:rsid w:val="00A64AD7"/>
    <w:rsid w:val="00A64BE2"/>
    <w:rsid w:val="00A64CAF"/>
    <w:rsid w:val="00A64EC7"/>
    <w:rsid w:val="00A65086"/>
    <w:rsid w:val="00A65D25"/>
    <w:rsid w:val="00A662EB"/>
    <w:rsid w:val="00A6686C"/>
    <w:rsid w:val="00A66B0E"/>
    <w:rsid w:val="00A67479"/>
    <w:rsid w:val="00A6751C"/>
    <w:rsid w:val="00A70491"/>
    <w:rsid w:val="00A70748"/>
    <w:rsid w:val="00A70CC9"/>
    <w:rsid w:val="00A714B3"/>
    <w:rsid w:val="00A71F0E"/>
    <w:rsid w:val="00A72198"/>
    <w:rsid w:val="00A7246B"/>
    <w:rsid w:val="00A72BE1"/>
    <w:rsid w:val="00A73203"/>
    <w:rsid w:val="00A7323D"/>
    <w:rsid w:val="00A738CB"/>
    <w:rsid w:val="00A73FD0"/>
    <w:rsid w:val="00A7440B"/>
    <w:rsid w:val="00A746F8"/>
    <w:rsid w:val="00A74C76"/>
    <w:rsid w:val="00A751E4"/>
    <w:rsid w:val="00A75611"/>
    <w:rsid w:val="00A75C3F"/>
    <w:rsid w:val="00A76F30"/>
    <w:rsid w:val="00A7738C"/>
    <w:rsid w:val="00A8059F"/>
    <w:rsid w:val="00A806CA"/>
    <w:rsid w:val="00A8112F"/>
    <w:rsid w:val="00A81CCF"/>
    <w:rsid w:val="00A82719"/>
    <w:rsid w:val="00A8300C"/>
    <w:rsid w:val="00A83313"/>
    <w:rsid w:val="00A83DF3"/>
    <w:rsid w:val="00A85C94"/>
    <w:rsid w:val="00A85CAE"/>
    <w:rsid w:val="00A85EA3"/>
    <w:rsid w:val="00A876CF"/>
    <w:rsid w:val="00A90049"/>
    <w:rsid w:val="00A909ED"/>
    <w:rsid w:val="00A91562"/>
    <w:rsid w:val="00A91AD6"/>
    <w:rsid w:val="00A91B64"/>
    <w:rsid w:val="00A921A7"/>
    <w:rsid w:val="00A924FC"/>
    <w:rsid w:val="00A92AE5"/>
    <w:rsid w:val="00A92BC8"/>
    <w:rsid w:val="00A92FFB"/>
    <w:rsid w:val="00A9303B"/>
    <w:rsid w:val="00A934ED"/>
    <w:rsid w:val="00A93B36"/>
    <w:rsid w:val="00A93B3F"/>
    <w:rsid w:val="00A93B73"/>
    <w:rsid w:val="00A948F9"/>
    <w:rsid w:val="00A9507B"/>
    <w:rsid w:val="00A9561D"/>
    <w:rsid w:val="00A95F5A"/>
    <w:rsid w:val="00A963A5"/>
    <w:rsid w:val="00A966DB"/>
    <w:rsid w:val="00A96EF7"/>
    <w:rsid w:val="00A96F37"/>
    <w:rsid w:val="00A97165"/>
    <w:rsid w:val="00A9719C"/>
    <w:rsid w:val="00A9728F"/>
    <w:rsid w:val="00A97621"/>
    <w:rsid w:val="00A97D96"/>
    <w:rsid w:val="00AA0A1B"/>
    <w:rsid w:val="00AA0F1E"/>
    <w:rsid w:val="00AA1701"/>
    <w:rsid w:val="00AA2697"/>
    <w:rsid w:val="00AA27CE"/>
    <w:rsid w:val="00AA2878"/>
    <w:rsid w:val="00AA28E6"/>
    <w:rsid w:val="00AA2978"/>
    <w:rsid w:val="00AA3803"/>
    <w:rsid w:val="00AA3D5F"/>
    <w:rsid w:val="00AA3F6D"/>
    <w:rsid w:val="00AA45EE"/>
    <w:rsid w:val="00AA48D4"/>
    <w:rsid w:val="00AA4C15"/>
    <w:rsid w:val="00AA50B5"/>
    <w:rsid w:val="00AA5413"/>
    <w:rsid w:val="00AA5735"/>
    <w:rsid w:val="00AA585E"/>
    <w:rsid w:val="00AA63B3"/>
    <w:rsid w:val="00AA6B91"/>
    <w:rsid w:val="00AA6BF4"/>
    <w:rsid w:val="00AA6EEA"/>
    <w:rsid w:val="00AA7CF7"/>
    <w:rsid w:val="00AB1C85"/>
    <w:rsid w:val="00AB1CFB"/>
    <w:rsid w:val="00AB2D84"/>
    <w:rsid w:val="00AB2DB3"/>
    <w:rsid w:val="00AB322C"/>
    <w:rsid w:val="00AB3306"/>
    <w:rsid w:val="00AB35EE"/>
    <w:rsid w:val="00AB3915"/>
    <w:rsid w:val="00AB3B8A"/>
    <w:rsid w:val="00AB48C2"/>
    <w:rsid w:val="00AB4DC2"/>
    <w:rsid w:val="00AB4E91"/>
    <w:rsid w:val="00AB5661"/>
    <w:rsid w:val="00AB5874"/>
    <w:rsid w:val="00AB5937"/>
    <w:rsid w:val="00AB687D"/>
    <w:rsid w:val="00AB6896"/>
    <w:rsid w:val="00AB69EC"/>
    <w:rsid w:val="00AB6A82"/>
    <w:rsid w:val="00AB70F8"/>
    <w:rsid w:val="00AB7B56"/>
    <w:rsid w:val="00AC042E"/>
    <w:rsid w:val="00AC088A"/>
    <w:rsid w:val="00AC0E64"/>
    <w:rsid w:val="00AC15F8"/>
    <w:rsid w:val="00AC18BE"/>
    <w:rsid w:val="00AC2773"/>
    <w:rsid w:val="00AC2A6E"/>
    <w:rsid w:val="00AC2BC4"/>
    <w:rsid w:val="00AC39B9"/>
    <w:rsid w:val="00AC3C6F"/>
    <w:rsid w:val="00AC431C"/>
    <w:rsid w:val="00AC474A"/>
    <w:rsid w:val="00AC51A8"/>
    <w:rsid w:val="00AC6869"/>
    <w:rsid w:val="00AC686B"/>
    <w:rsid w:val="00AC690D"/>
    <w:rsid w:val="00AC7313"/>
    <w:rsid w:val="00AC7C76"/>
    <w:rsid w:val="00AD01E7"/>
    <w:rsid w:val="00AD025A"/>
    <w:rsid w:val="00AD0604"/>
    <w:rsid w:val="00AD0BB2"/>
    <w:rsid w:val="00AD0F19"/>
    <w:rsid w:val="00AD0FBB"/>
    <w:rsid w:val="00AD13E5"/>
    <w:rsid w:val="00AD1B13"/>
    <w:rsid w:val="00AD222A"/>
    <w:rsid w:val="00AD2985"/>
    <w:rsid w:val="00AD4039"/>
    <w:rsid w:val="00AD4326"/>
    <w:rsid w:val="00AD556B"/>
    <w:rsid w:val="00AD5649"/>
    <w:rsid w:val="00AD6240"/>
    <w:rsid w:val="00AD65EE"/>
    <w:rsid w:val="00AD670A"/>
    <w:rsid w:val="00AD677A"/>
    <w:rsid w:val="00AD6E21"/>
    <w:rsid w:val="00AD71C9"/>
    <w:rsid w:val="00AE07C4"/>
    <w:rsid w:val="00AE07E8"/>
    <w:rsid w:val="00AE1464"/>
    <w:rsid w:val="00AE1543"/>
    <w:rsid w:val="00AE19DD"/>
    <w:rsid w:val="00AE24B4"/>
    <w:rsid w:val="00AE28DC"/>
    <w:rsid w:val="00AE30CF"/>
    <w:rsid w:val="00AE31FE"/>
    <w:rsid w:val="00AE42FD"/>
    <w:rsid w:val="00AE4677"/>
    <w:rsid w:val="00AE481D"/>
    <w:rsid w:val="00AE6180"/>
    <w:rsid w:val="00AE6711"/>
    <w:rsid w:val="00AE68F8"/>
    <w:rsid w:val="00AE7189"/>
    <w:rsid w:val="00AE796B"/>
    <w:rsid w:val="00AE7FA9"/>
    <w:rsid w:val="00AF184A"/>
    <w:rsid w:val="00AF1D67"/>
    <w:rsid w:val="00AF2B0F"/>
    <w:rsid w:val="00AF368C"/>
    <w:rsid w:val="00AF37BD"/>
    <w:rsid w:val="00AF39C5"/>
    <w:rsid w:val="00AF3AE3"/>
    <w:rsid w:val="00AF3F44"/>
    <w:rsid w:val="00AF3F60"/>
    <w:rsid w:val="00AF3F68"/>
    <w:rsid w:val="00AF43FB"/>
    <w:rsid w:val="00AF4948"/>
    <w:rsid w:val="00AF4BE0"/>
    <w:rsid w:val="00AF5310"/>
    <w:rsid w:val="00AF62F4"/>
    <w:rsid w:val="00AF644E"/>
    <w:rsid w:val="00AF693B"/>
    <w:rsid w:val="00AF6CCA"/>
    <w:rsid w:val="00AF7062"/>
    <w:rsid w:val="00AF71B7"/>
    <w:rsid w:val="00AF7C6E"/>
    <w:rsid w:val="00B0046A"/>
    <w:rsid w:val="00B00681"/>
    <w:rsid w:val="00B00B16"/>
    <w:rsid w:val="00B011C9"/>
    <w:rsid w:val="00B0255E"/>
    <w:rsid w:val="00B02DA4"/>
    <w:rsid w:val="00B034AA"/>
    <w:rsid w:val="00B03885"/>
    <w:rsid w:val="00B03B12"/>
    <w:rsid w:val="00B03FCF"/>
    <w:rsid w:val="00B04384"/>
    <w:rsid w:val="00B04D8D"/>
    <w:rsid w:val="00B04FBE"/>
    <w:rsid w:val="00B05566"/>
    <w:rsid w:val="00B05916"/>
    <w:rsid w:val="00B0633C"/>
    <w:rsid w:val="00B06750"/>
    <w:rsid w:val="00B069CA"/>
    <w:rsid w:val="00B06AEF"/>
    <w:rsid w:val="00B06E3C"/>
    <w:rsid w:val="00B06F77"/>
    <w:rsid w:val="00B07ADA"/>
    <w:rsid w:val="00B07CD7"/>
    <w:rsid w:val="00B07CFC"/>
    <w:rsid w:val="00B07FAA"/>
    <w:rsid w:val="00B1003A"/>
    <w:rsid w:val="00B10CAD"/>
    <w:rsid w:val="00B10EC6"/>
    <w:rsid w:val="00B11100"/>
    <w:rsid w:val="00B111A6"/>
    <w:rsid w:val="00B111DE"/>
    <w:rsid w:val="00B1188D"/>
    <w:rsid w:val="00B128FE"/>
    <w:rsid w:val="00B12D07"/>
    <w:rsid w:val="00B133C7"/>
    <w:rsid w:val="00B138D3"/>
    <w:rsid w:val="00B13902"/>
    <w:rsid w:val="00B13CAF"/>
    <w:rsid w:val="00B141AE"/>
    <w:rsid w:val="00B142BF"/>
    <w:rsid w:val="00B151D2"/>
    <w:rsid w:val="00B15276"/>
    <w:rsid w:val="00B1534C"/>
    <w:rsid w:val="00B155ED"/>
    <w:rsid w:val="00B15E68"/>
    <w:rsid w:val="00B1627A"/>
    <w:rsid w:val="00B16861"/>
    <w:rsid w:val="00B16A76"/>
    <w:rsid w:val="00B16DC4"/>
    <w:rsid w:val="00B173B0"/>
    <w:rsid w:val="00B17935"/>
    <w:rsid w:val="00B17B18"/>
    <w:rsid w:val="00B20100"/>
    <w:rsid w:val="00B206FC"/>
    <w:rsid w:val="00B20C1A"/>
    <w:rsid w:val="00B21699"/>
    <w:rsid w:val="00B216CC"/>
    <w:rsid w:val="00B218A1"/>
    <w:rsid w:val="00B219A2"/>
    <w:rsid w:val="00B22357"/>
    <w:rsid w:val="00B22653"/>
    <w:rsid w:val="00B2294C"/>
    <w:rsid w:val="00B229E7"/>
    <w:rsid w:val="00B22A4B"/>
    <w:rsid w:val="00B235AB"/>
    <w:rsid w:val="00B23B1A"/>
    <w:rsid w:val="00B248A7"/>
    <w:rsid w:val="00B25201"/>
    <w:rsid w:val="00B253FA"/>
    <w:rsid w:val="00B25AF5"/>
    <w:rsid w:val="00B25B2B"/>
    <w:rsid w:val="00B26136"/>
    <w:rsid w:val="00B26F90"/>
    <w:rsid w:val="00B26FBE"/>
    <w:rsid w:val="00B271C0"/>
    <w:rsid w:val="00B274AC"/>
    <w:rsid w:val="00B27672"/>
    <w:rsid w:val="00B30014"/>
    <w:rsid w:val="00B306D8"/>
    <w:rsid w:val="00B30BA7"/>
    <w:rsid w:val="00B31C33"/>
    <w:rsid w:val="00B32079"/>
    <w:rsid w:val="00B3229F"/>
    <w:rsid w:val="00B32526"/>
    <w:rsid w:val="00B330FB"/>
    <w:rsid w:val="00B33559"/>
    <w:rsid w:val="00B33E07"/>
    <w:rsid w:val="00B34B2B"/>
    <w:rsid w:val="00B35361"/>
    <w:rsid w:val="00B3545A"/>
    <w:rsid w:val="00B3686C"/>
    <w:rsid w:val="00B3687E"/>
    <w:rsid w:val="00B36987"/>
    <w:rsid w:val="00B36EB9"/>
    <w:rsid w:val="00B37A7F"/>
    <w:rsid w:val="00B37A84"/>
    <w:rsid w:val="00B37F61"/>
    <w:rsid w:val="00B40A8F"/>
    <w:rsid w:val="00B40E33"/>
    <w:rsid w:val="00B41B9D"/>
    <w:rsid w:val="00B41C76"/>
    <w:rsid w:val="00B41D58"/>
    <w:rsid w:val="00B41F40"/>
    <w:rsid w:val="00B420FB"/>
    <w:rsid w:val="00B4229A"/>
    <w:rsid w:val="00B42897"/>
    <w:rsid w:val="00B42963"/>
    <w:rsid w:val="00B42E2C"/>
    <w:rsid w:val="00B43443"/>
    <w:rsid w:val="00B4372A"/>
    <w:rsid w:val="00B43CCA"/>
    <w:rsid w:val="00B445BB"/>
    <w:rsid w:val="00B44BBA"/>
    <w:rsid w:val="00B456AA"/>
    <w:rsid w:val="00B45741"/>
    <w:rsid w:val="00B45937"/>
    <w:rsid w:val="00B45BD4"/>
    <w:rsid w:val="00B46D13"/>
    <w:rsid w:val="00B4719C"/>
    <w:rsid w:val="00B473F5"/>
    <w:rsid w:val="00B47EF6"/>
    <w:rsid w:val="00B50725"/>
    <w:rsid w:val="00B50812"/>
    <w:rsid w:val="00B50AE4"/>
    <w:rsid w:val="00B5114D"/>
    <w:rsid w:val="00B51324"/>
    <w:rsid w:val="00B5156F"/>
    <w:rsid w:val="00B51989"/>
    <w:rsid w:val="00B51D69"/>
    <w:rsid w:val="00B5205D"/>
    <w:rsid w:val="00B52B89"/>
    <w:rsid w:val="00B52E1A"/>
    <w:rsid w:val="00B52F1F"/>
    <w:rsid w:val="00B535AE"/>
    <w:rsid w:val="00B536E0"/>
    <w:rsid w:val="00B53D60"/>
    <w:rsid w:val="00B53D7C"/>
    <w:rsid w:val="00B54330"/>
    <w:rsid w:val="00B552A2"/>
    <w:rsid w:val="00B5538D"/>
    <w:rsid w:val="00B55C62"/>
    <w:rsid w:val="00B56AB1"/>
    <w:rsid w:val="00B57204"/>
    <w:rsid w:val="00B578DC"/>
    <w:rsid w:val="00B60018"/>
    <w:rsid w:val="00B60AA6"/>
    <w:rsid w:val="00B6136F"/>
    <w:rsid w:val="00B61514"/>
    <w:rsid w:val="00B615E0"/>
    <w:rsid w:val="00B61688"/>
    <w:rsid w:val="00B61698"/>
    <w:rsid w:val="00B618D0"/>
    <w:rsid w:val="00B61BD8"/>
    <w:rsid w:val="00B61F75"/>
    <w:rsid w:val="00B6262A"/>
    <w:rsid w:val="00B638B1"/>
    <w:rsid w:val="00B63C34"/>
    <w:rsid w:val="00B64A02"/>
    <w:rsid w:val="00B64B9F"/>
    <w:rsid w:val="00B64C33"/>
    <w:rsid w:val="00B64F00"/>
    <w:rsid w:val="00B65363"/>
    <w:rsid w:val="00B659CB"/>
    <w:rsid w:val="00B65C58"/>
    <w:rsid w:val="00B65E1B"/>
    <w:rsid w:val="00B665E6"/>
    <w:rsid w:val="00B66ED3"/>
    <w:rsid w:val="00B67ACE"/>
    <w:rsid w:val="00B70D49"/>
    <w:rsid w:val="00B70EC8"/>
    <w:rsid w:val="00B72015"/>
    <w:rsid w:val="00B72672"/>
    <w:rsid w:val="00B732A5"/>
    <w:rsid w:val="00B7377F"/>
    <w:rsid w:val="00B7382E"/>
    <w:rsid w:val="00B73A75"/>
    <w:rsid w:val="00B73CEE"/>
    <w:rsid w:val="00B73E38"/>
    <w:rsid w:val="00B74C6E"/>
    <w:rsid w:val="00B74EC1"/>
    <w:rsid w:val="00B7550E"/>
    <w:rsid w:val="00B75692"/>
    <w:rsid w:val="00B75C53"/>
    <w:rsid w:val="00B75D4C"/>
    <w:rsid w:val="00B76A1D"/>
    <w:rsid w:val="00B77A21"/>
    <w:rsid w:val="00B77B97"/>
    <w:rsid w:val="00B77D2D"/>
    <w:rsid w:val="00B80081"/>
    <w:rsid w:val="00B80222"/>
    <w:rsid w:val="00B80598"/>
    <w:rsid w:val="00B80607"/>
    <w:rsid w:val="00B81345"/>
    <w:rsid w:val="00B81868"/>
    <w:rsid w:val="00B81D74"/>
    <w:rsid w:val="00B821C0"/>
    <w:rsid w:val="00B821D1"/>
    <w:rsid w:val="00B828BB"/>
    <w:rsid w:val="00B83162"/>
    <w:rsid w:val="00B83282"/>
    <w:rsid w:val="00B8357F"/>
    <w:rsid w:val="00B83B95"/>
    <w:rsid w:val="00B83CE5"/>
    <w:rsid w:val="00B842AA"/>
    <w:rsid w:val="00B848D0"/>
    <w:rsid w:val="00B84ABD"/>
    <w:rsid w:val="00B84CBF"/>
    <w:rsid w:val="00B84E69"/>
    <w:rsid w:val="00B850AD"/>
    <w:rsid w:val="00B85646"/>
    <w:rsid w:val="00B86759"/>
    <w:rsid w:val="00B86AE0"/>
    <w:rsid w:val="00B86DD4"/>
    <w:rsid w:val="00B87A3E"/>
    <w:rsid w:val="00B9075D"/>
    <w:rsid w:val="00B90D28"/>
    <w:rsid w:val="00B90F83"/>
    <w:rsid w:val="00B9191C"/>
    <w:rsid w:val="00B920D2"/>
    <w:rsid w:val="00B9247D"/>
    <w:rsid w:val="00B92857"/>
    <w:rsid w:val="00B92E87"/>
    <w:rsid w:val="00B933A4"/>
    <w:rsid w:val="00B93BE3"/>
    <w:rsid w:val="00B94196"/>
    <w:rsid w:val="00B94285"/>
    <w:rsid w:val="00B946D7"/>
    <w:rsid w:val="00B94ADB"/>
    <w:rsid w:val="00B95D5E"/>
    <w:rsid w:val="00B95E6B"/>
    <w:rsid w:val="00B96B53"/>
    <w:rsid w:val="00B979E7"/>
    <w:rsid w:val="00BA03D1"/>
    <w:rsid w:val="00BA079B"/>
    <w:rsid w:val="00BA0D8F"/>
    <w:rsid w:val="00BA0FC9"/>
    <w:rsid w:val="00BA16B8"/>
    <w:rsid w:val="00BA18C4"/>
    <w:rsid w:val="00BA1E29"/>
    <w:rsid w:val="00BA2389"/>
    <w:rsid w:val="00BA3E28"/>
    <w:rsid w:val="00BA4839"/>
    <w:rsid w:val="00BA5E33"/>
    <w:rsid w:val="00BA69D2"/>
    <w:rsid w:val="00BB0277"/>
    <w:rsid w:val="00BB0450"/>
    <w:rsid w:val="00BB04FF"/>
    <w:rsid w:val="00BB2753"/>
    <w:rsid w:val="00BB2C07"/>
    <w:rsid w:val="00BB2D2C"/>
    <w:rsid w:val="00BB35B5"/>
    <w:rsid w:val="00BB35D9"/>
    <w:rsid w:val="00BB3BCD"/>
    <w:rsid w:val="00BB3E5B"/>
    <w:rsid w:val="00BB480E"/>
    <w:rsid w:val="00BB4E61"/>
    <w:rsid w:val="00BB55B1"/>
    <w:rsid w:val="00BB6259"/>
    <w:rsid w:val="00BB64FF"/>
    <w:rsid w:val="00BB66D1"/>
    <w:rsid w:val="00BB6FB5"/>
    <w:rsid w:val="00BB7130"/>
    <w:rsid w:val="00BB7135"/>
    <w:rsid w:val="00BC11E3"/>
    <w:rsid w:val="00BC151A"/>
    <w:rsid w:val="00BC1732"/>
    <w:rsid w:val="00BC187A"/>
    <w:rsid w:val="00BC18E8"/>
    <w:rsid w:val="00BC1B9F"/>
    <w:rsid w:val="00BC281D"/>
    <w:rsid w:val="00BC29AC"/>
    <w:rsid w:val="00BC2EF1"/>
    <w:rsid w:val="00BC373C"/>
    <w:rsid w:val="00BC374D"/>
    <w:rsid w:val="00BC385F"/>
    <w:rsid w:val="00BC392B"/>
    <w:rsid w:val="00BC3A3F"/>
    <w:rsid w:val="00BC3BE4"/>
    <w:rsid w:val="00BC47A2"/>
    <w:rsid w:val="00BC4E3C"/>
    <w:rsid w:val="00BC5C00"/>
    <w:rsid w:val="00BC5EAE"/>
    <w:rsid w:val="00BC641B"/>
    <w:rsid w:val="00BC6631"/>
    <w:rsid w:val="00BC749C"/>
    <w:rsid w:val="00BD001A"/>
    <w:rsid w:val="00BD03AB"/>
    <w:rsid w:val="00BD0AAF"/>
    <w:rsid w:val="00BD0C79"/>
    <w:rsid w:val="00BD0E01"/>
    <w:rsid w:val="00BD0E6E"/>
    <w:rsid w:val="00BD14D2"/>
    <w:rsid w:val="00BD1EA7"/>
    <w:rsid w:val="00BD324C"/>
    <w:rsid w:val="00BD33C7"/>
    <w:rsid w:val="00BD368B"/>
    <w:rsid w:val="00BD3880"/>
    <w:rsid w:val="00BD3DF9"/>
    <w:rsid w:val="00BD4190"/>
    <w:rsid w:val="00BD47B8"/>
    <w:rsid w:val="00BD4B54"/>
    <w:rsid w:val="00BD5087"/>
    <w:rsid w:val="00BD5858"/>
    <w:rsid w:val="00BD5EA7"/>
    <w:rsid w:val="00BD60F9"/>
    <w:rsid w:val="00BD6451"/>
    <w:rsid w:val="00BD698F"/>
    <w:rsid w:val="00BD705A"/>
    <w:rsid w:val="00BD70AA"/>
    <w:rsid w:val="00BD7AA4"/>
    <w:rsid w:val="00BE062C"/>
    <w:rsid w:val="00BE094A"/>
    <w:rsid w:val="00BE09C0"/>
    <w:rsid w:val="00BE0A63"/>
    <w:rsid w:val="00BE0CBF"/>
    <w:rsid w:val="00BE1912"/>
    <w:rsid w:val="00BE1DF8"/>
    <w:rsid w:val="00BE24C7"/>
    <w:rsid w:val="00BE28B0"/>
    <w:rsid w:val="00BE2D8B"/>
    <w:rsid w:val="00BE36AD"/>
    <w:rsid w:val="00BE47F7"/>
    <w:rsid w:val="00BE49D5"/>
    <w:rsid w:val="00BE49E7"/>
    <w:rsid w:val="00BE52AA"/>
    <w:rsid w:val="00BE571A"/>
    <w:rsid w:val="00BE577D"/>
    <w:rsid w:val="00BE5782"/>
    <w:rsid w:val="00BE5AEF"/>
    <w:rsid w:val="00BE664E"/>
    <w:rsid w:val="00BE6D19"/>
    <w:rsid w:val="00BE7696"/>
    <w:rsid w:val="00BE7F64"/>
    <w:rsid w:val="00BF0738"/>
    <w:rsid w:val="00BF0E14"/>
    <w:rsid w:val="00BF1207"/>
    <w:rsid w:val="00BF1584"/>
    <w:rsid w:val="00BF1737"/>
    <w:rsid w:val="00BF23E5"/>
    <w:rsid w:val="00BF2594"/>
    <w:rsid w:val="00BF2CD9"/>
    <w:rsid w:val="00BF349D"/>
    <w:rsid w:val="00BF3601"/>
    <w:rsid w:val="00BF3827"/>
    <w:rsid w:val="00BF4221"/>
    <w:rsid w:val="00BF470F"/>
    <w:rsid w:val="00BF47BF"/>
    <w:rsid w:val="00BF6117"/>
    <w:rsid w:val="00BF65FC"/>
    <w:rsid w:val="00BF6874"/>
    <w:rsid w:val="00BF7DF5"/>
    <w:rsid w:val="00BF7F28"/>
    <w:rsid w:val="00C00D01"/>
    <w:rsid w:val="00C01272"/>
    <w:rsid w:val="00C01C5A"/>
    <w:rsid w:val="00C01F56"/>
    <w:rsid w:val="00C02ED7"/>
    <w:rsid w:val="00C03409"/>
    <w:rsid w:val="00C03A8A"/>
    <w:rsid w:val="00C03A9C"/>
    <w:rsid w:val="00C03D49"/>
    <w:rsid w:val="00C03FEF"/>
    <w:rsid w:val="00C0425E"/>
    <w:rsid w:val="00C05EF0"/>
    <w:rsid w:val="00C05FCA"/>
    <w:rsid w:val="00C060AE"/>
    <w:rsid w:val="00C0672C"/>
    <w:rsid w:val="00C06B95"/>
    <w:rsid w:val="00C0730A"/>
    <w:rsid w:val="00C101F0"/>
    <w:rsid w:val="00C11060"/>
    <w:rsid w:val="00C12BE1"/>
    <w:rsid w:val="00C12BF9"/>
    <w:rsid w:val="00C130A3"/>
    <w:rsid w:val="00C13302"/>
    <w:rsid w:val="00C13397"/>
    <w:rsid w:val="00C13BD4"/>
    <w:rsid w:val="00C13D5A"/>
    <w:rsid w:val="00C14046"/>
    <w:rsid w:val="00C14319"/>
    <w:rsid w:val="00C14C63"/>
    <w:rsid w:val="00C1557E"/>
    <w:rsid w:val="00C1664B"/>
    <w:rsid w:val="00C17609"/>
    <w:rsid w:val="00C176B8"/>
    <w:rsid w:val="00C2050D"/>
    <w:rsid w:val="00C206A1"/>
    <w:rsid w:val="00C20C0A"/>
    <w:rsid w:val="00C2146E"/>
    <w:rsid w:val="00C22EDB"/>
    <w:rsid w:val="00C256CC"/>
    <w:rsid w:val="00C259AE"/>
    <w:rsid w:val="00C2602C"/>
    <w:rsid w:val="00C2605E"/>
    <w:rsid w:val="00C27186"/>
    <w:rsid w:val="00C27413"/>
    <w:rsid w:val="00C2764C"/>
    <w:rsid w:val="00C309F9"/>
    <w:rsid w:val="00C30A95"/>
    <w:rsid w:val="00C30AB5"/>
    <w:rsid w:val="00C30F03"/>
    <w:rsid w:val="00C3172D"/>
    <w:rsid w:val="00C31767"/>
    <w:rsid w:val="00C31970"/>
    <w:rsid w:val="00C322F4"/>
    <w:rsid w:val="00C3389B"/>
    <w:rsid w:val="00C3398A"/>
    <w:rsid w:val="00C339DF"/>
    <w:rsid w:val="00C33A5F"/>
    <w:rsid w:val="00C33DCD"/>
    <w:rsid w:val="00C343EF"/>
    <w:rsid w:val="00C34AF4"/>
    <w:rsid w:val="00C34C46"/>
    <w:rsid w:val="00C355DA"/>
    <w:rsid w:val="00C35BE0"/>
    <w:rsid w:val="00C37087"/>
    <w:rsid w:val="00C37A79"/>
    <w:rsid w:val="00C37B4A"/>
    <w:rsid w:val="00C4019B"/>
    <w:rsid w:val="00C40642"/>
    <w:rsid w:val="00C40A64"/>
    <w:rsid w:val="00C40C0A"/>
    <w:rsid w:val="00C40E0D"/>
    <w:rsid w:val="00C41645"/>
    <w:rsid w:val="00C416A3"/>
    <w:rsid w:val="00C42142"/>
    <w:rsid w:val="00C42EFC"/>
    <w:rsid w:val="00C433FB"/>
    <w:rsid w:val="00C43951"/>
    <w:rsid w:val="00C43BC2"/>
    <w:rsid w:val="00C44391"/>
    <w:rsid w:val="00C4464C"/>
    <w:rsid w:val="00C44B33"/>
    <w:rsid w:val="00C44D73"/>
    <w:rsid w:val="00C450B1"/>
    <w:rsid w:val="00C4571B"/>
    <w:rsid w:val="00C4595C"/>
    <w:rsid w:val="00C45B91"/>
    <w:rsid w:val="00C460F6"/>
    <w:rsid w:val="00C46838"/>
    <w:rsid w:val="00C46E03"/>
    <w:rsid w:val="00C471A1"/>
    <w:rsid w:val="00C4761E"/>
    <w:rsid w:val="00C47F42"/>
    <w:rsid w:val="00C47FA2"/>
    <w:rsid w:val="00C50FB4"/>
    <w:rsid w:val="00C5147E"/>
    <w:rsid w:val="00C52854"/>
    <w:rsid w:val="00C529ED"/>
    <w:rsid w:val="00C52CF6"/>
    <w:rsid w:val="00C53163"/>
    <w:rsid w:val="00C53395"/>
    <w:rsid w:val="00C53396"/>
    <w:rsid w:val="00C539A3"/>
    <w:rsid w:val="00C54E95"/>
    <w:rsid w:val="00C55567"/>
    <w:rsid w:val="00C5578C"/>
    <w:rsid w:val="00C560AB"/>
    <w:rsid w:val="00C56F23"/>
    <w:rsid w:val="00C5741F"/>
    <w:rsid w:val="00C5777B"/>
    <w:rsid w:val="00C601FC"/>
    <w:rsid w:val="00C6027E"/>
    <w:rsid w:val="00C60391"/>
    <w:rsid w:val="00C6054B"/>
    <w:rsid w:val="00C611DA"/>
    <w:rsid w:val="00C62295"/>
    <w:rsid w:val="00C6360A"/>
    <w:rsid w:val="00C63653"/>
    <w:rsid w:val="00C6465B"/>
    <w:rsid w:val="00C64846"/>
    <w:rsid w:val="00C64D5A"/>
    <w:rsid w:val="00C650AF"/>
    <w:rsid w:val="00C6551F"/>
    <w:rsid w:val="00C66100"/>
    <w:rsid w:val="00C668C8"/>
    <w:rsid w:val="00C66A6B"/>
    <w:rsid w:val="00C66D07"/>
    <w:rsid w:val="00C67937"/>
    <w:rsid w:val="00C67D8E"/>
    <w:rsid w:val="00C67DD3"/>
    <w:rsid w:val="00C67FD8"/>
    <w:rsid w:val="00C702D5"/>
    <w:rsid w:val="00C721F0"/>
    <w:rsid w:val="00C72C5E"/>
    <w:rsid w:val="00C72D22"/>
    <w:rsid w:val="00C73586"/>
    <w:rsid w:val="00C73B77"/>
    <w:rsid w:val="00C73C52"/>
    <w:rsid w:val="00C73C67"/>
    <w:rsid w:val="00C7448F"/>
    <w:rsid w:val="00C7454E"/>
    <w:rsid w:val="00C754E5"/>
    <w:rsid w:val="00C75728"/>
    <w:rsid w:val="00C77861"/>
    <w:rsid w:val="00C80C3A"/>
    <w:rsid w:val="00C810DC"/>
    <w:rsid w:val="00C82499"/>
    <w:rsid w:val="00C82DCF"/>
    <w:rsid w:val="00C82DE0"/>
    <w:rsid w:val="00C837DB"/>
    <w:rsid w:val="00C83870"/>
    <w:rsid w:val="00C839F0"/>
    <w:rsid w:val="00C847C0"/>
    <w:rsid w:val="00C854B8"/>
    <w:rsid w:val="00C85610"/>
    <w:rsid w:val="00C85878"/>
    <w:rsid w:val="00C85931"/>
    <w:rsid w:val="00C85CFF"/>
    <w:rsid w:val="00C8687F"/>
    <w:rsid w:val="00C873A6"/>
    <w:rsid w:val="00C90B4F"/>
    <w:rsid w:val="00C90E69"/>
    <w:rsid w:val="00C9102B"/>
    <w:rsid w:val="00C9152C"/>
    <w:rsid w:val="00C91BB2"/>
    <w:rsid w:val="00C91BB9"/>
    <w:rsid w:val="00C91E6A"/>
    <w:rsid w:val="00C928B4"/>
    <w:rsid w:val="00C931AA"/>
    <w:rsid w:val="00C9454D"/>
    <w:rsid w:val="00C9468F"/>
    <w:rsid w:val="00C949C4"/>
    <w:rsid w:val="00C95716"/>
    <w:rsid w:val="00C95740"/>
    <w:rsid w:val="00C95B40"/>
    <w:rsid w:val="00C960E3"/>
    <w:rsid w:val="00C96542"/>
    <w:rsid w:val="00C96D04"/>
    <w:rsid w:val="00C96D15"/>
    <w:rsid w:val="00C96FFA"/>
    <w:rsid w:val="00C974B7"/>
    <w:rsid w:val="00C9771E"/>
    <w:rsid w:val="00C977C8"/>
    <w:rsid w:val="00C979DC"/>
    <w:rsid w:val="00C97F4A"/>
    <w:rsid w:val="00CA03D1"/>
    <w:rsid w:val="00CA0B13"/>
    <w:rsid w:val="00CA0BA0"/>
    <w:rsid w:val="00CA1224"/>
    <w:rsid w:val="00CA128A"/>
    <w:rsid w:val="00CA138C"/>
    <w:rsid w:val="00CA17FF"/>
    <w:rsid w:val="00CA18FD"/>
    <w:rsid w:val="00CA2312"/>
    <w:rsid w:val="00CA254A"/>
    <w:rsid w:val="00CA34D3"/>
    <w:rsid w:val="00CA41BB"/>
    <w:rsid w:val="00CA4316"/>
    <w:rsid w:val="00CA5F04"/>
    <w:rsid w:val="00CA662F"/>
    <w:rsid w:val="00CA6897"/>
    <w:rsid w:val="00CA71AE"/>
    <w:rsid w:val="00CA7405"/>
    <w:rsid w:val="00CA7565"/>
    <w:rsid w:val="00CA7634"/>
    <w:rsid w:val="00CB073E"/>
    <w:rsid w:val="00CB1441"/>
    <w:rsid w:val="00CB1F6C"/>
    <w:rsid w:val="00CB221E"/>
    <w:rsid w:val="00CB231B"/>
    <w:rsid w:val="00CB2AD5"/>
    <w:rsid w:val="00CB2BD4"/>
    <w:rsid w:val="00CB4489"/>
    <w:rsid w:val="00CB44F9"/>
    <w:rsid w:val="00CB4F65"/>
    <w:rsid w:val="00CB517A"/>
    <w:rsid w:val="00CB5343"/>
    <w:rsid w:val="00CB53EE"/>
    <w:rsid w:val="00CB56E7"/>
    <w:rsid w:val="00CB5731"/>
    <w:rsid w:val="00CB59CB"/>
    <w:rsid w:val="00CB6322"/>
    <w:rsid w:val="00CB6339"/>
    <w:rsid w:val="00CB6659"/>
    <w:rsid w:val="00CB6B52"/>
    <w:rsid w:val="00CB7302"/>
    <w:rsid w:val="00CB74DC"/>
    <w:rsid w:val="00CB7700"/>
    <w:rsid w:val="00CB775E"/>
    <w:rsid w:val="00CB7A78"/>
    <w:rsid w:val="00CC07BF"/>
    <w:rsid w:val="00CC19BE"/>
    <w:rsid w:val="00CC27EC"/>
    <w:rsid w:val="00CC35F3"/>
    <w:rsid w:val="00CC3BD8"/>
    <w:rsid w:val="00CC42C3"/>
    <w:rsid w:val="00CC4F2D"/>
    <w:rsid w:val="00CC5144"/>
    <w:rsid w:val="00CC55AC"/>
    <w:rsid w:val="00CC63E8"/>
    <w:rsid w:val="00CD024F"/>
    <w:rsid w:val="00CD2003"/>
    <w:rsid w:val="00CD20FE"/>
    <w:rsid w:val="00CD22EA"/>
    <w:rsid w:val="00CD2C72"/>
    <w:rsid w:val="00CD3877"/>
    <w:rsid w:val="00CD3FAD"/>
    <w:rsid w:val="00CD3FF0"/>
    <w:rsid w:val="00CD412A"/>
    <w:rsid w:val="00CD46B5"/>
    <w:rsid w:val="00CD583F"/>
    <w:rsid w:val="00CD5917"/>
    <w:rsid w:val="00CD616D"/>
    <w:rsid w:val="00CD6324"/>
    <w:rsid w:val="00CD6CB2"/>
    <w:rsid w:val="00CD6DB8"/>
    <w:rsid w:val="00CD70D0"/>
    <w:rsid w:val="00CD70D6"/>
    <w:rsid w:val="00CD738A"/>
    <w:rsid w:val="00CD7847"/>
    <w:rsid w:val="00CE020A"/>
    <w:rsid w:val="00CE08BB"/>
    <w:rsid w:val="00CE14B5"/>
    <w:rsid w:val="00CE1623"/>
    <w:rsid w:val="00CE169D"/>
    <w:rsid w:val="00CE1EBD"/>
    <w:rsid w:val="00CE2BFC"/>
    <w:rsid w:val="00CE3167"/>
    <w:rsid w:val="00CE358A"/>
    <w:rsid w:val="00CE3D54"/>
    <w:rsid w:val="00CE3D8F"/>
    <w:rsid w:val="00CE5589"/>
    <w:rsid w:val="00CE55A0"/>
    <w:rsid w:val="00CE575C"/>
    <w:rsid w:val="00CE5F94"/>
    <w:rsid w:val="00CE6B28"/>
    <w:rsid w:val="00CE6FCE"/>
    <w:rsid w:val="00CE7110"/>
    <w:rsid w:val="00CE7548"/>
    <w:rsid w:val="00CF086B"/>
    <w:rsid w:val="00CF0BB7"/>
    <w:rsid w:val="00CF11A6"/>
    <w:rsid w:val="00CF1290"/>
    <w:rsid w:val="00CF132C"/>
    <w:rsid w:val="00CF24C8"/>
    <w:rsid w:val="00CF2A06"/>
    <w:rsid w:val="00CF34E6"/>
    <w:rsid w:val="00CF38DB"/>
    <w:rsid w:val="00CF3DEC"/>
    <w:rsid w:val="00CF4212"/>
    <w:rsid w:val="00CF4435"/>
    <w:rsid w:val="00CF45D4"/>
    <w:rsid w:val="00CF4D7F"/>
    <w:rsid w:val="00CF5459"/>
    <w:rsid w:val="00CF546E"/>
    <w:rsid w:val="00CF57B2"/>
    <w:rsid w:val="00CF5BFA"/>
    <w:rsid w:val="00CF5C7A"/>
    <w:rsid w:val="00CF5DAC"/>
    <w:rsid w:val="00CF61EB"/>
    <w:rsid w:val="00CF68DA"/>
    <w:rsid w:val="00CF6BA7"/>
    <w:rsid w:val="00D00EF9"/>
    <w:rsid w:val="00D01937"/>
    <w:rsid w:val="00D020C1"/>
    <w:rsid w:val="00D021B3"/>
    <w:rsid w:val="00D024E6"/>
    <w:rsid w:val="00D02DBF"/>
    <w:rsid w:val="00D03E25"/>
    <w:rsid w:val="00D04ACA"/>
    <w:rsid w:val="00D05360"/>
    <w:rsid w:val="00D0595D"/>
    <w:rsid w:val="00D059A6"/>
    <w:rsid w:val="00D06733"/>
    <w:rsid w:val="00D06A50"/>
    <w:rsid w:val="00D06EBD"/>
    <w:rsid w:val="00D07123"/>
    <w:rsid w:val="00D075D0"/>
    <w:rsid w:val="00D07A3C"/>
    <w:rsid w:val="00D07BDE"/>
    <w:rsid w:val="00D1009F"/>
    <w:rsid w:val="00D10386"/>
    <w:rsid w:val="00D11320"/>
    <w:rsid w:val="00D1201B"/>
    <w:rsid w:val="00D1242B"/>
    <w:rsid w:val="00D12872"/>
    <w:rsid w:val="00D12CAA"/>
    <w:rsid w:val="00D13D77"/>
    <w:rsid w:val="00D1411B"/>
    <w:rsid w:val="00D14711"/>
    <w:rsid w:val="00D14BEB"/>
    <w:rsid w:val="00D14BFD"/>
    <w:rsid w:val="00D160CA"/>
    <w:rsid w:val="00D17AE7"/>
    <w:rsid w:val="00D216E7"/>
    <w:rsid w:val="00D219AC"/>
    <w:rsid w:val="00D2281A"/>
    <w:rsid w:val="00D230C6"/>
    <w:rsid w:val="00D23AB0"/>
    <w:rsid w:val="00D2528C"/>
    <w:rsid w:val="00D25548"/>
    <w:rsid w:val="00D25E1E"/>
    <w:rsid w:val="00D25F27"/>
    <w:rsid w:val="00D26175"/>
    <w:rsid w:val="00D2617A"/>
    <w:rsid w:val="00D26B54"/>
    <w:rsid w:val="00D26DA2"/>
    <w:rsid w:val="00D272F3"/>
    <w:rsid w:val="00D2769D"/>
    <w:rsid w:val="00D2782D"/>
    <w:rsid w:val="00D27DF3"/>
    <w:rsid w:val="00D3004C"/>
    <w:rsid w:val="00D300D2"/>
    <w:rsid w:val="00D30422"/>
    <w:rsid w:val="00D3070D"/>
    <w:rsid w:val="00D30D9F"/>
    <w:rsid w:val="00D3110B"/>
    <w:rsid w:val="00D31562"/>
    <w:rsid w:val="00D32261"/>
    <w:rsid w:val="00D323A8"/>
    <w:rsid w:val="00D326D3"/>
    <w:rsid w:val="00D33472"/>
    <w:rsid w:val="00D3377D"/>
    <w:rsid w:val="00D33971"/>
    <w:rsid w:val="00D33E77"/>
    <w:rsid w:val="00D340DC"/>
    <w:rsid w:val="00D343FF"/>
    <w:rsid w:val="00D3491C"/>
    <w:rsid w:val="00D34DEE"/>
    <w:rsid w:val="00D353DF"/>
    <w:rsid w:val="00D35F2E"/>
    <w:rsid w:val="00D366B9"/>
    <w:rsid w:val="00D36C0F"/>
    <w:rsid w:val="00D3729D"/>
    <w:rsid w:val="00D37C5C"/>
    <w:rsid w:val="00D40225"/>
    <w:rsid w:val="00D40293"/>
    <w:rsid w:val="00D4045B"/>
    <w:rsid w:val="00D40830"/>
    <w:rsid w:val="00D40C7C"/>
    <w:rsid w:val="00D40EE6"/>
    <w:rsid w:val="00D4127D"/>
    <w:rsid w:val="00D413B9"/>
    <w:rsid w:val="00D4193F"/>
    <w:rsid w:val="00D41CEE"/>
    <w:rsid w:val="00D422C2"/>
    <w:rsid w:val="00D42B88"/>
    <w:rsid w:val="00D42C9A"/>
    <w:rsid w:val="00D42F20"/>
    <w:rsid w:val="00D430F0"/>
    <w:rsid w:val="00D43DF1"/>
    <w:rsid w:val="00D44421"/>
    <w:rsid w:val="00D44A32"/>
    <w:rsid w:val="00D459F6"/>
    <w:rsid w:val="00D45C8F"/>
    <w:rsid w:val="00D45D05"/>
    <w:rsid w:val="00D45F63"/>
    <w:rsid w:val="00D468E7"/>
    <w:rsid w:val="00D468FD"/>
    <w:rsid w:val="00D479FC"/>
    <w:rsid w:val="00D47F76"/>
    <w:rsid w:val="00D502F7"/>
    <w:rsid w:val="00D5156D"/>
    <w:rsid w:val="00D51F70"/>
    <w:rsid w:val="00D52273"/>
    <w:rsid w:val="00D528C8"/>
    <w:rsid w:val="00D52ABA"/>
    <w:rsid w:val="00D53529"/>
    <w:rsid w:val="00D5366F"/>
    <w:rsid w:val="00D53AD5"/>
    <w:rsid w:val="00D546DC"/>
    <w:rsid w:val="00D54EBB"/>
    <w:rsid w:val="00D55D5F"/>
    <w:rsid w:val="00D562BD"/>
    <w:rsid w:val="00D56517"/>
    <w:rsid w:val="00D56B95"/>
    <w:rsid w:val="00D57243"/>
    <w:rsid w:val="00D573CE"/>
    <w:rsid w:val="00D57993"/>
    <w:rsid w:val="00D57BD8"/>
    <w:rsid w:val="00D60217"/>
    <w:rsid w:val="00D60AAB"/>
    <w:rsid w:val="00D61773"/>
    <w:rsid w:val="00D61CCC"/>
    <w:rsid w:val="00D625D3"/>
    <w:rsid w:val="00D62726"/>
    <w:rsid w:val="00D627AF"/>
    <w:rsid w:val="00D62E3A"/>
    <w:rsid w:val="00D6346D"/>
    <w:rsid w:val="00D63616"/>
    <w:rsid w:val="00D64020"/>
    <w:rsid w:val="00D64072"/>
    <w:rsid w:val="00D641A6"/>
    <w:rsid w:val="00D646E2"/>
    <w:rsid w:val="00D64922"/>
    <w:rsid w:val="00D659C9"/>
    <w:rsid w:val="00D664E6"/>
    <w:rsid w:val="00D66541"/>
    <w:rsid w:val="00D669FE"/>
    <w:rsid w:val="00D677D4"/>
    <w:rsid w:val="00D678E2"/>
    <w:rsid w:val="00D67A89"/>
    <w:rsid w:val="00D67F38"/>
    <w:rsid w:val="00D67FDA"/>
    <w:rsid w:val="00D70592"/>
    <w:rsid w:val="00D7116F"/>
    <w:rsid w:val="00D71651"/>
    <w:rsid w:val="00D71A43"/>
    <w:rsid w:val="00D71F10"/>
    <w:rsid w:val="00D73611"/>
    <w:rsid w:val="00D73AEA"/>
    <w:rsid w:val="00D73B16"/>
    <w:rsid w:val="00D73D12"/>
    <w:rsid w:val="00D750AF"/>
    <w:rsid w:val="00D7561C"/>
    <w:rsid w:val="00D75AD9"/>
    <w:rsid w:val="00D75BDB"/>
    <w:rsid w:val="00D76725"/>
    <w:rsid w:val="00D76F0D"/>
    <w:rsid w:val="00D77227"/>
    <w:rsid w:val="00D774B7"/>
    <w:rsid w:val="00D7758D"/>
    <w:rsid w:val="00D779AE"/>
    <w:rsid w:val="00D80375"/>
    <w:rsid w:val="00D80EDD"/>
    <w:rsid w:val="00D8121B"/>
    <w:rsid w:val="00D814F3"/>
    <w:rsid w:val="00D8209B"/>
    <w:rsid w:val="00D822EB"/>
    <w:rsid w:val="00D826AB"/>
    <w:rsid w:val="00D8370C"/>
    <w:rsid w:val="00D838C0"/>
    <w:rsid w:val="00D83C19"/>
    <w:rsid w:val="00D852C6"/>
    <w:rsid w:val="00D852E2"/>
    <w:rsid w:val="00D8543C"/>
    <w:rsid w:val="00D8595C"/>
    <w:rsid w:val="00D869AB"/>
    <w:rsid w:val="00D86D0C"/>
    <w:rsid w:val="00D86DD8"/>
    <w:rsid w:val="00D8742B"/>
    <w:rsid w:val="00D905A3"/>
    <w:rsid w:val="00D90CE6"/>
    <w:rsid w:val="00D914BA"/>
    <w:rsid w:val="00D91642"/>
    <w:rsid w:val="00D917FB"/>
    <w:rsid w:val="00D925C0"/>
    <w:rsid w:val="00D92610"/>
    <w:rsid w:val="00D92A1F"/>
    <w:rsid w:val="00D9305B"/>
    <w:rsid w:val="00D933AC"/>
    <w:rsid w:val="00D93C31"/>
    <w:rsid w:val="00D93E05"/>
    <w:rsid w:val="00D9417F"/>
    <w:rsid w:val="00D95731"/>
    <w:rsid w:val="00D95B49"/>
    <w:rsid w:val="00D970E5"/>
    <w:rsid w:val="00D97B2B"/>
    <w:rsid w:val="00D97E3E"/>
    <w:rsid w:val="00D97E5A"/>
    <w:rsid w:val="00DA0907"/>
    <w:rsid w:val="00DA11DC"/>
    <w:rsid w:val="00DA181E"/>
    <w:rsid w:val="00DA1D1C"/>
    <w:rsid w:val="00DA2367"/>
    <w:rsid w:val="00DA33C2"/>
    <w:rsid w:val="00DA34DF"/>
    <w:rsid w:val="00DA4544"/>
    <w:rsid w:val="00DA48BC"/>
    <w:rsid w:val="00DA4D60"/>
    <w:rsid w:val="00DA4E41"/>
    <w:rsid w:val="00DA4F49"/>
    <w:rsid w:val="00DA55A1"/>
    <w:rsid w:val="00DA55E5"/>
    <w:rsid w:val="00DA56C7"/>
    <w:rsid w:val="00DA574A"/>
    <w:rsid w:val="00DA58CD"/>
    <w:rsid w:val="00DA5DF8"/>
    <w:rsid w:val="00DA6334"/>
    <w:rsid w:val="00DA639F"/>
    <w:rsid w:val="00DA6FF2"/>
    <w:rsid w:val="00DA743A"/>
    <w:rsid w:val="00DA77A3"/>
    <w:rsid w:val="00DB1203"/>
    <w:rsid w:val="00DB255B"/>
    <w:rsid w:val="00DB30DF"/>
    <w:rsid w:val="00DB333E"/>
    <w:rsid w:val="00DB3425"/>
    <w:rsid w:val="00DB342F"/>
    <w:rsid w:val="00DB37CE"/>
    <w:rsid w:val="00DB5D1B"/>
    <w:rsid w:val="00DB6179"/>
    <w:rsid w:val="00DB7428"/>
    <w:rsid w:val="00DB76F1"/>
    <w:rsid w:val="00DB7D6E"/>
    <w:rsid w:val="00DC06DC"/>
    <w:rsid w:val="00DC1C44"/>
    <w:rsid w:val="00DC2113"/>
    <w:rsid w:val="00DC23E2"/>
    <w:rsid w:val="00DC30CA"/>
    <w:rsid w:val="00DC32E0"/>
    <w:rsid w:val="00DC3950"/>
    <w:rsid w:val="00DC400B"/>
    <w:rsid w:val="00DC411B"/>
    <w:rsid w:val="00DC4246"/>
    <w:rsid w:val="00DC43CE"/>
    <w:rsid w:val="00DC4D6B"/>
    <w:rsid w:val="00DC5A55"/>
    <w:rsid w:val="00DC60AB"/>
    <w:rsid w:val="00DC655D"/>
    <w:rsid w:val="00DC7B62"/>
    <w:rsid w:val="00DCBA3E"/>
    <w:rsid w:val="00DD17D3"/>
    <w:rsid w:val="00DD189F"/>
    <w:rsid w:val="00DD1BC0"/>
    <w:rsid w:val="00DD216F"/>
    <w:rsid w:val="00DD2770"/>
    <w:rsid w:val="00DD2C49"/>
    <w:rsid w:val="00DD2D68"/>
    <w:rsid w:val="00DD323C"/>
    <w:rsid w:val="00DD3814"/>
    <w:rsid w:val="00DD38DA"/>
    <w:rsid w:val="00DD3951"/>
    <w:rsid w:val="00DD3DA9"/>
    <w:rsid w:val="00DD43F0"/>
    <w:rsid w:val="00DD44C5"/>
    <w:rsid w:val="00DD53CE"/>
    <w:rsid w:val="00DD5413"/>
    <w:rsid w:val="00DD5CE2"/>
    <w:rsid w:val="00DD6819"/>
    <w:rsid w:val="00DD6C9B"/>
    <w:rsid w:val="00DD733A"/>
    <w:rsid w:val="00DD7698"/>
    <w:rsid w:val="00DE0261"/>
    <w:rsid w:val="00DE09A1"/>
    <w:rsid w:val="00DE14E1"/>
    <w:rsid w:val="00DE2097"/>
    <w:rsid w:val="00DE2C29"/>
    <w:rsid w:val="00DE33BF"/>
    <w:rsid w:val="00DE3875"/>
    <w:rsid w:val="00DE3B05"/>
    <w:rsid w:val="00DE3C74"/>
    <w:rsid w:val="00DE5920"/>
    <w:rsid w:val="00DE5AC0"/>
    <w:rsid w:val="00DE5B6E"/>
    <w:rsid w:val="00DE6154"/>
    <w:rsid w:val="00DE6FC1"/>
    <w:rsid w:val="00DE748C"/>
    <w:rsid w:val="00DE74AE"/>
    <w:rsid w:val="00DE7964"/>
    <w:rsid w:val="00DE7997"/>
    <w:rsid w:val="00DE7B41"/>
    <w:rsid w:val="00DF0401"/>
    <w:rsid w:val="00DF0D0C"/>
    <w:rsid w:val="00DF0D2E"/>
    <w:rsid w:val="00DF30F5"/>
    <w:rsid w:val="00DF3B8D"/>
    <w:rsid w:val="00DF41F0"/>
    <w:rsid w:val="00DF4328"/>
    <w:rsid w:val="00DF5107"/>
    <w:rsid w:val="00DF56B1"/>
    <w:rsid w:val="00DF5A56"/>
    <w:rsid w:val="00DF5F32"/>
    <w:rsid w:val="00DF6082"/>
    <w:rsid w:val="00DF6F1E"/>
    <w:rsid w:val="00DF7289"/>
    <w:rsid w:val="00E0027B"/>
    <w:rsid w:val="00E00756"/>
    <w:rsid w:val="00E00F07"/>
    <w:rsid w:val="00E010D4"/>
    <w:rsid w:val="00E01244"/>
    <w:rsid w:val="00E0128E"/>
    <w:rsid w:val="00E01534"/>
    <w:rsid w:val="00E01567"/>
    <w:rsid w:val="00E01BCE"/>
    <w:rsid w:val="00E020FF"/>
    <w:rsid w:val="00E02FCF"/>
    <w:rsid w:val="00E0320A"/>
    <w:rsid w:val="00E03830"/>
    <w:rsid w:val="00E044A8"/>
    <w:rsid w:val="00E045F4"/>
    <w:rsid w:val="00E04726"/>
    <w:rsid w:val="00E05234"/>
    <w:rsid w:val="00E0586E"/>
    <w:rsid w:val="00E0630C"/>
    <w:rsid w:val="00E06D93"/>
    <w:rsid w:val="00E06FDD"/>
    <w:rsid w:val="00E07F32"/>
    <w:rsid w:val="00E101D0"/>
    <w:rsid w:val="00E109C2"/>
    <w:rsid w:val="00E10F43"/>
    <w:rsid w:val="00E10F97"/>
    <w:rsid w:val="00E1168F"/>
    <w:rsid w:val="00E120D0"/>
    <w:rsid w:val="00E12AF0"/>
    <w:rsid w:val="00E13EB0"/>
    <w:rsid w:val="00E1445D"/>
    <w:rsid w:val="00E1460B"/>
    <w:rsid w:val="00E1462E"/>
    <w:rsid w:val="00E14EA0"/>
    <w:rsid w:val="00E1500F"/>
    <w:rsid w:val="00E151ED"/>
    <w:rsid w:val="00E151EF"/>
    <w:rsid w:val="00E155A7"/>
    <w:rsid w:val="00E15ACD"/>
    <w:rsid w:val="00E15AEE"/>
    <w:rsid w:val="00E1638F"/>
    <w:rsid w:val="00E164A3"/>
    <w:rsid w:val="00E16A02"/>
    <w:rsid w:val="00E16FB9"/>
    <w:rsid w:val="00E174A8"/>
    <w:rsid w:val="00E17C03"/>
    <w:rsid w:val="00E17D0F"/>
    <w:rsid w:val="00E17E33"/>
    <w:rsid w:val="00E211D6"/>
    <w:rsid w:val="00E2157D"/>
    <w:rsid w:val="00E2197C"/>
    <w:rsid w:val="00E21BE3"/>
    <w:rsid w:val="00E22188"/>
    <w:rsid w:val="00E23831"/>
    <w:rsid w:val="00E24579"/>
    <w:rsid w:val="00E24692"/>
    <w:rsid w:val="00E247F3"/>
    <w:rsid w:val="00E2521C"/>
    <w:rsid w:val="00E25C76"/>
    <w:rsid w:val="00E25C7B"/>
    <w:rsid w:val="00E277DE"/>
    <w:rsid w:val="00E27DF0"/>
    <w:rsid w:val="00E30774"/>
    <w:rsid w:val="00E30790"/>
    <w:rsid w:val="00E30BF3"/>
    <w:rsid w:val="00E30F85"/>
    <w:rsid w:val="00E310C0"/>
    <w:rsid w:val="00E310C1"/>
    <w:rsid w:val="00E31EBD"/>
    <w:rsid w:val="00E3233B"/>
    <w:rsid w:val="00E32590"/>
    <w:rsid w:val="00E33227"/>
    <w:rsid w:val="00E33E7F"/>
    <w:rsid w:val="00E34EB0"/>
    <w:rsid w:val="00E3509F"/>
    <w:rsid w:val="00E35443"/>
    <w:rsid w:val="00E35585"/>
    <w:rsid w:val="00E35646"/>
    <w:rsid w:val="00E35A01"/>
    <w:rsid w:val="00E35B0D"/>
    <w:rsid w:val="00E35C99"/>
    <w:rsid w:val="00E360C7"/>
    <w:rsid w:val="00E36333"/>
    <w:rsid w:val="00E36A0C"/>
    <w:rsid w:val="00E37CB1"/>
    <w:rsid w:val="00E37DFC"/>
    <w:rsid w:val="00E37F57"/>
    <w:rsid w:val="00E403B9"/>
    <w:rsid w:val="00E404BE"/>
    <w:rsid w:val="00E404EA"/>
    <w:rsid w:val="00E40F1F"/>
    <w:rsid w:val="00E411AB"/>
    <w:rsid w:val="00E41AE0"/>
    <w:rsid w:val="00E42F0D"/>
    <w:rsid w:val="00E42F5D"/>
    <w:rsid w:val="00E432AB"/>
    <w:rsid w:val="00E43C53"/>
    <w:rsid w:val="00E44143"/>
    <w:rsid w:val="00E44C52"/>
    <w:rsid w:val="00E4623D"/>
    <w:rsid w:val="00E47D39"/>
    <w:rsid w:val="00E50E2C"/>
    <w:rsid w:val="00E51004"/>
    <w:rsid w:val="00E51B7D"/>
    <w:rsid w:val="00E51EDC"/>
    <w:rsid w:val="00E52337"/>
    <w:rsid w:val="00E528E7"/>
    <w:rsid w:val="00E529E2"/>
    <w:rsid w:val="00E52F90"/>
    <w:rsid w:val="00E530D9"/>
    <w:rsid w:val="00E5384D"/>
    <w:rsid w:val="00E538F2"/>
    <w:rsid w:val="00E53B08"/>
    <w:rsid w:val="00E53C2C"/>
    <w:rsid w:val="00E5424A"/>
    <w:rsid w:val="00E5435B"/>
    <w:rsid w:val="00E549BD"/>
    <w:rsid w:val="00E54BED"/>
    <w:rsid w:val="00E54C7B"/>
    <w:rsid w:val="00E55000"/>
    <w:rsid w:val="00E55D0D"/>
    <w:rsid w:val="00E55F03"/>
    <w:rsid w:val="00E56274"/>
    <w:rsid w:val="00E56E18"/>
    <w:rsid w:val="00E56F10"/>
    <w:rsid w:val="00E57240"/>
    <w:rsid w:val="00E574A1"/>
    <w:rsid w:val="00E57504"/>
    <w:rsid w:val="00E57600"/>
    <w:rsid w:val="00E5782D"/>
    <w:rsid w:val="00E57B71"/>
    <w:rsid w:val="00E60323"/>
    <w:rsid w:val="00E6083C"/>
    <w:rsid w:val="00E61012"/>
    <w:rsid w:val="00E61F98"/>
    <w:rsid w:val="00E63113"/>
    <w:rsid w:val="00E63770"/>
    <w:rsid w:val="00E64067"/>
    <w:rsid w:val="00E64417"/>
    <w:rsid w:val="00E64FE1"/>
    <w:rsid w:val="00E65626"/>
    <w:rsid w:val="00E657B2"/>
    <w:rsid w:val="00E65B92"/>
    <w:rsid w:val="00E65C36"/>
    <w:rsid w:val="00E65DAE"/>
    <w:rsid w:val="00E66436"/>
    <w:rsid w:val="00E664A9"/>
    <w:rsid w:val="00E66EED"/>
    <w:rsid w:val="00E670E6"/>
    <w:rsid w:val="00E70610"/>
    <w:rsid w:val="00E70FE8"/>
    <w:rsid w:val="00E716EA"/>
    <w:rsid w:val="00E721C7"/>
    <w:rsid w:val="00E72718"/>
    <w:rsid w:val="00E740B7"/>
    <w:rsid w:val="00E74753"/>
    <w:rsid w:val="00E74780"/>
    <w:rsid w:val="00E749BF"/>
    <w:rsid w:val="00E74FD9"/>
    <w:rsid w:val="00E75EBB"/>
    <w:rsid w:val="00E76EF6"/>
    <w:rsid w:val="00E77F50"/>
    <w:rsid w:val="00E8021E"/>
    <w:rsid w:val="00E810E9"/>
    <w:rsid w:val="00E81240"/>
    <w:rsid w:val="00E812B6"/>
    <w:rsid w:val="00E828F9"/>
    <w:rsid w:val="00E82BAE"/>
    <w:rsid w:val="00E8347F"/>
    <w:rsid w:val="00E83A34"/>
    <w:rsid w:val="00E83B51"/>
    <w:rsid w:val="00E83EB2"/>
    <w:rsid w:val="00E84470"/>
    <w:rsid w:val="00E84702"/>
    <w:rsid w:val="00E84B13"/>
    <w:rsid w:val="00E84CE8"/>
    <w:rsid w:val="00E85A30"/>
    <w:rsid w:val="00E8606B"/>
    <w:rsid w:val="00E86352"/>
    <w:rsid w:val="00E8672F"/>
    <w:rsid w:val="00E86955"/>
    <w:rsid w:val="00E87AB9"/>
    <w:rsid w:val="00E87D40"/>
    <w:rsid w:val="00E91289"/>
    <w:rsid w:val="00E918A4"/>
    <w:rsid w:val="00E92622"/>
    <w:rsid w:val="00E92820"/>
    <w:rsid w:val="00E92927"/>
    <w:rsid w:val="00E92D1F"/>
    <w:rsid w:val="00E94225"/>
    <w:rsid w:val="00E94BB8"/>
    <w:rsid w:val="00E95747"/>
    <w:rsid w:val="00E960F0"/>
    <w:rsid w:val="00E96C5F"/>
    <w:rsid w:val="00E96E6A"/>
    <w:rsid w:val="00E97026"/>
    <w:rsid w:val="00E97B44"/>
    <w:rsid w:val="00EA019F"/>
    <w:rsid w:val="00EA01DD"/>
    <w:rsid w:val="00EA02BE"/>
    <w:rsid w:val="00EA098E"/>
    <w:rsid w:val="00EA1406"/>
    <w:rsid w:val="00EA1F94"/>
    <w:rsid w:val="00EA23F5"/>
    <w:rsid w:val="00EA27B1"/>
    <w:rsid w:val="00EA2B8A"/>
    <w:rsid w:val="00EA3222"/>
    <w:rsid w:val="00EA36FB"/>
    <w:rsid w:val="00EA374B"/>
    <w:rsid w:val="00EA3FA9"/>
    <w:rsid w:val="00EA4205"/>
    <w:rsid w:val="00EA432B"/>
    <w:rsid w:val="00EA4CA4"/>
    <w:rsid w:val="00EA4EE9"/>
    <w:rsid w:val="00EA5461"/>
    <w:rsid w:val="00EA5472"/>
    <w:rsid w:val="00EA56DE"/>
    <w:rsid w:val="00EA56E8"/>
    <w:rsid w:val="00EA5D21"/>
    <w:rsid w:val="00EA6773"/>
    <w:rsid w:val="00EA6E76"/>
    <w:rsid w:val="00EA73C6"/>
    <w:rsid w:val="00EA74FE"/>
    <w:rsid w:val="00EA7803"/>
    <w:rsid w:val="00EA7CAC"/>
    <w:rsid w:val="00EA7E1D"/>
    <w:rsid w:val="00EB02D6"/>
    <w:rsid w:val="00EB072C"/>
    <w:rsid w:val="00EB08E8"/>
    <w:rsid w:val="00EB1668"/>
    <w:rsid w:val="00EB19A2"/>
    <w:rsid w:val="00EB19C9"/>
    <w:rsid w:val="00EB1EAF"/>
    <w:rsid w:val="00EB238D"/>
    <w:rsid w:val="00EB3770"/>
    <w:rsid w:val="00EB3D04"/>
    <w:rsid w:val="00EB3DD5"/>
    <w:rsid w:val="00EB4432"/>
    <w:rsid w:val="00EB44C7"/>
    <w:rsid w:val="00EB4DB4"/>
    <w:rsid w:val="00EB54FE"/>
    <w:rsid w:val="00EB5D48"/>
    <w:rsid w:val="00EB617D"/>
    <w:rsid w:val="00EB6986"/>
    <w:rsid w:val="00EB69BC"/>
    <w:rsid w:val="00EB6A41"/>
    <w:rsid w:val="00EB776C"/>
    <w:rsid w:val="00EC0458"/>
    <w:rsid w:val="00EC05F5"/>
    <w:rsid w:val="00EC0D7C"/>
    <w:rsid w:val="00EC0E3A"/>
    <w:rsid w:val="00EC1780"/>
    <w:rsid w:val="00EC1B2A"/>
    <w:rsid w:val="00EC1B61"/>
    <w:rsid w:val="00EC3241"/>
    <w:rsid w:val="00EC343E"/>
    <w:rsid w:val="00EC4118"/>
    <w:rsid w:val="00EC4A74"/>
    <w:rsid w:val="00EC4B52"/>
    <w:rsid w:val="00EC4FFA"/>
    <w:rsid w:val="00EC5A87"/>
    <w:rsid w:val="00EC5ACD"/>
    <w:rsid w:val="00EC5B27"/>
    <w:rsid w:val="00EC5CB1"/>
    <w:rsid w:val="00EC606B"/>
    <w:rsid w:val="00EC625A"/>
    <w:rsid w:val="00EC64C3"/>
    <w:rsid w:val="00EC6C58"/>
    <w:rsid w:val="00EC7414"/>
    <w:rsid w:val="00EC74B1"/>
    <w:rsid w:val="00EC77F9"/>
    <w:rsid w:val="00ED1180"/>
    <w:rsid w:val="00ED14AD"/>
    <w:rsid w:val="00ED160E"/>
    <w:rsid w:val="00ED1976"/>
    <w:rsid w:val="00ED2CA0"/>
    <w:rsid w:val="00ED3645"/>
    <w:rsid w:val="00ED3AC1"/>
    <w:rsid w:val="00ED41B8"/>
    <w:rsid w:val="00ED47E6"/>
    <w:rsid w:val="00ED4841"/>
    <w:rsid w:val="00ED49EA"/>
    <w:rsid w:val="00ED4CC1"/>
    <w:rsid w:val="00ED5334"/>
    <w:rsid w:val="00ED5D4E"/>
    <w:rsid w:val="00ED6446"/>
    <w:rsid w:val="00ED64D4"/>
    <w:rsid w:val="00ED69EF"/>
    <w:rsid w:val="00ED6FB2"/>
    <w:rsid w:val="00EE0838"/>
    <w:rsid w:val="00EE115E"/>
    <w:rsid w:val="00EE124F"/>
    <w:rsid w:val="00EE15AF"/>
    <w:rsid w:val="00EE21A5"/>
    <w:rsid w:val="00EE2AEE"/>
    <w:rsid w:val="00EE2BA0"/>
    <w:rsid w:val="00EE37DA"/>
    <w:rsid w:val="00EE4322"/>
    <w:rsid w:val="00EE47B8"/>
    <w:rsid w:val="00EE4855"/>
    <w:rsid w:val="00EE4C99"/>
    <w:rsid w:val="00EE4CEE"/>
    <w:rsid w:val="00EE4D4A"/>
    <w:rsid w:val="00EE4F21"/>
    <w:rsid w:val="00EE5C16"/>
    <w:rsid w:val="00EE6561"/>
    <w:rsid w:val="00EE7ACE"/>
    <w:rsid w:val="00EE7E62"/>
    <w:rsid w:val="00EE7F8E"/>
    <w:rsid w:val="00EF0833"/>
    <w:rsid w:val="00EF0859"/>
    <w:rsid w:val="00EF0E13"/>
    <w:rsid w:val="00EF0F7C"/>
    <w:rsid w:val="00EF14ED"/>
    <w:rsid w:val="00EF1E7D"/>
    <w:rsid w:val="00EF2065"/>
    <w:rsid w:val="00EF234F"/>
    <w:rsid w:val="00EF23D1"/>
    <w:rsid w:val="00EF2C31"/>
    <w:rsid w:val="00EF2E09"/>
    <w:rsid w:val="00EF329A"/>
    <w:rsid w:val="00EF32B9"/>
    <w:rsid w:val="00EF366F"/>
    <w:rsid w:val="00EF384C"/>
    <w:rsid w:val="00EF3A8B"/>
    <w:rsid w:val="00EF3BCD"/>
    <w:rsid w:val="00EF3FDA"/>
    <w:rsid w:val="00EF51F7"/>
    <w:rsid w:val="00EF5728"/>
    <w:rsid w:val="00EF5F3D"/>
    <w:rsid w:val="00EF62F6"/>
    <w:rsid w:val="00EF6F3B"/>
    <w:rsid w:val="00EF6FC5"/>
    <w:rsid w:val="00EF7D52"/>
    <w:rsid w:val="00F0007E"/>
    <w:rsid w:val="00F006C0"/>
    <w:rsid w:val="00F01871"/>
    <w:rsid w:val="00F02EE9"/>
    <w:rsid w:val="00F033CE"/>
    <w:rsid w:val="00F03805"/>
    <w:rsid w:val="00F03F5A"/>
    <w:rsid w:val="00F03F89"/>
    <w:rsid w:val="00F043BB"/>
    <w:rsid w:val="00F0445D"/>
    <w:rsid w:val="00F04D81"/>
    <w:rsid w:val="00F05AAB"/>
    <w:rsid w:val="00F064B2"/>
    <w:rsid w:val="00F06DA1"/>
    <w:rsid w:val="00F06EE6"/>
    <w:rsid w:val="00F077B2"/>
    <w:rsid w:val="00F07B03"/>
    <w:rsid w:val="00F07D6C"/>
    <w:rsid w:val="00F07E4F"/>
    <w:rsid w:val="00F11AB1"/>
    <w:rsid w:val="00F1232C"/>
    <w:rsid w:val="00F12C4C"/>
    <w:rsid w:val="00F12D34"/>
    <w:rsid w:val="00F13905"/>
    <w:rsid w:val="00F13E42"/>
    <w:rsid w:val="00F14575"/>
    <w:rsid w:val="00F15147"/>
    <w:rsid w:val="00F154DB"/>
    <w:rsid w:val="00F15D7E"/>
    <w:rsid w:val="00F16944"/>
    <w:rsid w:val="00F16DB1"/>
    <w:rsid w:val="00F2060B"/>
    <w:rsid w:val="00F21226"/>
    <w:rsid w:val="00F221BD"/>
    <w:rsid w:val="00F22E27"/>
    <w:rsid w:val="00F23139"/>
    <w:rsid w:val="00F2412D"/>
    <w:rsid w:val="00F241AE"/>
    <w:rsid w:val="00F24207"/>
    <w:rsid w:val="00F242F0"/>
    <w:rsid w:val="00F244A3"/>
    <w:rsid w:val="00F244B4"/>
    <w:rsid w:val="00F24F8C"/>
    <w:rsid w:val="00F25409"/>
    <w:rsid w:val="00F2564B"/>
    <w:rsid w:val="00F25A25"/>
    <w:rsid w:val="00F26863"/>
    <w:rsid w:val="00F26DF5"/>
    <w:rsid w:val="00F2736F"/>
    <w:rsid w:val="00F30D6B"/>
    <w:rsid w:val="00F31E81"/>
    <w:rsid w:val="00F325AC"/>
    <w:rsid w:val="00F32AAA"/>
    <w:rsid w:val="00F32D0F"/>
    <w:rsid w:val="00F3325A"/>
    <w:rsid w:val="00F336CD"/>
    <w:rsid w:val="00F336EC"/>
    <w:rsid w:val="00F35142"/>
    <w:rsid w:val="00F36AE0"/>
    <w:rsid w:val="00F36AF0"/>
    <w:rsid w:val="00F37C84"/>
    <w:rsid w:val="00F4055B"/>
    <w:rsid w:val="00F41338"/>
    <w:rsid w:val="00F41892"/>
    <w:rsid w:val="00F41CC5"/>
    <w:rsid w:val="00F41D5F"/>
    <w:rsid w:val="00F4230D"/>
    <w:rsid w:val="00F42F1E"/>
    <w:rsid w:val="00F42F40"/>
    <w:rsid w:val="00F433A9"/>
    <w:rsid w:val="00F4362A"/>
    <w:rsid w:val="00F43879"/>
    <w:rsid w:val="00F43963"/>
    <w:rsid w:val="00F43F03"/>
    <w:rsid w:val="00F450C0"/>
    <w:rsid w:val="00F454C0"/>
    <w:rsid w:val="00F45601"/>
    <w:rsid w:val="00F45ABF"/>
    <w:rsid w:val="00F45B39"/>
    <w:rsid w:val="00F45FAE"/>
    <w:rsid w:val="00F4719E"/>
    <w:rsid w:val="00F471B5"/>
    <w:rsid w:val="00F471E9"/>
    <w:rsid w:val="00F477A1"/>
    <w:rsid w:val="00F5033F"/>
    <w:rsid w:val="00F51747"/>
    <w:rsid w:val="00F51C8B"/>
    <w:rsid w:val="00F534B9"/>
    <w:rsid w:val="00F539E6"/>
    <w:rsid w:val="00F53F28"/>
    <w:rsid w:val="00F5443B"/>
    <w:rsid w:val="00F54846"/>
    <w:rsid w:val="00F5492F"/>
    <w:rsid w:val="00F54C56"/>
    <w:rsid w:val="00F5545E"/>
    <w:rsid w:val="00F55561"/>
    <w:rsid w:val="00F55B0C"/>
    <w:rsid w:val="00F55E38"/>
    <w:rsid w:val="00F55F08"/>
    <w:rsid w:val="00F56029"/>
    <w:rsid w:val="00F564EB"/>
    <w:rsid w:val="00F5651E"/>
    <w:rsid w:val="00F56822"/>
    <w:rsid w:val="00F56959"/>
    <w:rsid w:val="00F6010B"/>
    <w:rsid w:val="00F60694"/>
    <w:rsid w:val="00F60912"/>
    <w:rsid w:val="00F60A5E"/>
    <w:rsid w:val="00F60D45"/>
    <w:rsid w:val="00F6155B"/>
    <w:rsid w:val="00F624AF"/>
    <w:rsid w:val="00F62F1C"/>
    <w:rsid w:val="00F63AE7"/>
    <w:rsid w:val="00F66467"/>
    <w:rsid w:val="00F66AD9"/>
    <w:rsid w:val="00F66B3A"/>
    <w:rsid w:val="00F67275"/>
    <w:rsid w:val="00F67D6D"/>
    <w:rsid w:val="00F70647"/>
    <w:rsid w:val="00F707E9"/>
    <w:rsid w:val="00F70855"/>
    <w:rsid w:val="00F718A0"/>
    <w:rsid w:val="00F71A4F"/>
    <w:rsid w:val="00F71A97"/>
    <w:rsid w:val="00F71CBF"/>
    <w:rsid w:val="00F727D2"/>
    <w:rsid w:val="00F738BA"/>
    <w:rsid w:val="00F73A6A"/>
    <w:rsid w:val="00F75892"/>
    <w:rsid w:val="00F7601F"/>
    <w:rsid w:val="00F7629E"/>
    <w:rsid w:val="00F7632E"/>
    <w:rsid w:val="00F7655E"/>
    <w:rsid w:val="00F7668B"/>
    <w:rsid w:val="00F77EA6"/>
    <w:rsid w:val="00F80884"/>
    <w:rsid w:val="00F80C5A"/>
    <w:rsid w:val="00F81B02"/>
    <w:rsid w:val="00F81DA2"/>
    <w:rsid w:val="00F8234B"/>
    <w:rsid w:val="00F82651"/>
    <w:rsid w:val="00F82E42"/>
    <w:rsid w:val="00F82EFE"/>
    <w:rsid w:val="00F83DD3"/>
    <w:rsid w:val="00F84893"/>
    <w:rsid w:val="00F8525F"/>
    <w:rsid w:val="00F8532C"/>
    <w:rsid w:val="00F867D6"/>
    <w:rsid w:val="00F86C23"/>
    <w:rsid w:val="00F8709A"/>
    <w:rsid w:val="00F871B0"/>
    <w:rsid w:val="00F872CC"/>
    <w:rsid w:val="00F87F5D"/>
    <w:rsid w:val="00F90C04"/>
    <w:rsid w:val="00F90DBA"/>
    <w:rsid w:val="00F9136E"/>
    <w:rsid w:val="00F9147A"/>
    <w:rsid w:val="00F91BEF"/>
    <w:rsid w:val="00F92CE1"/>
    <w:rsid w:val="00F93138"/>
    <w:rsid w:val="00F933BC"/>
    <w:rsid w:val="00F93972"/>
    <w:rsid w:val="00F93C87"/>
    <w:rsid w:val="00F93DE7"/>
    <w:rsid w:val="00F944A9"/>
    <w:rsid w:val="00F95213"/>
    <w:rsid w:val="00F959F9"/>
    <w:rsid w:val="00F95A80"/>
    <w:rsid w:val="00F96E57"/>
    <w:rsid w:val="00F972EF"/>
    <w:rsid w:val="00F97607"/>
    <w:rsid w:val="00F978BD"/>
    <w:rsid w:val="00FA0249"/>
    <w:rsid w:val="00FA02E7"/>
    <w:rsid w:val="00FA0B3A"/>
    <w:rsid w:val="00FA120E"/>
    <w:rsid w:val="00FA22AF"/>
    <w:rsid w:val="00FA2377"/>
    <w:rsid w:val="00FA2441"/>
    <w:rsid w:val="00FA37C9"/>
    <w:rsid w:val="00FA530D"/>
    <w:rsid w:val="00FA6C91"/>
    <w:rsid w:val="00FA7F44"/>
    <w:rsid w:val="00FB006B"/>
    <w:rsid w:val="00FB009A"/>
    <w:rsid w:val="00FB019B"/>
    <w:rsid w:val="00FB0D76"/>
    <w:rsid w:val="00FB1800"/>
    <w:rsid w:val="00FB1EC6"/>
    <w:rsid w:val="00FB226D"/>
    <w:rsid w:val="00FB2691"/>
    <w:rsid w:val="00FB31D3"/>
    <w:rsid w:val="00FB373A"/>
    <w:rsid w:val="00FB41FB"/>
    <w:rsid w:val="00FB4942"/>
    <w:rsid w:val="00FB5514"/>
    <w:rsid w:val="00FB581A"/>
    <w:rsid w:val="00FB59EB"/>
    <w:rsid w:val="00FB63AC"/>
    <w:rsid w:val="00FB66B4"/>
    <w:rsid w:val="00FB6EAC"/>
    <w:rsid w:val="00FB7CD7"/>
    <w:rsid w:val="00FB7D9C"/>
    <w:rsid w:val="00FB7FD5"/>
    <w:rsid w:val="00FC0146"/>
    <w:rsid w:val="00FC14CD"/>
    <w:rsid w:val="00FC168C"/>
    <w:rsid w:val="00FC175F"/>
    <w:rsid w:val="00FC2092"/>
    <w:rsid w:val="00FC2932"/>
    <w:rsid w:val="00FC4009"/>
    <w:rsid w:val="00FC4984"/>
    <w:rsid w:val="00FC4F3B"/>
    <w:rsid w:val="00FC54C9"/>
    <w:rsid w:val="00FC7055"/>
    <w:rsid w:val="00FC7727"/>
    <w:rsid w:val="00FD038E"/>
    <w:rsid w:val="00FD0AB4"/>
    <w:rsid w:val="00FD0B10"/>
    <w:rsid w:val="00FD0D30"/>
    <w:rsid w:val="00FD16F7"/>
    <w:rsid w:val="00FD218C"/>
    <w:rsid w:val="00FD2A0A"/>
    <w:rsid w:val="00FD2AE9"/>
    <w:rsid w:val="00FD37D8"/>
    <w:rsid w:val="00FD3EBB"/>
    <w:rsid w:val="00FD3FAA"/>
    <w:rsid w:val="00FD40D2"/>
    <w:rsid w:val="00FD4655"/>
    <w:rsid w:val="00FD4DD8"/>
    <w:rsid w:val="00FD5CD3"/>
    <w:rsid w:val="00FD6F9E"/>
    <w:rsid w:val="00FD797B"/>
    <w:rsid w:val="00FE08B7"/>
    <w:rsid w:val="00FE09CF"/>
    <w:rsid w:val="00FE0BF8"/>
    <w:rsid w:val="00FE10FB"/>
    <w:rsid w:val="00FE16D1"/>
    <w:rsid w:val="00FE1B70"/>
    <w:rsid w:val="00FE25D7"/>
    <w:rsid w:val="00FE393C"/>
    <w:rsid w:val="00FE3E35"/>
    <w:rsid w:val="00FE45D3"/>
    <w:rsid w:val="00FE48B2"/>
    <w:rsid w:val="00FE5F05"/>
    <w:rsid w:val="00FE5FE2"/>
    <w:rsid w:val="00FE6134"/>
    <w:rsid w:val="00FE67AA"/>
    <w:rsid w:val="00FE717D"/>
    <w:rsid w:val="00FE790A"/>
    <w:rsid w:val="00FE7BA1"/>
    <w:rsid w:val="00FF0054"/>
    <w:rsid w:val="00FF0600"/>
    <w:rsid w:val="00FF07B0"/>
    <w:rsid w:val="00FF0A5E"/>
    <w:rsid w:val="00FF0F0E"/>
    <w:rsid w:val="00FF1189"/>
    <w:rsid w:val="00FF1335"/>
    <w:rsid w:val="00FF2273"/>
    <w:rsid w:val="00FF26F4"/>
    <w:rsid w:val="00FF2FE2"/>
    <w:rsid w:val="00FF3C5C"/>
    <w:rsid w:val="00FF4244"/>
    <w:rsid w:val="00FF579F"/>
    <w:rsid w:val="00FF59CF"/>
    <w:rsid w:val="00FF5D80"/>
    <w:rsid w:val="00FF6591"/>
    <w:rsid w:val="00FF6BF7"/>
    <w:rsid w:val="00FF6C90"/>
    <w:rsid w:val="00FF6DE0"/>
    <w:rsid w:val="00FF7F41"/>
    <w:rsid w:val="0204E259"/>
    <w:rsid w:val="0246A649"/>
    <w:rsid w:val="02507E9B"/>
    <w:rsid w:val="02A63822"/>
    <w:rsid w:val="04196D74"/>
    <w:rsid w:val="04B3C2F4"/>
    <w:rsid w:val="04E31E56"/>
    <w:rsid w:val="064E128C"/>
    <w:rsid w:val="065A957D"/>
    <w:rsid w:val="06A404D4"/>
    <w:rsid w:val="06CA9063"/>
    <w:rsid w:val="071C52A7"/>
    <w:rsid w:val="07847D1C"/>
    <w:rsid w:val="07A597E6"/>
    <w:rsid w:val="07C2C6EA"/>
    <w:rsid w:val="0994F021"/>
    <w:rsid w:val="09D57D32"/>
    <w:rsid w:val="0A37EFEE"/>
    <w:rsid w:val="0A9A605E"/>
    <w:rsid w:val="0C81FD46"/>
    <w:rsid w:val="0C838BFB"/>
    <w:rsid w:val="0C88BDE1"/>
    <w:rsid w:val="0CDA000C"/>
    <w:rsid w:val="0D085AE7"/>
    <w:rsid w:val="120115F9"/>
    <w:rsid w:val="130FE51B"/>
    <w:rsid w:val="14D40427"/>
    <w:rsid w:val="15029119"/>
    <w:rsid w:val="1523E1C2"/>
    <w:rsid w:val="15737785"/>
    <w:rsid w:val="16AD2A99"/>
    <w:rsid w:val="1751366D"/>
    <w:rsid w:val="180AD5CC"/>
    <w:rsid w:val="18D6E660"/>
    <w:rsid w:val="192311FB"/>
    <w:rsid w:val="19250A7C"/>
    <w:rsid w:val="193A31CB"/>
    <w:rsid w:val="1968996B"/>
    <w:rsid w:val="19ED4666"/>
    <w:rsid w:val="1A8D82A4"/>
    <w:rsid w:val="1B2755B0"/>
    <w:rsid w:val="1C59AB4E"/>
    <w:rsid w:val="1C7AE8F0"/>
    <w:rsid w:val="1D73B8C0"/>
    <w:rsid w:val="1ED3821C"/>
    <w:rsid w:val="20669469"/>
    <w:rsid w:val="20A05287"/>
    <w:rsid w:val="20C4D829"/>
    <w:rsid w:val="210A121A"/>
    <w:rsid w:val="2223DF54"/>
    <w:rsid w:val="223AE804"/>
    <w:rsid w:val="22A93A9F"/>
    <w:rsid w:val="230109A0"/>
    <w:rsid w:val="2353C589"/>
    <w:rsid w:val="243CEBFC"/>
    <w:rsid w:val="249939D5"/>
    <w:rsid w:val="253A1880"/>
    <w:rsid w:val="270D9919"/>
    <w:rsid w:val="27F45EFC"/>
    <w:rsid w:val="2884FAD2"/>
    <w:rsid w:val="29135AC8"/>
    <w:rsid w:val="298F60B8"/>
    <w:rsid w:val="2A523BC8"/>
    <w:rsid w:val="2A7295E7"/>
    <w:rsid w:val="2AA254A9"/>
    <w:rsid w:val="2AAF2B29"/>
    <w:rsid w:val="2B703A63"/>
    <w:rsid w:val="2D8DBAEF"/>
    <w:rsid w:val="2E7C3324"/>
    <w:rsid w:val="2EA44B37"/>
    <w:rsid w:val="3020BD87"/>
    <w:rsid w:val="30419823"/>
    <w:rsid w:val="30FC3D29"/>
    <w:rsid w:val="31172FEB"/>
    <w:rsid w:val="3242B8F7"/>
    <w:rsid w:val="32697A32"/>
    <w:rsid w:val="33644E4D"/>
    <w:rsid w:val="336BEAE0"/>
    <w:rsid w:val="3486795E"/>
    <w:rsid w:val="35996F49"/>
    <w:rsid w:val="38FDCC96"/>
    <w:rsid w:val="392F3EA6"/>
    <w:rsid w:val="395E3B2C"/>
    <w:rsid w:val="3D2226F1"/>
    <w:rsid w:val="3E56EBB4"/>
    <w:rsid w:val="3F667057"/>
    <w:rsid w:val="3F6A36B9"/>
    <w:rsid w:val="3F7336F5"/>
    <w:rsid w:val="4012E896"/>
    <w:rsid w:val="413A9DBD"/>
    <w:rsid w:val="4175B921"/>
    <w:rsid w:val="428BFFA2"/>
    <w:rsid w:val="43FC9AA8"/>
    <w:rsid w:val="4410C49B"/>
    <w:rsid w:val="44C6398F"/>
    <w:rsid w:val="451B95F9"/>
    <w:rsid w:val="46171901"/>
    <w:rsid w:val="4664FC8E"/>
    <w:rsid w:val="46A793D8"/>
    <w:rsid w:val="46AECD89"/>
    <w:rsid w:val="46F67250"/>
    <w:rsid w:val="4793F8E5"/>
    <w:rsid w:val="49C4A2A4"/>
    <w:rsid w:val="4B232301"/>
    <w:rsid w:val="4C6A574B"/>
    <w:rsid w:val="4C748EA2"/>
    <w:rsid w:val="4D30E9EB"/>
    <w:rsid w:val="4E9F5983"/>
    <w:rsid w:val="4F03E215"/>
    <w:rsid w:val="4F0F0F4B"/>
    <w:rsid w:val="4F6C81B3"/>
    <w:rsid w:val="5047BA48"/>
    <w:rsid w:val="507A3E0A"/>
    <w:rsid w:val="50E78EDB"/>
    <w:rsid w:val="52E91FEB"/>
    <w:rsid w:val="53BA4E13"/>
    <w:rsid w:val="552FEA1B"/>
    <w:rsid w:val="55B362E7"/>
    <w:rsid w:val="5638EBF0"/>
    <w:rsid w:val="56C07156"/>
    <w:rsid w:val="5742CCED"/>
    <w:rsid w:val="5878327E"/>
    <w:rsid w:val="5902C721"/>
    <w:rsid w:val="59ECD6B1"/>
    <w:rsid w:val="5AAC9F98"/>
    <w:rsid w:val="5C3D8EB5"/>
    <w:rsid w:val="5C66C355"/>
    <w:rsid w:val="5C76D9D4"/>
    <w:rsid w:val="5E943B4E"/>
    <w:rsid w:val="5F2829D4"/>
    <w:rsid w:val="5FAEF74B"/>
    <w:rsid w:val="5FD5DBCB"/>
    <w:rsid w:val="60437439"/>
    <w:rsid w:val="61E0A7F1"/>
    <w:rsid w:val="629341C6"/>
    <w:rsid w:val="630E8681"/>
    <w:rsid w:val="638C1266"/>
    <w:rsid w:val="6512ADB2"/>
    <w:rsid w:val="662EB846"/>
    <w:rsid w:val="6653A428"/>
    <w:rsid w:val="6748D88A"/>
    <w:rsid w:val="6865AAA7"/>
    <w:rsid w:val="6892B6B8"/>
    <w:rsid w:val="68DDB5FD"/>
    <w:rsid w:val="698643C2"/>
    <w:rsid w:val="6AE6F781"/>
    <w:rsid w:val="6B37531C"/>
    <w:rsid w:val="6E2778E2"/>
    <w:rsid w:val="6EE7C8E5"/>
    <w:rsid w:val="6F3E6F28"/>
    <w:rsid w:val="6F91A5A7"/>
    <w:rsid w:val="6FCC8BE6"/>
    <w:rsid w:val="718D6C43"/>
    <w:rsid w:val="726DA32B"/>
    <w:rsid w:val="729ABC3A"/>
    <w:rsid w:val="72CD280E"/>
    <w:rsid w:val="732719CD"/>
    <w:rsid w:val="74586AD1"/>
    <w:rsid w:val="749D9F29"/>
    <w:rsid w:val="74F149FD"/>
    <w:rsid w:val="75591E33"/>
    <w:rsid w:val="75D25CFC"/>
    <w:rsid w:val="75D8BC8A"/>
    <w:rsid w:val="77EA3731"/>
    <w:rsid w:val="790DC4EB"/>
    <w:rsid w:val="79615E74"/>
    <w:rsid w:val="7AE03D3A"/>
    <w:rsid w:val="7B694972"/>
    <w:rsid w:val="7B74E4C2"/>
    <w:rsid w:val="7C0A4607"/>
    <w:rsid w:val="7E716A07"/>
    <w:rsid w:val="7E8D69D5"/>
    <w:rsid w:val="7EC67DC7"/>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BE983A"/>
  <w15:docId w15:val="{4CAF279B-37EA-4693-B271-ABA5735B4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99" w:unhideWhenUsed="1"/>
    <w:lsdException w:name="footer" w:locked="1" w:semiHidden="1" w:uiPriority="99"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iPriority="99"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iPriority="99"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AEE"/>
    <w:pPr>
      <w:spacing w:line="264" w:lineRule="auto"/>
    </w:pPr>
    <w:rPr>
      <w:szCs w:val="24"/>
    </w:rPr>
  </w:style>
  <w:style w:type="paragraph" w:styleId="Heading1">
    <w:name w:val="heading 1"/>
    <w:basedOn w:val="Normal"/>
    <w:next w:val="DocumentText10pt"/>
    <w:link w:val="Heading1Char"/>
    <w:qFormat/>
    <w:rsid w:val="00082115"/>
    <w:pPr>
      <w:keepNext/>
      <w:keepLines/>
      <w:widowControl w:val="0"/>
      <w:numPr>
        <w:numId w:val="2"/>
      </w:numPr>
      <w:shd w:val="solid" w:color="31849B" w:fill="31849B"/>
      <w:spacing w:before="60" w:after="60"/>
      <w:ind w:left="357" w:hanging="357"/>
      <w:outlineLvl w:val="0"/>
    </w:pPr>
    <w:rPr>
      <w:b/>
      <w:bCs/>
      <w:color w:val="FFFFFF" w:themeColor="background1"/>
      <w:kern w:val="32"/>
      <w:sz w:val="32"/>
      <w:szCs w:val="44"/>
    </w:rPr>
  </w:style>
  <w:style w:type="paragraph" w:styleId="Heading2">
    <w:name w:val="heading 2"/>
    <w:basedOn w:val="Normal"/>
    <w:next w:val="DocumentText10pt"/>
    <w:link w:val="Heading2Char"/>
    <w:qFormat/>
    <w:rsid w:val="00F4055B"/>
    <w:pPr>
      <w:keepNext/>
      <w:numPr>
        <w:ilvl w:val="1"/>
        <w:numId w:val="2"/>
      </w:numPr>
      <w:spacing w:before="360" w:after="60"/>
      <w:outlineLvl w:val="1"/>
    </w:pPr>
    <w:rPr>
      <w:rFonts w:cs="Arial"/>
      <w:b/>
      <w:bCs/>
      <w:iCs/>
      <w:lang w:val="en-US"/>
    </w:rPr>
  </w:style>
  <w:style w:type="paragraph" w:styleId="Heading3">
    <w:name w:val="heading 3"/>
    <w:basedOn w:val="Heading4"/>
    <w:next w:val="Heading2"/>
    <w:link w:val="Heading3Char"/>
    <w:qFormat/>
    <w:rsid w:val="00754473"/>
    <w:pPr>
      <w:keepLines/>
      <w:widowControl w:val="0"/>
      <w:numPr>
        <w:numId w:val="3"/>
      </w:numPr>
      <w:spacing w:before="360"/>
      <w:ind w:left="360"/>
      <w:outlineLvl w:val="2"/>
    </w:pPr>
    <w:rPr>
      <w:rFonts w:cs="Arial"/>
      <w:iCs/>
      <w:sz w:val="26"/>
      <w:szCs w:val="26"/>
      <w:lang w:val="en-US"/>
    </w:rPr>
  </w:style>
  <w:style w:type="paragraph" w:styleId="Heading4">
    <w:name w:val="heading 4"/>
    <w:basedOn w:val="Normal"/>
    <w:next w:val="Normal"/>
    <w:link w:val="Heading4Char"/>
    <w:qFormat/>
    <w:locked/>
    <w:rsid w:val="005B3E64"/>
    <w:pPr>
      <w:keepNext/>
      <w:tabs>
        <w:tab w:val="num" w:pos="864"/>
      </w:tabs>
      <w:spacing w:before="240" w:after="60"/>
      <w:ind w:left="864" w:hanging="864"/>
      <w:outlineLvl w:val="3"/>
    </w:pPr>
    <w:rPr>
      <w:rFonts w:eastAsia="MS ??"/>
      <w:b/>
      <w:bCs/>
      <w:sz w:val="22"/>
      <w:szCs w:val="22"/>
    </w:rPr>
  </w:style>
  <w:style w:type="paragraph" w:styleId="Heading5">
    <w:name w:val="heading 5"/>
    <w:basedOn w:val="Normal"/>
    <w:next w:val="Normal"/>
    <w:link w:val="Heading5Char"/>
    <w:qFormat/>
    <w:rsid w:val="00E74780"/>
    <w:pPr>
      <w:keepLines/>
      <w:widowControl w:val="0"/>
      <w:spacing w:before="240" w:after="60"/>
      <w:jc w:val="both"/>
      <w:outlineLvl w:val="4"/>
    </w:pPr>
    <w:rPr>
      <w:b/>
      <w:bCs/>
      <w:i/>
      <w:iCs/>
      <w:sz w:val="22"/>
      <w:szCs w:val="22"/>
    </w:rPr>
  </w:style>
  <w:style w:type="paragraph" w:styleId="Heading6">
    <w:name w:val="heading 6"/>
    <w:basedOn w:val="Normal"/>
    <w:next w:val="Normal"/>
    <w:link w:val="Heading6Char"/>
    <w:qFormat/>
    <w:locked/>
    <w:rsid w:val="00467AF2"/>
    <w:pPr>
      <w:tabs>
        <w:tab w:val="num" w:pos="1152"/>
      </w:tabs>
      <w:spacing w:before="240" w:after="60"/>
      <w:ind w:left="1152" w:hanging="1152"/>
      <w:outlineLvl w:val="5"/>
    </w:pPr>
    <w:rPr>
      <w:rFonts w:ascii="Calibri" w:eastAsia="MS ??" w:hAnsi="Calibri"/>
      <w:b/>
      <w:bCs/>
    </w:rPr>
  </w:style>
  <w:style w:type="paragraph" w:styleId="Heading7">
    <w:name w:val="heading 7"/>
    <w:basedOn w:val="Normal"/>
    <w:next w:val="Normal"/>
    <w:link w:val="Heading7Char"/>
    <w:qFormat/>
    <w:locked/>
    <w:rsid w:val="00467AF2"/>
    <w:pPr>
      <w:tabs>
        <w:tab w:val="num" w:pos="1296"/>
      </w:tabs>
      <w:spacing w:before="240" w:after="60"/>
      <w:ind w:left="1296" w:hanging="1296"/>
      <w:outlineLvl w:val="6"/>
    </w:pPr>
    <w:rPr>
      <w:rFonts w:ascii="Calibri" w:eastAsia="MS ??" w:hAnsi="Calibri"/>
    </w:rPr>
  </w:style>
  <w:style w:type="paragraph" w:styleId="Heading8">
    <w:name w:val="heading 8"/>
    <w:basedOn w:val="Normal"/>
    <w:next w:val="Normal"/>
    <w:link w:val="Heading8Char"/>
    <w:autoRedefine/>
    <w:qFormat/>
    <w:rsid w:val="00FD3FAA"/>
    <w:pPr>
      <w:keepNext/>
      <w:ind w:left="567"/>
      <w:outlineLvl w:val="7"/>
    </w:pPr>
    <w:rPr>
      <w:rFonts w:ascii="Calibri" w:hAnsi="Calibri"/>
      <w:i/>
      <w:iCs/>
    </w:rPr>
  </w:style>
  <w:style w:type="paragraph" w:styleId="Heading9">
    <w:name w:val="heading 9"/>
    <w:basedOn w:val="Normal"/>
    <w:next w:val="Normal"/>
    <w:link w:val="Heading9Char"/>
    <w:qFormat/>
    <w:locked/>
    <w:rsid w:val="00467AF2"/>
    <w:pPr>
      <w:tabs>
        <w:tab w:val="num" w:pos="1584"/>
      </w:tabs>
      <w:spacing w:before="240" w:after="60"/>
      <w:ind w:left="1584" w:hanging="1584"/>
      <w:outlineLvl w:val="8"/>
    </w:pPr>
    <w:rPr>
      <w:rFonts w:ascii="Cambria" w:eastAsia="MS ????"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ext10pt">
    <w:name w:val="Document Text (10 pt)"/>
    <w:basedOn w:val="Normal"/>
    <w:link w:val="DocumentText10ptChar"/>
    <w:rsid w:val="006115D8"/>
  </w:style>
  <w:style w:type="character" w:customStyle="1" w:styleId="DocumentText10ptChar">
    <w:name w:val="Document Text (10 pt) Char"/>
    <w:link w:val="DocumentText10pt"/>
    <w:locked/>
    <w:rsid w:val="006115D8"/>
    <w:rPr>
      <w:rFonts w:ascii="Century Gothic" w:hAnsi="Century Gothic"/>
      <w:lang w:val="en-AU" w:eastAsia="en-AU"/>
    </w:rPr>
  </w:style>
  <w:style w:type="character" w:customStyle="1" w:styleId="Heading1Char">
    <w:name w:val="Heading 1 Char"/>
    <w:link w:val="Heading1"/>
    <w:locked/>
    <w:rsid w:val="00082115"/>
    <w:rPr>
      <w:b/>
      <w:bCs/>
      <w:color w:val="FFFFFF" w:themeColor="background1"/>
      <w:kern w:val="32"/>
      <w:sz w:val="32"/>
      <w:szCs w:val="44"/>
      <w:shd w:val="solid" w:color="31849B" w:fill="31849B"/>
    </w:rPr>
  </w:style>
  <w:style w:type="character" w:customStyle="1" w:styleId="Heading2Char">
    <w:name w:val="Heading 2 Char"/>
    <w:link w:val="Heading2"/>
    <w:locked/>
    <w:rsid w:val="00F4055B"/>
    <w:rPr>
      <w:rFonts w:cs="Arial"/>
      <w:b/>
      <w:bCs/>
      <w:iCs/>
      <w:sz w:val="24"/>
      <w:szCs w:val="24"/>
      <w:lang w:val="en-US"/>
    </w:rPr>
  </w:style>
  <w:style w:type="character" w:customStyle="1" w:styleId="Heading4Char">
    <w:name w:val="Heading 4 Char"/>
    <w:link w:val="Heading4"/>
    <w:locked/>
    <w:rsid w:val="005B3E64"/>
    <w:rPr>
      <w:rFonts w:ascii="Century Gothic" w:eastAsia="MS ??" w:hAnsi="Century Gothic"/>
      <w:b/>
      <w:bCs/>
      <w:sz w:val="22"/>
      <w:szCs w:val="22"/>
    </w:rPr>
  </w:style>
  <w:style w:type="character" w:customStyle="1" w:styleId="Heading3Char">
    <w:name w:val="Heading 3 Char"/>
    <w:link w:val="Heading3"/>
    <w:locked/>
    <w:rsid w:val="00754473"/>
    <w:rPr>
      <w:rFonts w:eastAsia="MS ??" w:cs="Arial"/>
      <w:b/>
      <w:bCs/>
      <w:iCs/>
      <w:sz w:val="26"/>
      <w:szCs w:val="26"/>
      <w:lang w:val="en-US"/>
    </w:rPr>
  </w:style>
  <w:style w:type="character" w:customStyle="1" w:styleId="Heading5Char">
    <w:name w:val="Heading 5 Char"/>
    <w:link w:val="Heading5"/>
    <w:semiHidden/>
    <w:locked/>
    <w:rsid w:val="00553F1D"/>
    <w:rPr>
      <w:rFonts w:ascii="Century Gothic" w:hAnsi="Century Gothic" w:cs="Times New Roman"/>
      <w:b/>
      <w:i/>
      <w:snapToGrid w:val="0"/>
      <w:sz w:val="22"/>
      <w:lang w:val="en-AU" w:eastAsia="en-US"/>
    </w:rPr>
  </w:style>
  <w:style w:type="character" w:customStyle="1" w:styleId="Heading6Char">
    <w:name w:val="Heading 6 Char"/>
    <w:link w:val="Heading6"/>
    <w:semiHidden/>
    <w:locked/>
    <w:rsid w:val="00EA5461"/>
    <w:rPr>
      <w:rFonts w:ascii="Calibri" w:eastAsia="MS ??" w:hAnsi="Calibri" w:cs="Times New Roman"/>
      <w:b/>
    </w:rPr>
  </w:style>
  <w:style w:type="character" w:customStyle="1" w:styleId="Heading7Char">
    <w:name w:val="Heading 7 Char"/>
    <w:link w:val="Heading7"/>
    <w:semiHidden/>
    <w:locked/>
    <w:rsid w:val="00EA5461"/>
    <w:rPr>
      <w:rFonts w:ascii="Calibri" w:eastAsia="MS ??" w:hAnsi="Calibri" w:cs="Times New Roman"/>
      <w:sz w:val="24"/>
    </w:rPr>
  </w:style>
  <w:style w:type="character" w:customStyle="1" w:styleId="Heading8Char">
    <w:name w:val="Heading 8 Char"/>
    <w:link w:val="Heading8"/>
    <w:semiHidden/>
    <w:locked/>
    <w:rsid w:val="00E07F32"/>
    <w:rPr>
      <w:rFonts w:ascii="Calibri" w:hAnsi="Calibri" w:cs="Times New Roman"/>
      <w:i/>
      <w:sz w:val="24"/>
    </w:rPr>
  </w:style>
  <w:style w:type="character" w:customStyle="1" w:styleId="Heading9Char">
    <w:name w:val="Heading 9 Char"/>
    <w:link w:val="Heading9"/>
    <w:semiHidden/>
    <w:locked/>
    <w:rsid w:val="00EA5461"/>
    <w:rPr>
      <w:rFonts w:ascii="Cambria" w:eastAsia="MS ????" w:hAnsi="Cambria" w:cs="Times New Roman"/>
    </w:rPr>
  </w:style>
  <w:style w:type="paragraph" w:styleId="ListBullet">
    <w:name w:val="List Bullet"/>
    <w:basedOn w:val="Normal"/>
    <w:rsid w:val="00E06FDD"/>
    <w:pPr>
      <w:tabs>
        <w:tab w:val="num" w:pos="360"/>
      </w:tabs>
      <w:ind w:left="360" w:hanging="360"/>
      <w:jc w:val="both"/>
    </w:pPr>
  </w:style>
  <w:style w:type="table" w:styleId="TableGrid">
    <w:name w:val="Table Grid"/>
    <w:aliases w:val="LiTMUS Table Style A"/>
    <w:basedOn w:val="TableNormal"/>
    <w:rsid w:val="00FE393C"/>
    <w:pPr>
      <w:keepLines/>
      <w:widowControl w:val="0"/>
      <w:spacing w:after="120"/>
    </w:pPr>
    <w:tblPr>
      <w:tblBorders>
        <w:bottom w:val="single" w:sz="4" w:space="0" w:color="auto"/>
        <w:insideH w:val="single" w:sz="4" w:space="0" w:color="auto"/>
      </w:tblBorders>
    </w:tblPr>
  </w:style>
  <w:style w:type="paragraph" w:customStyle="1" w:styleId="TableColumnText">
    <w:name w:val="Table/Column Text"/>
    <w:basedOn w:val="Normal"/>
    <w:next w:val="DocumentText10pt"/>
    <w:link w:val="TableColumnTextChar"/>
    <w:rsid w:val="00FE393C"/>
    <w:pPr>
      <w:keepLines/>
      <w:widowControl w:val="0"/>
      <w:spacing w:before="60" w:after="60"/>
    </w:pPr>
    <w:rPr>
      <w:b/>
    </w:rPr>
  </w:style>
  <w:style w:type="character" w:customStyle="1" w:styleId="TableColumnTextChar">
    <w:name w:val="Table/Column Text Char"/>
    <w:link w:val="TableColumnText"/>
    <w:rsid w:val="005A2192"/>
    <w:rPr>
      <w:rFonts w:ascii="Century Gothic" w:hAnsi="Century Gothic"/>
      <w:b/>
      <w:szCs w:val="24"/>
    </w:rPr>
  </w:style>
  <w:style w:type="paragraph" w:styleId="ListNumber">
    <w:name w:val="List Number"/>
    <w:basedOn w:val="Normal"/>
    <w:rsid w:val="009F251C"/>
    <w:pPr>
      <w:numPr>
        <w:numId w:val="1"/>
      </w:numPr>
      <w:spacing w:before="60" w:after="60" w:line="360" w:lineRule="auto"/>
      <w:ind w:left="357" w:hanging="357"/>
    </w:pPr>
  </w:style>
  <w:style w:type="paragraph" w:customStyle="1" w:styleId="TableText">
    <w:name w:val="Table Text"/>
    <w:aliases w:val="table text,table Body Text,tt,Table Body Text,table text + Left:  0.05&quot;,Righ...,fmstabletext"/>
    <w:basedOn w:val="Normal"/>
    <w:link w:val="TableTextChar"/>
    <w:qFormat/>
    <w:rsid w:val="00930781"/>
    <w:pPr>
      <w:keepLines/>
      <w:widowControl w:val="0"/>
      <w:spacing w:before="60" w:after="60"/>
    </w:pPr>
  </w:style>
  <w:style w:type="character" w:customStyle="1" w:styleId="TableTextChar">
    <w:name w:val="Table Text Char"/>
    <w:link w:val="TableText"/>
    <w:locked/>
    <w:rsid w:val="005A2192"/>
    <w:rPr>
      <w:rFonts w:ascii="Century Gothic" w:hAnsi="Century Gothic"/>
      <w:szCs w:val="24"/>
    </w:rPr>
  </w:style>
  <w:style w:type="paragraph" w:customStyle="1" w:styleId="DocumentTextpptCtr">
    <w:name w:val="Document Text (p pt) Ctr"/>
    <w:basedOn w:val="Normal"/>
    <w:next w:val="DocumentText10pt"/>
    <w:rsid w:val="005B7B32"/>
    <w:pPr>
      <w:keepLines/>
      <w:widowControl w:val="0"/>
      <w:spacing w:after="600"/>
      <w:jc w:val="center"/>
    </w:pPr>
    <w:rPr>
      <w:sz w:val="18"/>
    </w:rPr>
  </w:style>
  <w:style w:type="paragraph" w:customStyle="1" w:styleId="DocName">
    <w:name w:val="Doc Name"/>
    <w:basedOn w:val="Normal"/>
    <w:next w:val="Normal"/>
    <w:rsid w:val="00BF1737"/>
    <w:pPr>
      <w:keepLines/>
      <w:widowControl w:val="0"/>
      <w:spacing w:before="360" w:after="720"/>
      <w:jc w:val="right"/>
    </w:pPr>
    <w:rPr>
      <w:b/>
      <w:color w:val="FF0000"/>
      <w:sz w:val="52"/>
    </w:rPr>
  </w:style>
  <w:style w:type="paragraph" w:styleId="Header">
    <w:name w:val="header"/>
    <w:basedOn w:val="Normal"/>
    <w:link w:val="HeaderChar"/>
    <w:uiPriority w:val="99"/>
    <w:rsid w:val="00D32261"/>
    <w:pPr>
      <w:tabs>
        <w:tab w:val="center" w:pos="4153"/>
        <w:tab w:val="right" w:pos="8306"/>
      </w:tabs>
    </w:pPr>
  </w:style>
  <w:style w:type="character" w:customStyle="1" w:styleId="HeaderChar">
    <w:name w:val="Header Char"/>
    <w:link w:val="Header"/>
    <w:uiPriority w:val="99"/>
    <w:locked/>
    <w:rsid w:val="00E07F32"/>
    <w:rPr>
      <w:rFonts w:cs="Times New Roman"/>
      <w:sz w:val="24"/>
    </w:rPr>
  </w:style>
  <w:style w:type="paragraph" w:styleId="Footer">
    <w:name w:val="footer"/>
    <w:basedOn w:val="Normal"/>
    <w:link w:val="FooterChar"/>
    <w:uiPriority w:val="99"/>
    <w:rsid w:val="00D32261"/>
    <w:pPr>
      <w:tabs>
        <w:tab w:val="center" w:pos="4153"/>
        <w:tab w:val="right" w:pos="8306"/>
      </w:tabs>
    </w:pPr>
  </w:style>
  <w:style w:type="character" w:customStyle="1" w:styleId="FooterChar">
    <w:name w:val="Footer Char"/>
    <w:link w:val="Footer"/>
    <w:uiPriority w:val="99"/>
    <w:locked/>
    <w:rsid w:val="00E07F32"/>
    <w:rPr>
      <w:rFonts w:cs="Times New Roman"/>
      <w:sz w:val="24"/>
    </w:rPr>
  </w:style>
  <w:style w:type="paragraph" w:customStyle="1" w:styleId="ReferenceCode">
    <w:name w:val="Reference Code"/>
    <w:basedOn w:val="Normal"/>
    <w:next w:val="Normal"/>
    <w:rsid w:val="008D3DBF"/>
    <w:pPr>
      <w:keepLines/>
      <w:widowControl w:val="0"/>
      <w:spacing w:after="240"/>
      <w:jc w:val="right"/>
    </w:pPr>
    <w:rPr>
      <w:b/>
      <w:color w:val="000080"/>
    </w:rPr>
  </w:style>
  <w:style w:type="paragraph" w:customStyle="1" w:styleId="ProjectName">
    <w:name w:val="Project Name"/>
    <w:basedOn w:val="Normal"/>
    <w:next w:val="Normal"/>
    <w:rsid w:val="001F7662"/>
    <w:pPr>
      <w:keepLines/>
      <w:widowControl w:val="0"/>
      <w:spacing w:before="720" w:after="360"/>
      <w:jc w:val="right"/>
    </w:pPr>
    <w:rPr>
      <w:b/>
      <w:color w:val="000080"/>
      <w:sz w:val="44"/>
    </w:rPr>
  </w:style>
  <w:style w:type="paragraph" w:customStyle="1" w:styleId="TableSectionHeader">
    <w:name w:val="Table / Section Header"/>
    <w:basedOn w:val="Normal"/>
    <w:next w:val="DocumentText10pt"/>
    <w:rsid w:val="00121395"/>
    <w:pPr>
      <w:keepLines/>
      <w:widowControl w:val="0"/>
      <w:shd w:val="clear" w:color="auto" w:fill="CCCCCC"/>
      <w:spacing w:before="240" w:after="60"/>
    </w:pPr>
    <w:rPr>
      <w:b/>
    </w:rPr>
  </w:style>
  <w:style w:type="paragraph" w:customStyle="1" w:styleId="ApprovalDate">
    <w:name w:val="Approval Date"/>
    <w:basedOn w:val="Normal"/>
    <w:next w:val="DocumentText10pt"/>
    <w:rsid w:val="00930781"/>
    <w:rPr>
      <w:b/>
      <w:color w:val="FF0000"/>
    </w:rPr>
  </w:style>
  <w:style w:type="paragraph" w:customStyle="1" w:styleId="HiddenText">
    <w:name w:val="Hidden Text"/>
    <w:basedOn w:val="Normal"/>
    <w:next w:val="DocumentText10pt"/>
    <w:link w:val="HiddenTextChar"/>
    <w:rsid w:val="003A5B15"/>
    <w:pPr>
      <w:spacing w:before="60" w:after="60"/>
    </w:pPr>
    <w:rPr>
      <w:vanish/>
      <w:color w:val="FF0000"/>
    </w:rPr>
  </w:style>
  <w:style w:type="character" w:customStyle="1" w:styleId="HiddenTextChar">
    <w:name w:val="Hidden Text Char"/>
    <w:link w:val="HiddenText"/>
    <w:locked/>
    <w:rsid w:val="003A5B15"/>
    <w:rPr>
      <w:rFonts w:ascii="Century Gothic" w:hAnsi="Century Gothic"/>
      <w:vanish/>
      <w:color w:val="FF0000"/>
      <w:sz w:val="24"/>
      <w:lang w:val="en-AU" w:eastAsia="en-AU"/>
    </w:rPr>
  </w:style>
  <w:style w:type="paragraph" w:styleId="Caption">
    <w:name w:val="caption"/>
    <w:basedOn w:val="Normal"/>
    <w:next w:val="Normal"/>
    <w:uiPriority w:val="35"/>
    <w:qFormat/>
    <w:rsid w:val="00930781"/>
    <w:rPr>
      <w:b/>
      <w:bCs/>
    </w:rPr>
  </w:style>
  <w:style w:type="paragraph" w:styleId="TOC2">
    <w:name w:val="toc 2"/>
    <w:basedOn w:val="Normal"/>
    <w:next w:val="DocumentText10pt"/>
    <w:autoRedefine/>
    <w:uiPriority w:val="39"/>
    <w:rsid w:val="006F4B9F"/>
    <w:pPr>
      <w:spacing w:before="60" w:after="60"/>
    </w:pPr>
  </w:style>
  <w:style w:type="paragraph" w:styleId="TOC1">
    <w:name w:val="toc 1"/>
    <w:basedOn w:val="Normal"/>
    <w:next w:val="DocumentText10pt"/>
    <w:autoRedefine/>
    <w:uiPriority w:val="39"/>
    <w:rsid w:val="00F7668B"/>
    <w:pPr>
      <w:spacing w:before="60" w:after="60"/>
    </w:pPr>
    <w:rPr>
      <w:b/>
    </w:rPr>
  </w:style>
  <w:style w:type="paragraph" w:styleId="TOC3">
    <w:name w:val="toc 3"/>
    <w:basedOn w:val="Normal"/>
    <w:next w:val="DocumentText10pt"/>
    <w:autoRedefine/>
    <w:uiPriority w:val="39"/>
    <w:rsid w:val="006F4B9F"/>
    <w:pPr>
      <w:spacing w:before="60" w:after="60"/>
    </w:pPr>
  </w:style>
  <w:style w:type="character" w:styleId="Hyperlink">
    <w:name w:val="Hyperlink"/>
    <w:uiPriority w:val="99"/>
    <w:rsid w:val="006F4B9F"/>
    <w:rPr>
      <w:rFonts w:cs="Times New Roman"/>
      <w:color w:val="0000FF"/>
      <w:u w:val="single"/>
    </w:rPr>
  </w:style>
  <w:style w:type="character" w:styleId="PageNumber">
    <w:name w:val="page number"/>
    <w:rsid w:val="002065C8"/>
    <w:rPr>
      <w:rFonts w:cs="Times New Roman"/>
    </w:rPr>
  </w:style>
  <w:style w:type="paragraph" w:styleId="BalloonText">
    <w:name w:val="Balloon Text"/>
    <w:basedOn w:val="Normal"/>
    <w:link w:val="BalloonTextChar"/>
    <w:semiHidden/>
    <w:rsid w:val="008F2806"/>
    <w:rPr>
      <w:sz w:val="18"/>
      <w:lang w:val="en-US"/>
    </w:rPr>
  </w:style>
  <w:style w:type="character" w:customStyle="1" w:styleId="BalloonTextChar">
    <w:name w:val="Balloon Text Char"/>
    <w:link w:val="BalloonText"/>
    <w:semiHidden/>
    <w:locked/>
    <w:rsid w:val="00E07F32"/>
    <w:rPr>
      <w:rFonts w:ascii="Century Gothic" w:hAnsi="Century Gothic" w:cs="Times New Roman"/>
      <w:sz w:val="18"/>
      <w:lang w:val="en-US" w:eastAsia="en-AU" w:bidi="ar-SA"/>
    </w:rPr>
  </w:style>
  <w:style w:type="paragraph" w:styleId="FootnoteText">
    <w:name w:val="footnote text"/>
    <w:basedOn w:val="Normal"/>
    <w:link w:val="FootnoteTextChar"/>
    <w:semiHidden/>
    <w:rsid w:val="00494836"/>
  </w:style>
  <w:style w:type="character" w:customStyle="1" w:styleId="FootnoteTextChar">
    <w:name w:val="Footnote Text Char"/>
    <w:link w:val="FootnoteText"/>
    <w:semiHidden/>
    <w:locked/>
    <w:rsid w:val="008E5989"/>
    <w:rPr>
      <w:rFonts w:cs="Times New Roman"/>
      <w:sz w:val="20"/>
    </w:rPr>
  </w:style>
  <w:style w:type="character" w:styleId="FootnoteReference">
    <w:name w:val="footnote reference"/>
    <w:semiHidden/>
    <w:rsid w:val="00494836"/>
    <w:rPr>
      <w:rFonts w:cs="Times New Roman"/>
      <w:vertAlign w:val="superscript"/>
    </w:rPr>
  </w:style>
  <w:style w:type="character" w:styleId="Emphasis">
    <w:name w:val="Emphasis"/>
    <w:qFormat/>
    <w:locked/>
    <w:rsid w:val="000564EC"/>
    <w:rPr>
      <w:rFonts w:cs="Times New Roman"/>
      <w:b/>
    </w:rPr>
  </w:style>
  <w:style w:type="character" w:styleId="FollowedHyperlink">
    <w:name w:val="FollowedHyperlink"/>
    <w:uiPriority w:val="99"/>
    <w:locked/>
    <w:rsid w:val="00F71A4F"/>
    <w:rPr>
      <w:rFonts w:cs="Times New Roman"/>
      <w:color w:val="606420"/>
      <w:u w:val="single"/>
    </w:rPr>
  </w:style>
  <w:style w:type="paragraph" w:styleId="CommentText">
    <w:name w:val="annotation text"/>
    <w:basedOn w:val="Normal"/>
    <w:link w:val="CommentTextChar"/>
    <w:semiHidden/>
    <w:locked/>
    <w:rsid w:val="0021760D"/>
    <w:rPr>
      <w:sz w:val="18"/>
      <w:lang w:val="en-US"/>
    </w:rPr>
  </w:style>
  <w:style w:type="character" w:customStyle="1" w:styleId="CommentTextChar">
    <w:name w:val="Comment Text Char"/>
    <w:link w:val="CommentText"/>
    <w:semiHidden/>
    <w:locked/>
    <w:rsid w:val="001304ED"/>
    <w:rPr>
      <w:rFonts w:cs="Times New Roman"/>
      <w:sz w:val="20"/>
      <w:szCs w:val="20"/>
    </w:rPr>
  </w:style>
  <w:style w:type="character" w:styleId="CommentReference">
    <w:name w:val="annotation reference"/>
    <w:semiHidden/>
    <w:locked/>
    <w:rsid w:val="0021760D"/>
    <w:rPr>
      <w:rFonts w:cs="Times New Roman"/>
      <w:sz w:val="16"/>
      <w:szCs w:val="16"/>
    </w:rPr>
  </w:style>
  <w:style w:type="paragraph" w:styleId="CommentSubject">
    <w:name w:val="annotation subject"/>
    <w:basedOn w:val="CommentText"/>
    <w:next w:val="CommentText"/>
    <w:link w:val="CommentSubjectChar"/>
    <w:semiHidden/>
    <w:locked/>
    <w:rsid w:val="0021760D"/>
    <w:rPr>
      <w:b/>
      <w:bCs/>
      <w:sz w:val="20"/>
      <w:lang w:val="en-AU"/>
    </w:rPr>
  </w:style>
  <w:style w:type="character" w:customStyle="1" w:styleId="CommentSubjectChar">
    <w:name w:val="Comment Subject Char"/>
    <w:link w:val="CommentSubject"/>
    <w:semiHidden/>
    <w:locked/>
    <w:rsid w:val="001304ED"/>
    <w:rPr>
      <w:rFonts w:cs="Times New Roman"/>
      <w:b/>
      <w:bCs/>
      <w:sz w:val="20"/>
      <w:szCs w:val="20"/>
    </w:rPr>
  </w:style>
  <w:style w:type="paragraph" w:styleId="NormalWeb">
    <w:name w:val="Normal (Web)"/>
    <w:basedOn w:val="Normal"/>
    <w:uiPriority w:val="99"/>
    <w:unhideWhenUsed/>
    <w:locked/>
    <w:rsid w:val="0075433A"/>
    <w:pPr>
      <w:spacing w:before="100" w:beforeAutospacing="1" w:after="100" w:afterAutospacing="1"/>
    </w:pPr>
    <w:rPr>
      <w:rFonts w:eastAsia="Calibri"/>
    </w:rPr>
  </w:style>
  <w:style w:type="paragraph" w:styleId="ListParagraph">
    <w:name w:val="List Paragraph"/>
    <w:basedOn w:val="Normal"/>
    <w:link w:val="ListParagraphChar"/>
    <w:uiPriority w:val="34"/>
    <w:qFormat/>
    <w:rsid w:val="00F872CC"/>
    <w:pPr>
      <w:ind w:left="720"/>
    </w:pPr>
  </w:style>
  <w:style w:type="paragraph" w:customStyle="1" w:styleId="TableNormalText">
    <w:name w:val="Table Normal Text"/>
    <w:basedOn w:val="Normal"/>
    <w:link w:val="TableNormalTextChar"/>
    <w:rsid w:val="00966AE7"/>
    <w:pPr>
      <w:keepLines/>
      <w:widowControl w:val="0"/>
      <w:spacing w:before="60" w:after="60" w:line="276" w:lineRule="auto"/>
    </w:pPr>
    <w:rPr>
      <w:rFonts w:cs="Arial"/>
      <w:snapToGrid w:val="0"/>
    </w:rPr>
  </w:style>
  <w:style w:type="character" w:customStyle="1" w:styleId="TableNormalTextChar">
    <w:name w:val="Table Normal Text Char"/>
    <w:link w:val="TableNormalText"/>
    <w:rsid w:val="00966AE7"/>
    <w:rPr>
      <w:rFonts w:ascii="Century Gothic" w:hAnsi="Century Gothic" w:cs="Arial"/>
      <w:snapToGrid w:val="0"/>
      <w:lang w:eastAsia="en-US"/>
    </w:rPr>
  </w:style>
  <w:style w:type="paragraph" w:customStyle="1" w:styleId="Default">
    <w:name w:val="Default"/>
    <w:rsid w:val="006B593E"/>
    <w:pPr>
      <w:autoSpaceDE w:val="0"/>
      <w:autoSpaceDN w:val="0"/>
      <w:adjustRightInd w:val="0"/>
    </w:pPr>
    <w:rPr>
      <w:rFonts w:ascii="Century Gothic" w:hAnsi="Century Gothic" w:cs="Century Gothic"/>
      <w:color w:val="000000"/>
      <w:sz w:val="24"/>
      <w:szCs w:val="24"/>
    </w:rPr>
  </w:style>
  <w:style w:type="paragraph" w:customStyle="1" w:styleId="xl65">
    <w:name w:val="xl65"/>
    <w:basedOn w:val="Normal"/>
    <w:rsid w:val="00CF4D7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6">
    <w:name w:val="xl66"/>
    <w:basedOn w:val="Normal"/>
    <w:rsid w:val="00CF4D7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67">
    <w:name w:val="xl67"/>
    <w:basedOn w:val="Normal"/>
    <w:rsid w:val="00CF4D7F"/>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style>
  <w:style w:type="paragraph" w:customStyle="1" w:styleId="xl68">
    <w:name w:val="xl68"/>
    <w:basedOn w:val="Normal"/>
    <w:rsid w:val="00CF4D7F"/>
    <w:pPr>
      <w:pBdr>
        <w:top w:val="single" w:sz="4" w:space="0" w:color="auto"/>
        <w:left w:val="single" w:sz="4" w:space="0" w:color="auto"/>
        <w:bottom w:val="single" w:sz="4" w:space="0" w:color="auto"/>
        <w:right w:val="single" w:sz="4" w:space="0" w:color="auto"/>
      </w:pBdr>
      <w:shd w:val="clear" w:color="000000" w:fill="C00000"/>
      <w:spacing w:before="100" w:beforeAutospacing="1" w:after="100" w:afterAutospacing="1"/>
    </w:pPr>
  </w:style>
  <w:style w:type="paragraph" w:customStyle="1" w:styleId="xl69">
    <w:name w:val="xl69"/>
    <w:basedOn w:val="Normal"/>
    <w:rsid w:val="00CF4D7F"/>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pPr>
  </w:style>
  <w:style w:type="paragraph" w:customStyle="1" w:styleId="xl70">
    <w:name w:val="xl70"/>
    <w:basedOn w:val="Normal"/>
    <w:rsid w:val="00CF4D7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style>
  <w:style w:type="paragraph" w:customStyle="1" w:styleId="xl71">
    <w:name w:val="xl71"/>
    <w:basedOn w:val="Normal"/>
    <w:rsid w:val="00CF4D7F"/>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pPr>
  </w:style>
  <w:style w:type="paragraph" w:customStyle="1" w:styleId="xl72">
    <w:name w:val="xl72"/>
    <w:basedOn w:val="Normal"/>
    <w:rsid w:val="00CF4D7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b/>
      <w:bCs/>
    </w:rPr>
  </w:style>
  <w:style w:type="paragraph" w:customStyle="1" w:styleId="xl73">
    <w:name w:val="xl73"/>
    <w:basedOn w:val="Normal"/>
    <w:rsid w:val="009B503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pPr>
  </w:style>
  <w:style w:type="paragraph" w:customStyle="1" w:styleId="xl63">
    <w:name w:val="xl63"/>
    <w:basedOn w:val="Normal"/>
    <w:rsid w:val="00D31562"/>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4">
    <w:name w:val="xl64"/>
    <w:basedOn w:val="Normal"/>
    <w:rsid w:val="00D31562"/>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character" w:customStyle="1" w:styleId="smdeck2">
    <w:name w:val="smdeck2"/>
    <w:rsid w:val="00635CDA"/>
    <w:rPr>
      <w:b/>
      <w:bCs/>
    </w:rPr>
  </w:style>
  <w:style w:type="paragraph" w:customStyle="1" w:styleId="Heading2a">
    <w:name w:val="Heading 2a"/>
    <w:basedOn w:val="Heading2"/>
    <w:link w:val="Heading2aChar"/>
    <w:qFormat/>
    <w:rsid w:val="00325548"/>
    <w:pPr>
      <w:numPr>
        <w:ilvl w:val="2"/>
      </w:numPr>
    </w:pPr>
    <w:rPr>
      <w:lang w:val="en-AU"/>
    </w:rPr>
  </w:style>
  <w:style w:type="character" w:customStyle="1" w:styleId="Heading2aChar">
    <w:name w:val="Heading 2a Char"/>
    <w:link w:val="Heading2a"/>
    <w:rsid w:val="00325548"/>
    <w:rPr>
      <w:rFonts w:cs="Arial"/>
      <w:b/>
      <w:bCs/>
      <w:iCs/>
      <w:sz w:val="24"/>
      <w:szCs w:val="24"/>
    </w:rPr>
  </w:style>
  <w:style w:type="paragraph" w:styleId="ListBullet2">
    <w:name w:val="List Bullet 2"/>
    <w:basedOn w:val="Normal"/>
    <w:locked/>
    <w:rsid w:val="00242F76"/>
    <w:pPr>
      <w:numPr>
        <w:numId w:val="4"/>
      </w:numPr>
      <w:contextualSpacing/>
    </w:pPr>
  </w:style>
  <w:style w:type="paragraph" w:styleId="BodyText">
    <w:name w:val="Body Text"/>
    <w:basedOn w:val="Normal"/>
    <w:link w:val="BodyTextChar"/>
    <w:uiPriority w:val="99"/>
    <w:locked/>
    <w:rsid w:val="00242F76"/>
    <w:pPr>
      <w:keepLines/>
      <w:spacing w:after="100"/>
    </w:pPr>
    <w:rPr>
      <w:rFonts w:ascii="Arial" w:hAnsi="Arial"/>
      <w:sz w:val="22"/>
      <w:szCs w:val="22"/>
    </w:rPr>
  </w:style>
  <w:style w:type="character" w:customStyle="1" w:styleId="BodyTextChar">
    <w:name w:val="Body Text Char"/>
    <w:basedOn w:val="DefaultParagraphFont"/>
    <w:link w:val="BodyText"/>
    <w:uiPriority w:val="99"/>
    <w:rsid w:val="00242F76"/>
    <w:rPr>
      <w:rFonts w:ascii="Arial" w:hAnsi="Arial"/>
      <w:sz w:val="22"/>
      <w:szCs w:val="22"/>
      <w:lang w:eastAsia="en-US"/>
    </w:rPr>
  </w:style>
  <w:style w:type="paragraph" w:customStyle="1" w:styleId="TableText-Heading">
    <w:name w:val="Table Text - Heading"/>
    <w:basedOn w:val="TableText"/>
    <w:link w:val="TableText-HeadingChar"/>
    <w:qFormat/>
    <w:rsid w:val="00D75AD9"/>
    <w:pPr>
      <w:keepLines w:val="0"/>
      <w:widowControl/>
      <w:spacing w:before="0" w:after="0"/>
    </w:pPr>
    <w:rPr>
      <w:rFonts w:ascii="Arial" w:eastAsiaTheme="minorHAnsi" w:hAnsi="Arial" w:cstheme="minorBidi"/>
      <w:b/>
      <w:color w:val="4F81BD" w:themeColor="accent1"/>
      <w:szCs w:val="22"/>
    </w:rPr>
  </w:style>
  <w:style w:type="character" w:customStyle="1" w:styleId="TableText-HeadingChar">
    <w:name w:val="Table Text - Heading Char"/>
    <w:basedOn w:val="TableTextChar"/>
    <w:link w:val="TableText-Heading"/>
    <w:rsid w:val="00D75AD9"/>
    <w:rPr>
      <w:rFonts w:ascii="Arial" w:eastAsiaTheme="minorHAnsi" w:hAnsi="Arial" w:cstheme="minorBidi"/>
      <w:b/>
      <w:color w:val="4F81BD" w:themeColor="accent1"/>
      <w:szCs w:val="22"/>
      <w:lang w:eastAsia="en-US"/>
    </w:rPr>
  </w:style>
  <w:style w:type="table" w:styleId="GridTable1Light">
    <w:name w:val="Grid Table 1 Light"/>
    <w:basedOn w:val="TableNormal"/>
    <w:uiPriority w:val="46"/>
    <w:rsid w:val="00D75A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yHidden">
    <w:name w:val="myHidden"/>
    <w:basedOn w:val="HiddenText"/>
    <w:link w:val="myHiddenChar"/>
    <w:qFormat/>
    <w:rsid w:val="00523687"/>
  </w:style>
  <w:style w:type="character" w:customStyle="1" w:styleId="myHiddenChar">
    <w:name w:val="myHidden Char"/>
    <w:basedOn w:val="HiddenTextChar"/>
    <w:link w:val="myHidden"/>
    <w:rsid w:val="00523687"/>
    <w:rPr>
      <w:rFonts w:ascii="Century Gothic" w:hAnsi="Century Gothic"/>
      <w:vanish/>
      <w:color w:val="FF0000"/>
      <w:sz w:val="24"/>
      <w:lang w:val="en-AU" w:eastAsia="en-AU"/>
    </w:rPr>
  </w:style>
  <w:style w:type="table" w:customStyle="1" w:styleId="CenITexHorizontalHeader">
    <w:name w:val="CenITex Horizontal Header"/>
    <w:basedOn w:val="TableList4"/>
    <w:rsid w:val="00381ED3"/>
    <w:pPr>
      <w:widowControl w:val="0"/>
      <w:suppressAutoHyphens/>
      <w:autoSpaceDE w:val="0"/>
      <w:autoSpaceDN w:val="0"/>
      <w:adjustRightInd w:val="0"/>
      <w:spacing w:line="220" w:lineRule="atLeast"/>
      <w:textAlignment w:val="center"/>
    </w:pPr>
    <w:rPr>
      <w:rFonts w:ascii="Arial" w:eastAsia="Calibri" w:hAnsi="Arial"/>
      <w:lang w:val="en-US" w:eastAsia="ja-JP"/>
    </w:rPr>
    <w:tblPr>
      <w:tblInd w:w="170" w:type="dxa"/>
      <w:tblBorders>
        <w:top w:val="none" w:sz="0" w:space="0" w:color="auto"/>
        <w:left w:val="none" w:sz="0" w:space="0" w:color="auto"/>
        <w:bottom w:val="none" w:sz="0" w:space="0" w:color="auto"/>
        <w:right w:val="none" w:sz="0" w:space="0" w:color="auto"/>
        <w:insideH w:val="none" w:sz="0" w:space="0" w:color="auto"/>
        <w:insideV w:val="single" w:sz="2" w:space="0" w:color="000000"/>
      </w:tblBorders>
    </w:tblPr>
    <w:trPr>
      <w:cantSplit/>
    </w:trPr>
    <w:tblStylePr w:type="firstRow">
      <w:pPr>
        <w:wordWrap/>
      </w:pPr>
      <w:rPr>
        <w:b/>
        <w:bCs/>
        <w:color w:val="FFFFFF"/>
      </w:rPr>
      <w:tblPr/>
      <w:trPr>
        <w:cantSplit w:val="0"/>
        <w:tblHeader/>
      </w:trPr>
      <w:tcPr>
        <w:tcBorders>
          <w:bottom w:val="single" w:sz="12" w:space="0" w:color="000000"/>
          <w:tl2br w:val="none" w:sz="0" w:space="0" w:color="auto"/>
          <w:tr2bl w:val="none" w:sz="0" w:space="0" w:color="auto"/>
        </w:tcBorders>
        <w:shd w:val="clear" w:color="auto" w:fill="008BC9"/>
      </w:tcPr>
    </w:tblStylePr>
    <w:tblStylePr w:type="firstCol">
      <w:pPr>
        <w:wordWrap/>
        <w:ind w:rightChars="0" w:right="0"/>
        <w:jc w:val="left"/>
      </w:pPr>
      <w:rPr>
        <w:b w:val="0"/>
        <w:color w:val="auto"/>
      </w:rPr>
    </w:tblStylePr>
    <w:tblStylePr w:type="nwCell">
      <w:pPr>
        <w:keepNext/>
        <w:wordWrap/>
      </w:pPr>
      <w:rPr>
        <w:rFonts w:ascii="Arial" w:hAnsi="Arial"/>
        <w:b/>
        <w:color w:val="FFFFFF"/>
      </w:rPr>
      <w:tblPr/>
      <w:tcPr>
        <w:shd w:val="clear" w:color="auto" w:fill="008BC9"/>
      </w:tcPr>
    </w:tblStylePr>
  </w:style>
  <w:style w:type="table" w:styleId="TableList4">
    <w:name w:val="Table List 4"/>
    <w:basedOn w:val="TableNormal"/>
    <w:semiHidden/>
    <w:unhideWhenUsed/>
    <w:locked/>
    <w:rsid w:val="00381ED3"/>
    <w:pPr>
      <w:spacing w:before="120" w:after="1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UnresolvedMention1">
    <w:name w:val="Unresolved Mention1"/>
    <w:basedOn w:val="DefaultParagraphFont"/>
    <w:uiPriority w:val="99"/>
    <w:semiHidden/>
    <w:unhideWhenUsed/>
    <w:rsid w:val="00CE1EBD"/>
    <w:rPr>
      <w:color w:val="605E5C"/>
      <w:shd w:val="clear" w:color="auto" w:fill="E1DFDD"/>
    </w:rPr>
  </w:style>
  <w:style w:type="character" w:customStyle="1" w:styleId="ListParagraphChar">
    <w:name w:val="List Paragraph Char"/>
    <w:basedOn w:val="DefaultParagraphFont"/>
    <w:link w:val="ListParagraph"/>
    <w:uiPriority w:val="34"/>
    <w:rsid w:val="005155EB"/>
    <w:rPr>
      <w:rFonts w:ascii="Century Gothic" w:hAnsi="Century Gothic"/>
      <w:lang w:eastAsia="en-US"/>
    </w:rPr>
  </w:style>
  <w:style w:type="table" w:styleId="TableProfessional">
    <w:name w:val="Table Professional"/>
    <w:basedOn w:val="TableNormal"/>
    <w:locked/>
    <w:rsid w:val="002B480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ontentline-783">
    <w:name w:val="contentline-783"/>
    <w:basedOn w:val="DefaultParagraphFont"/>
    <w:rsid w:val="000120D4"/>
  </w:style>
  <w:style w:type="character" w:customStyle="1" w:styleId="copylinkcontent-787">
    <w:name w:val="copylinkcontent-787"/>
    <w:basedOn w:val="DefaultParagraphFont"/>
    <w:rsid w:val="000120D4"/>
  </w:style>
  <w:style w:type="character" w:styleId="UnresolvedMention">
    <w:name w:val="Unresolved Mention"/>
    <w:basedOn w:val="DefaultParagraphFont"/>
    <w:uiPriority w:val="99"/>
    <w:semiHidden/>
    <w:unhideWhenUsed/>
    <w:rsid w:val="00511CCD"/>
    <w:rPr>
      <w:color w:val="605E5C"/>
      <w:shd w:val="clear" w:color="auto" w:fill="E1DFDD"/>
    </w:rPr>
  </w:style>
  <w:style w:type="character" w:styleId="PlaceholderText">
    <w:name w:val="Placeholder Text"/>
    <w:basedOn w:val="DefaultParagraphFont"/>
    <w:uiPriority w:val="99"/>
    <w:semiHidden/>
    <w:rsid w:val="003846C7"/>
    <w:rPr>
      <w:color w:val="808080"/>
    </w:rPr>
  </w:style>
  <w:style w:type="paragraph" w:customStyle="1" w:styleId="Text">
    <w:name w:val="Text"/>
    <w:aliases w:val="t"/>
    <w:basedOn w:val="Normal"/>
    <w:qFormat/>
    <w:rsid w:val="00181BEF"/>
    <w:pPr>
      <w:numPr>
        <w:numId w:val="8"/>
      </w:numPr>
      <w:jc w:val="both"/>
    </w:pPr>
    <w:rPr>
      <w:rFonts w:ascii="Arial" w:hAnsi="Arial"/>
    </w:rPr>
  </w:style>
  <w:style w:type="paragraph" w:customStyle="1" w:styleId="IndentList123">
    <w:name w:val="Indent List 123"/>
    <w:basedOn w:val="Normal"/>
    <w:rsid w:val="00181BEF"/>
    <w:pPr>
      <w:numPr>
        <w:ilvl w:val="4"/>
        <w:numId w:val="8"/>
      </w:numPr>
      <w:tabs>
        <w:tab w:val="left" w:pos="2693"/>
      </w:tabs>
      <w:spacing w:before="60" w:after="60"/>
    </w:pPr>
    <w:rPr>
      <w:rFonts w:ascii="Arial" w:hAnsi="Arial"/>
    </w:rPr>
  </w:style>
  <w:style w:type="paragraph" w:customStyle="1" w:styleId="IndentListabc">
    <w:name w:val="Indent List abc"/>
    <w:basedOn w:val="Normal"/>
    <w:rsid w:val="00181BEF"/>
    <w:pPr>
      <w:numPr>
        <w:ilvl w:val="5"/>
        <w:numId w:val="8"/>
      </w:numPr>
      <w:tabs>
        <w:tab w:val="left" w:pos="3119"/>
      </w:tabs>
      <w:spacing w:before="60" w:after="60"/>
    </w:pPr>
    <w:rPr>
      <w:rFonts w:ascii="Arial" w:hAnsi="Arial"/>
    </w:rPr>
  </w:style>
  <w:style w:type="paragraph" w:customStyle="1" w:styleId="List123">
    <w:name w:val="List 123"/>
    <w:basedOn w:val="List"/>
    <w:qFormat/>
    <w:rsid w:val="00181BEF"/>
    <w:pPr>
      <w:numPr>
        <w:ilvl w:val="1"/>
        <w:numId w:val="8"/>
      </w:numPr>
      <w:tabs>
        <w:tab w:val="num" w:pos="360"/>
        <w:tab w:val="num" w:pos="1440"/>
        <w:tab w:val="left" w:pos="1559"/>
      </w:tabs>
      <w:spacing w:before="60" w:after="60"/>
      <w:ind w:left="283" w:hanging="283"/>
      <w:contextualSpacing w:val="0"/>
    </w:pPr>
    <w:rPr>
      <w:rFonts w:ascii="Arial" w:hAnsi="Arial"/>
    </w:rPr>
  </w:style>
  <w:style w:type="paragraph" w:customStyle="1" w:styleId="Listabc">
    <w:name w:val="List abc"/>
    <w:basedOn w:val="List"/>
    <w:qFormat/>
    <w:rsid w:val="00181BEF"/>
    <w:pPr>
      <w:numPr>
        <w:ilvl w:val="2"/>
        <w:numId w:val="8"/>
      </w:numPr>
      <w:tabs>
        <w:tab w:val="num" w:pos="360"/>
        <w:tab w:val="left" w:pos="1985"/>
        <w:tab w:val="num" w:pos="2160"/>
      </w:tabs>
      <w:spacing w:before="60" w:after="60"/>
      <w:ind w:left="283" w:hanging="283"/>
      <w:contextualSpacing w:val="0"/>
    </w:pPr>
    <w:rPr>
      <w:rFonts w:ascii="Arial" w:hAnsi="Arial"/>
    </w:rPr>
  </w:style>
  <w:style w:type="paragraph" w:styleId="List">
    <w:name w:val="List"/>
    <w:basedOn w:val="Normal"/>
    <w:locked/>
    <w:rsid w:val="00181BEF"/>
    <w:pPr>
      <w:ind w:left="283" w:hanging="283"/>
      <w:contextualSpacing/>
    </w:pPr>
  </w:style>
  <w:style w:type="paragraph" w:styleId="Revision">
    <w:name w:val="Revision"/>
    <w:hidden/>
    <w:uiPriority w:val="99"/>
    <w:semiHidden/>
    <w:rsid w:val="0062066B"/>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7">
      <w:bodyDiv w:val="1"/>
      <w:marLeft w:val="0"/>
      <w:marRight w:val="0"/>
      <w:marTop w:val="0"/>
      <w:marBottom w:val="0"/>
      <w:divBdr>
        <w:top w:val="none" w:sz="0" w:space="0" w:color="auto"/>
        <w:left w:val="none" w:sz="0" w:space="0" w:color="auto"/>
        <w:bottom w:val="none" w:sz="0" w:space="0" w:color="auto"/>
        <w:right w:val="none" w:sz="0" w:space="0" w:color="auto"/>
      </w:divBdr>
    </w:div>
    <w:div w:id="6831768">
      <w:bodyDiv w:val="1"/>
      <w:marLeft w:val="0"/>
      <w:marRight w:val="0"/>
      <w:marTop w:val="0"/>
      <w:marBottom w:val="0"/>
      <w:divBdr>
        <w:top w:val="none" w:sz="0" w:space="0" w:color="auto"/>
        <w:left w:val="none" w:sz="0" w:space="0" w:color="auto"/>
        <w:bottom w:val="none" w:sz="0" w:space="0" w:color="auto"/>
        <w:right w:val="none" w:sz="0" w:space="0" w:color="auto"/>
      </w:divBdr>
    </w:div>
    <w:div w:id="13698803">
      <w:bodyDiv w:val="1"/>
      <w:marLeft w:val="0"/>
      <w:marRight w:val="0"/>
      <w:marTop w:val="0"/>
      <w:marBottom w:val="0"/>
      <w:divBdr>
        <w:top w:val="none" w:sz="0" w:space="0" w:color="auto"/>
        <w:left w:val="none" w:sz="0" w:space="0" w:color="auto"/>
        <w:bottom w:val="none" w:sz="0" w:space="0" w:color="auto"/>
        <w:right w:val="none" w:sz="0" w:space="0" w:color="auto"/>
      </w:divBdr>
    </w:div>
    <w:div w:id="19627971">
      <w:bodyDiv w:val="1"/>
      <w:marLeft w:val="0"/>
      <w:marRight w:val="0"/>
      <w:marTop w:val="0"/>
      <w:marBottom w:val="0"/>
      <w:divBdr>
        <w:top w:val="none" w:sz="0" w:space="0" w:color="auto"/>
        <w:left w:val="none" w:sz="0" w:space="0" w:color="auto"/>
        <w:bottom w:val="none" w:sz="0" w:space="0" w:color="auto"/>
        <w:right w:val="none" w:sz="0" w:space="0" w:color="auto"/>
      </w:divBdr>
    </w:div>
    <w:div w:id="22246716">
      <w:bodyDiv w:val="1"/>
      <w:marLeft w:val="0"/>
      <w:marRight w:val="0"/>
      <w:marTop w:val="0"/>
      <w:marBottom w:val="0"/>
      <w:divBdr>
        <w:top w:val="none" w:sz="0" w:space="0" w:color="auto"/>
        <w:left w:val="none" w:sz="0" w:space="0" w:color="auto"/>
        <w:bottom w:val="none" w:sz="0" w:space="0" w:color="auto"/>
        <w:right w:val="none" w:sz="0" w:space="0" w:color="auto"/>
      </w:divBdr>
    </w:div>
    <w:div w:id="25914716">
      <w:bodyDiv w:val="1"/>
      <w:marLeft w:val="0"/>
      <w:marRight w:val="0"/>
      <w:marTop w:val="0"/>
      <w:marBottom w:val="0"/>
      <w:divBdr>
        <w:top w:val="none" w:sz="0" w:space="0" w:color="auto"/>
        <w:left w:val="none" w:sz="0" w:space="0" w:color="auto"/>
        <w:bottom w:val="none" w:sz="0" w:space="0" w:color="auto"/>
        <w:right w:val="none" w:sz="0" w:space="0" w:color="auto"/>
      </w:divBdr>
    </w:div>
    <w:div w:id="28261019">
      <w:bodyDiv w:val="1"/>
      <w:marLeft w:val="0"/>
      <w:marRight w:val="0"/>
      <w:marTop w:val="0"/>
      <w:marBottom w:val="0"/>
      <w:divBdr>
        <w:top w:val="none" w:sz="0" w:space="0" w:color="auto"/>
        <w:left w:val="none" w:sz="0" w:space="0" w:color="auto"/>
        <w:bottom w:val="none" w:sz="0" w:space="0" w:color="auto"/>
        <w:right w:val="none" w:sz="0" w:space="0" w:color="auto"/>
      </w:divBdr>
    </w:div>
    <w:div w:id="28652689">
      <w:bodyDiv w:val="1"/>
      <w:marLeft w:val="0"/>
      <w:marRight w:val="0"/>
      <w:marTop w:val="0"/>
      <w:marBottom w:val="0"/>
      <w:divBdr>
        <w:top w:val="none" w:sz="0" w:space="0" w:color="auto"/>
        <w:left w:val="none" w:sz="0" w:space="0" w:color="auto"/>
        <w:bottom w:val="none" w:sz="0" w:space="0" w:color="auto"/>
        <w:right w:val="none" w:sz="0" w:space="0" w:color="auto"/>
      </w:divBdr>
    </w:div>
    <w:div w:id="34670026">
      <w:bodyDiv w:val="1"/>
      <w:marLeft w:val="0"/>
      <w:marRight w:val="0"/>
      <w:marTop w:val="0"/>
      <w:marBottom w:val="0"/>
      <w:divBdr>
        <w:top w:val="none" w:sz="0" w:space="0" w:color="auto"/>
        <w:left w:val="none" w:sz="0" w:space="0" w:color="auto"/>
        <w:bottom w:val="none" w:sz="0" w:space="0" w:color="auto"/>
        <w:right w:val="none" w:sz="0" w:space="0" w:color="auto"/>
      </w:divBdr>
    </w:div>
    <w:div w:id="39283302">
      <w:bodyDiv w:val="1"/>
      <w:marLeft w:val="0"/>
      <w:marRight w:val="0"/>
      <w:marTop w:val="0"/>
      <w:marBottom w:val="0"/>
      <w:divBdr>
        <w:top w:val="none" w:sz="0" w:space="0" w:color="auto"/>
        <w:left w:val="none" w:sz="0" w:space="0" w:color="auto"/>
        <w:bottom w:val="none" w:sz="0" w:space="0" w:color="auto"/>
        <w:right w:val="none" w:sz="0" w:space="0" w:color="auto"/>
      </w:divBdr>
    </w:div>
    <w:div w:id="46418400">
      <w:bodyDiv w:val="1"/>
      <w:marLeft w:val="0"/>
      <w:marRight w:val="0"/>
      <w:marTop w:val="0"/>
      <w:marBottom w:val="0"/>
      <w:divBdr>
        <w:top w:val="none" w:sz="0" w:space="0" w:color="auto"/>
        <w:left w:val="none" w:sz="0" w:space="0" w:color="auto"/>
        <w:bottom w:val="none" w:sz="0" w:space="0" w:color="auto"/>
        <w:right w:val="none" w:sz="0" w:space="0" w:color="auto"/>
      </w:divBdr>
    </w:div>
    <w:div w:id="46802808">
      <w:bodyDiv w:val="1"/>
      <w:marLeft w:val="0"/>
      <w:marRight w:val="0"/>
      <w:marTop w:val="0"/>
      <w:marBottom w:val="0"/>
      <w:divBdr>
        <w:top w:val="none" w:sz="0" w:space="0" w:color="auto"/>
        <w:left w:val="none" w:sz="0" w:space="0" w:color="auto"/>
        <w:bottom w:val="none" w:sz="0" w:space="0" w:color="auto"/>
        <w:right w:val="none" w:sz="0" w:space="0" w:color="auto"/>
      </w:divBdr>
    </w:div>
    <w:div w:id="47539023">
      <w:bodyDiv w:val="1"/>
      <w:marLeft w:val="0"/>
      <w:marRight w:val="0"/>
      <w:marTop w:val="0"/>
      <w:marBottom w:val="0"/>
      <w:divBdr>
        <w:top w:val="none" w:sz="0" w:space="0" w:color="auto"/>
        <w:left w:val="none" w:sz="0" w:space="0" w:color="auto"/>
        <w:bottom w:val="none" w:sz="0" w:space="0" w:color="auto"/>
        <w:right w:val="none" w:sz="0" w:space="0" w:color="auto"/>
      </w:divBdr>
    </w:div>
    <w:div w:id="48187335">
      <w:bodyDiv w:val="1"/>
      <w:marLeft w:val="0"/>
      <w:marRight w:val="0"/>
      <w:marTop w:val="0"/>
      <w:marBottom w:val="0"/>
      <w:divBdr>
        <w:top w:val="none" w:sz="0" w:space="0" w:color="auto"/>
        <w:left w:val="none" w:sz="0" w:space="0" w:color="auto"/>
        <w:bottom w:val="none" w:sz="0" w:space="0" w:color="auto"/>
        <w:right w:val="none" w:sz="0" w:space="0" w:color="auto"/>
      </w:divBdr>
    </w:div>
    <w:div w:id="55976268">
      <w:bodyDiv w:val="1"/>
      <w:marLeft w:val="0"/>
      <w:marRight w:val="0"/>
      <w:marTop w:val="0"/>
      <w:marBottom w:val="0"/>
      <w:divBdr>
        <w:top w:val="none" w:sz="0" w:space="0" w:color="auto"/>
        <w:left w:val="none" w:sz="0" w:space="0" w:color="auto"/>
        <w:bottom w:val="none" w:sz="0" w:space="0" w:color="auto"/>
        <w:right w:val="none" w:sz="0" w:space="0" w:color="auto"/>
      </w:divBdr>
    </w:div>
    <w:div w:id="62679267">
      <w:bodyDiv w:val="1"/>
      <w:marLeft w:val="0"/>
      <w:marRight w:val="0"/>
      <w:marTop w:val="0"/>
      <w:marBottom w:val="0"/>
      <w:divBdr>
        <w:top w:val="none" w:sz="0" w:space="0" w:color="auto"/>
        <w:left w:val="none" w:sz="0" w:space="0" w:color="auto"/>
        <w:bottom w:val="none" w:sz="0" w:space="0" w:color="auto"/>
        <w:right w:val="none" w:sz="0" w:space="0" w:color="auto"/>
      </w:divBdr>
    </w:div>
    <w:div w:id="87775807">
      <w:bodyDiv w:val="1"/>
      <w:marLeft w:val="0"/>
      <w:marRight w:val="0"/>
      <w:marTop w:val="0"/>
      <w:marBottom w:val="0"/>
      <w:divBdr>
        <w:top w:val="none" w:sz="0" w:space="0" w:color="auto"/>
        <w:left w:val="none" w:sz="0" w:space="0" w:color="auto"/>
        <w:bottom w:val="none" w:sz="0" w:space="0" w:color="auto"/>
        <w:right w:val="none" w:sz="0" w:space="0" w:color="auto"/>
      </w:divBdr>
    </w:div>
    <w:div w:id="101415113">
      <w:bodyDiv w:val="1"/>
      <w:marLeft w:val="0"/>
      <w:marRight w:val="0"/>
      <w:marTop w:val="0"/>
      <w:marBottom w:val="0"/>
      <w:divBdr>
        <w:top w:val="none" w:sz="0" w:space="0" w:color="auto"/>
        <w:left w:val="none" w:sz="0" w:space="0" w:color="auto"/>
        <w:bottom w:val="none" w:sz="0" w:space="0" w:color="auto"/>
        <w:right w:val="none" w:sz="0" w:space="0" w:color="auto"/>
      </w:divBdr>
    </w:div>
    <w:div w:id="115414180">
      <w:bodyDiv w:val="1"/>
      <w:marLeft w:val="0"/>
      <w:marRight w:val="0"/>
      <w:marTop w:val="0"/>
      <w:marBottom w:val="0"/>
      <w:divBdr>
        <w:top w:val="none" w:sz="0" w:space="0" w:color="auto"/>
        <w:left w:val="none" w:sz="0" w:space="0" w:color="auto"/>
        <w:bottom w:val="none" w:sz="0" w:space="0" w:color="auto"/>
        <w:right w:val="none" w:sz="0" w:space="0" w:color="auto"/>
      </w:divBdr>
    </w:div>
    <w:div w:id="128398342">
      <w:bodyDiv w:val="1"/>
      <w:marLeft w:val="0"/>
      <w:marRight w:val="0"/>
      <w:marTop w:val="0"/>
      <w:marBottom w:val="0"/>
      <w:divBdr>
        <w:top w:val="none" w:sz="0" w:space="0" w:color="auto"/>
        <w:left w:val="none" w:sz="0" w:space="0" w:color="auto"/>
        <w:bottom w:val="none" w:sz="0" w:space="0" w:color="auto"/>
        <w:right w:val="none" w:sz="0" w:space="0" w:color="auto"/>
      </w:divBdr>
    </w:div>
    <w:div w:id="128673314">
      <w:bodyDiv w:val="1"/>
      <w:marLeft w:val="0"/>
      <w:marRight w:val="0"/>
      <w:marTop w:val="0"/>
      <w:marBottom w:val="0"/>
      <w:divBdr>
        <w:top w:val="none" w:sz="0" w:space="0" w:color="auto"/>
        <w:left w:val="none" w:sz="0" w:space="0" w:color="auto"/>
        <w:bottom w:val="none" w:sz="0" w:space="0" w:color="auto"/>
        <w:right w:val="none" w:sz="0" w:space="0" w:color="auto"/>
      </w:divBdr>
    </w:div>
    <w:div w:id="129590578">
      <w:bodyDiv w:val="1"/>
      <w:marLeft w:val="0"/>
      <w:marRight w:val="0"/>
      <w:marTop w:val="0"/>
      <w:marBottom w:val="0"/>
      <w:divBdr>
        <w:top w:val="none" w:sz="0" w:space="0" w:color="auto"/>
        <w:left w:val="none" w:sz="0" w:space="0" w:color="auto"/>
        <w:bottom w:val="none" w:sz="0" w:space="0" w:color="auto"/>
        <w:right w:val="none" w:sz="0" w:space="0" w:color="auto"/>
      </w:divBdr>
    </w:div>
    <w:div w:id="134689881">
      <w:bodyDiv w:val="1"/>
      <w:marLeft w:val="0"/>
      <w:marRight w:val="0"/>
      <w:marTop w:val="0"/>
      <w:marBottom w:val="0"/>
      <w:divBdr>
        <w:top w:val="none" w:sz="0" w:space="0" w:color="auto"/>
        <w:left w:val="none" w:sz="0" w:space="0" w:color="auto"/>
        <w:bottom w:val="none" w:sz="0" w:space="0" w:color="auto"/>
        <w:right w:val="none" w:sz="0" w:space="0" w:color="auto"/>
      </w:divBdr>
    </w:div>
    <w:div w:id="150371879">
      <w:bodyDiv w:val="1"/>
      <w:marLeft w:val="0"/>
      <w:marRight w:val="0"/>
      <w:marTop w:val="0"/>
      <w:marBottom w:val="0"/>
      <w:divBdr>
        <w:top w:val="none" w:sz="0" w:space="0" w:color="auto"/>
        <w:left w:val="none" w:sz="0" w:space="0" w:color="auto"/>
        <w:bottom w:val="none" w:sz="0" w:space="0" w:color="auto"/>
        <w:right w:val="none" w:sz="0" w:space="0" w:color="auto"/>
      </w:divBdr>
    </w:div>
    <w:div w:id="163279294">
      <w:bodyDiv w:val="1"/>
      <w:marLeft w:val="0"/>
      <w:marRight w:val="0"/>
      <w:marTop w:val="0"/>
      <w:marBottom w:val="0"/>
      <w:divBdr>
        <w:top w:val="none" w:sz="0" w:space="0" w:color="auto"/>
        <w:left w:val="none" w:sz="0" w:space="0" w:color="auto"/>
        <w:bottom w:val="none" w:sz="0" w:space="0" w:color="auto"/>
        <w:right w:val="none" w:sz="0" w:space="0" w:color="auto"/>
      </w:divBdr>
    </w:div>
    <w:div w:id="165485491">
      <w:bodyDiv w:val="1"/>
      <w:marLeft w:val="0"/>
      <w:marRight w:val="0"/>
      <w:marTop w:val="0"/>
      <w:marBottom w:val="0"/>
      <w:divBdr>
        <w:top w:val="none" w:sz="0" w:space="0" w:color="auto"/>
        <w:left w:val="none" w:sz="0" w:space="0" w:color="auto"/>
        <w:bottom w:val="none" w:sz="0" w:space="0" w:color="auto"/>
        <w:right w:val="none" w:sz="0" w:space="0" w:color="auto"/>
      </w:divBdr>
    </w:div>
    <w:div w:id="166406097">
      <w:bodyDiv w:val="1"/>
      <w:marLeft w:val="0"/>
      <w:marRight w:val="0"/>
      <w:marTop w:val="0"/>
      <w:marBottom w:val="0"/>
      <w:divBdr>
        <w:top w:val="none" w:sz="0" w:space="0" w:color="auto"/>
        <w:left w:val="none" w:sz="0" w:space="0" w:color="auto"/>
        <w:bottom w:val="none" w:sz="0" w:space="0" w:color="auto"/>
        <w:right w:val="none" w:sz="0" w:space="0" w:color="auto"/>
      </w:divBdr>
    </w:div>
    <w:div w:id="177622500">
      <w:bodyDiv w:val="1"/>
      <w:marLeft w:val="0"/>
      <w:marRight w:val="0"/>
      <w:marTop w:val="0"/>
      <w:marBottom w:val="0"/>
      <w:divBdr>
        <w:top w:val="none" w:sz="0" w:space="0" w:color="auto"/>
        <w:left w:val="none" w:sz="0" w:space="0" w:color="auto"/>
        <w:bottom w:val="none" w:sz="0" w:space="0" w:color="auto"/>
        <w:right w:val="none" w:sz="0" w:space="0" w:color="auto"/>
      </w:divBdr>
    </w:div>
    <w:div w:id="182477782">
      <w:bodyDiv w:val="1"/>
      <w:marLeft w:val="0"/>
      <w:marRight w:val="0"/>
      <w:marTop w:val="0"/>
      <w:marBottom w:val="0"/>
      <w:divBdr>
        <w:top w:val="none" w:sz="0" w:space="0" w:color="auto"/>
        <w:left w:val="none" w:sz="0" w:space="0" w:color="auto"/>
        <w:bottom w:val="none" w:sz="0" w:space="0" w:color="auto"/>
        <w:right w:val="none" w:sz="0" w:space="0" w:color="auto"/>
      </w:divBdr>
    </w:div>
    <w:div w:id="189689788">
      <w:bodyDiv w:val="1"/>
      <w:marLeft w:val="0"/>
      <w:marRight w:val="0"/>
      <w:marTop w:val="0"/>
      <w:marBottom w:val="0"/>
      <w:divBdr>
        <w:top w:val="none" w:sz="0" w:space="0" w:color="auto"/>
        <w:left w:val="none" w:sz="0" w:space="0" w:color="auto"/>
        <w:bottom w:val="none" w:sz="0" w:space="0" w:color="auto"/>
        <w:right w:val="none" w:sz="0" w:space="0" w:color="auto"/>
      </w:divBdr>
    </w:div>
    <w:div w:id="191236311">
      <w:bodyDiv w:val="1"/>
      <w:marLeft w:val="0"/>
      <w:marRight w:val="0"/>
      <w:marTop w:val="0"/>
      <w:marBottom w:val="0"/>
      <w:divBdr>
        <w:top w:val="none" w:sz="0" w:space="0" w:color="auto"/>
        <w:left w:val="none" w:sz="0" w:space="0" w:color="auto"/>
        <w:bottom w:val="none" w:sz="0" w:space="0" w:color="auto"/>
        <w:right w:val="none" w:sz="0" w:space="0" w:color="auto"/>
      </w:divBdr>
    </w:div>
    <w:div w:id="191918617">
      <w:bodyDiv w:val="1"/>
      <w:marLeft w:val="0"/>
      <w:marRight w:val="0"/>
      <w:marTop w:val="0"/>
      <w:marBottom w:val="0"/>
      <w:divBdr>
        <w:top w:val="none" w:sz="0" w:space="0" w:color="auto"/>
        <w:left w:val="none" w:sz="0" w:space="0" w:color="auto"/>
        <w:bottom w:val="none" w:sz="0" w:space="0" w:color="auto"/>
        <w:right w:val="none" w:sz="0" w:space="0" w:color="auto"/>
      </w:divBdr>
    </w:div>
    <w:div w:id="195311098">
      <w:bodyDiv w:val="1"/>
      <w:marLeft w:val="0"/>
      <w:marRight w:val="0"/>
      <w:marTop w:val="0"/>
      <w:marBottom w:val="0"/>
      <w:divBdr>
        <w:top w:val="none" w:sz="0" w:space="0" w:color="auto"/>
        <w:left w:val="none" w:sz="0" w:space="0" w:color="auto"/>
        <w:bottom w:val="none" w:sz="0" w:space="0" w:color="auto"/>
        <w:right w:val="none" w:sz="0" w:space="0" w:color="auto"/>
      </w:divBdr>
    </w:div>
    <w:div w:id="197358812">
      <w:bodyDiv w:val="1"/>
      <w:marLeft w:val="0"/>
      <w:marRight w:val="0"/>
      <w:marTop w:val="0"/>
      <w:marBottom w:val="0"/>
      <w:divBdr>
        <w:top w:val="none" w:sz="0" w:space="0" w:color="auto"/>
        <w:left w:val="none" w:sz="0" w:space="0" w:color="auto"/>
        <w:bottom w:val="none" w:sz="0" w:space="0" w:color="auto"/>
        <w:right w:val="none" w:sz="0" w:space="0" w:color="auto"/>
      </w:divBdr>
    </w:div>
    <w:div w:id="198395887">
      <w:bodyDiv w:val="1"/>
      <w:marLeft w:val="0"/>
      <w:marRight w:val="0"/>
      <w:marTop w:val="0"/>
      <w:marBottom w:val="0"/>
      <w:divBdr>
        <w:top w:val="none" w:sz="0" w:space="0" w:color="auto"/>
        <w:left w:val="none" w:sz="0" w:space="0" w:color="auto"/>
        <w:bottom w:val="none" w:sz="0" w:space="0" w:color="auto"/>
        <w:right w:val="none" w:sz="0" w:space="0" w:color="auto"/>
      </w:divBdr>
    </w:div>
    <w:div w:id="206065502">
      <w:bodyDiv w:val="1"/>
      <w:marLeft w:val="0"/>
      <w:marRight w:val="0"/>
      <w:marTop w:val="0"/>
      <w:marBottom w:val="0"/>
      <w:divBdr>
        <w:top w:val="none" w:sz="0" w:space="0" w:color="auto"/>
        <w:left w:val="none" w:sz="0" w:space="0" w:color="auto"/>
        <w:bottom w:val="none" w:sz="0" w:space="0" w:color="auto"/>
        <w:right w:val="none" w:sz="0" w:space="0" w:color="auto"/>
      </w:divBdr>
    </w:div>
    <w:div w:id="211230476">
      <w:bodyDiv w:val="1"/>
      <w:marLeft w:val="0"/>
      <w:marRight w:val="0"/>
      <w:marTop w:val="0"/>
      <w:marBottom w:val="0"/>
      <w:divBdr>
        <w:top w:val="none" w:sz="0" w:space="0" w:color="auto"/>
        <w:left w:val="none" w:sz="0" w:space="0" w:color="auto"/>
        <w:bottom w:val="none" w:sz="0" w:space="0" w:color="auto"/>
        <w:right w:val="none" w:sz="0" w:space="0" w:color="auto"/>
      </w:divBdr>
    </w:div>
    <w:div w:id="212161783">
      <w:bodyDiv w:val="1"/>
      <w:marLeft w:val="0"/>
      <w:marRight w:val="0"/>
      <w:marTop w:val="0"/>
      <w:marBottom w:val="0"/>
      <w:divBdr>
        <w:top w:val="none" w:sz="0" w:space="0" w:color="auto"/>
        <w:left w:val="none" w:sz="0" w:space="0" w:color="auto"/>
        <w:bottom w:val="none" w:sz="0" w:space="0" w:color="auto"/>
        <w:right w:val="none" w:sz="0" w:space="0" w:color="auto"/>
      </w:divBdr>
    </w:div>
    <w:div w:id="218329224">
      <w:bodyDiv w:val="1"/>
      <w:marLeft w:val="0"/>
      <w:marRight w:val="0"/>
      <w:marTop w:val="0"/>
      <w:marBottom w:val="0"/>
      <w:divBdr>
        <w:top w:val="none" w:sz="0" w:space="0" w:color="auto"/>
        <w:left w:val="none" w:sz="0" w:space="0" w:color="auto"/>
        <w:bottom w:val="none" w:sz="0" w:space="0" w:color="auto"/>
        <w:right w:val="none" w:sz="0" w:space="0" w:color="auto"/>
      </w:divBdr>
    </w:div>
    <w:div w:id="218857011">
      <w:bodyDiv w:val="1"/>
      <w:marLeft w:val="0"/>
      <w:marRight w:val="0"/>
      <w:marTop w:val="0"/>
      <w:marBottom w:val="0"/>
      <w:divBdr>
        <w:top w:val="none" w:sz="0" w:space="0" w:color="auto"/>
        <w:left w:val="none" w:sz="0" w:space="0" w:color="auto"/>
        <w:bottom w:val="none" w:sz="0" w:space="0" w:color="auto"/>
        <w:right w:val="none" w:sz="0" w:space="0" w:color="auto"/>
      </w:divBdr>
    </w:div>
    <w:div w:id="219219477">
      <w:bodyDiv w:val="1"/>
      <w:marLeft w:val="0"/>
      <w:marRight w:val="0"/>
      <w:marTop w:val="0"/>
      <w:marBottom w:val="0"/>
      <w:divBdr>
        <w:top w:val="none" w:sz="0" w:space="0" w:color="auto"/>
        <w:left w:val="none" w:sz="0" w:space="0" w:color="auto"/>
        <w:bottom w:val="none" w:sz="0" w:space="0" w:color="auto"/>
        <w:right w:val="none" w:sz="0" w:space="0" w:color="auto"/>
      </w:divBdr>
    </w:div>
    <w:div w:id="220987819">
      <w:bodyDiv w:val="1"/>
      <w:marLeft w:val="0"/>
      <w:marRight w:val="0"/>
      <w:marTop w:val="0"/>
      <w:marBottom w:val="0"/>
      <w:divBdr>
        <w:top w:val="none" w:sz="0" w:space="0" w:color="auto"/>
        <w:left w:val="none" w:sz="0" w:space="0" w:color="auto"/>
        <w:bottom w:val="none" w:sz="0" w:space="0" w:color="auto"/>
        <w:right w:val="none" w:sz="0" w:space="0" w:color="auto"/>
      </w:divBdr>
    </w:div>
    <w:div w:id="222134257">
      <w:bodyDiv w:val="1"/>
      <w:marLeft w:val="0"/>
      <w:marRight w:val="0"/>
      <w:marTop w:val="0"/>
      <w:marBottom w:val="0"/>
      <w:divBdr>
        <w:top w:val="none" w:sz="0" w:space="0" w:color="auto"/>
        <w:left w:val="none" w:sz="0" w:space="0" w:color="auto"/>
        <w:bottom w:val="none" w:sz="0" w:space="0" w:color="auto"/>
        <w:right w:val="none" w:sz="0" w:space="0" w:color="auto"/>
      </w:divBdr>
    </w:div>
    <w:div w:id="222718263">
      <w:bodyDiv w:val="1"/>
      <w:marLeft w:val="0"/>
      <w:marRight w:val="0"/>
      <w:marTop w:val="0"/>
      <w:marBottom w:val="0"/>
      <w:divBdr>
        <w:top w:val="none" w:sz="0" w:space="0" w:color="auto"/>
        <w:left w:val="none" w:sz="0" w:space="0" w:color="auto"/>
        <w:bottom w:val="none" w:sz="0" w:space="0" w:color="auto"/>
        <w:right w:val="none" w:sz="0" w:space="0" w:color="auto"/>
      </w:divBdr>
    </w:div>
    <w:div w:id="236406296">
      <w:bodyDiv w:val="1"/>
      <w:marLeft w:val="0"/>
      <w:marRight w:val="0"/>
      <w:marTop w:val="0"/>
      <w:marBottom w:val="0"/>
      <w:divBdr>
        <w:top w:val="none" w:sz="0" w:space="0" w:color="auto"/>
        <w:left w:val="none" w:sz="0" w:space="0" w:color="auto"/>
        <w:bottom w:val="none" w:sz="0" w:space="0" w:color="auto"/>
        <w:right w:val="none" w:sz="0" w:space="0" w:color="auto"/>
      </w:divBdr>
    </w:div>
    <w:div w:id="236474845">
      <w:bodyDiv w:val="1"/>
      <w:marLeft w:val="0"/>
      <w:marRight w:val="0"/>
      <w:marTop w:val="0"/>
      <w:marBottom w:val="0"/>
      <w:divBdr>
        <w:top w:val="none" w:sz="0" w:space="0" w:color="auto"/>
        <w:left w:val="none" w:sz="0" w:space="0" w:color="auto"/>
        <w:bottom w:val="none" w:sz="0" w:space="0" w:color="auto"/>
        <w:right w:val="none" w:sz="0" w:space="0" w:color="auto"/>
      </w:divBdr>
    </w:div>
    <w:div w:id="241112977">
      <w:bodyDiv w:val="1"/>
      <w:marLeft w:val="0"/>
      <w:marRight w:val="0"/>
      <w:marTop w:val="0"/>
      <w:marBottom w:val="0"/>
      <w:divBdr>
        <w:top w:val="none" w:sz="0" w:space="0" w:color="auto"/>
        <w:left w:val="none" w:sz="0" w:space="0" w:color="auto"/>
        <w:bottom w:val="none" w:sz="0" w:space="0" w:color="auto"/>
        <w:right w:val="none" w:sz="0" w:space="0" w:color="auto"/>
      </w:divBdr>
    </w:div>
    <w:div w:id="241991412">
      <w:bodyDiv w:val="1"/>
      <w:marLeft w:val="0"/>
      <w:marRight w:val="0"/>
      <w:marTop w:val="0"/>
      <w:marBottom w:val="0"/>
      <w:divBdr>
        <w:top w:val="none" w:sz="0" w:space="0" w:color="auto"/>
        <w:left w:val="none" w:sz="0" w:space="0" w:color="auto"/>
        <w:bottom w:val="none" w:sz="0" w:space="0" w:color="auto"/>
        <w:right w:val="none" w:sz="0" w:space="0" w:color="auto"/>
      </w:divBdr>
    </w:div>
    <w:div w:id="256670254">
      <w:bodyDiv w:val="1"/>
      <w:marLeft w:val="0"/>
      <w:marRight w:val="0"/>
      <w:marTop w:val="0"/>
      <w:marBottom w:val="0"/>
      <w:divBdr>
        <w:top w:val="none" w:sz="0" w:space="0" w:color="auto"/>
        <w:left w:val="none" w:sz="0" w:space="0" w:color="auto"/>
        <w:bottom w:val="none" w:sz="0" w:space="0" w:color="auto"/>
        <w:right w:val="none" w:sz="0" w:space="0" w:color="auto"/>
      </w:divBdr>
    </w:div>
    <w:div w:id="259222530">
      <w:bodyDiv w:val="1"/>
      <w:marLeft w:val="0"/>
      <w:marRight w:val="0"/>
      <w:marTop w:val="0"/>
      <w:marBottom w:val="0"/>
      <w:divBdr>
        <w:top w:val="none" w:sz="0" w:space="0" w:color="auto"/>
        <w:left w:val="none" w:sz="0" w:space="0" w:color="auto"/>
        <w:bottom w:val="none" w:sz="0" w:space="0" w:color="auto"/>
        <w:right w:val="none" w:sz="0" w:space="0" w:color="auto"/>
      </w:divBdr>
    </w:div>
    <w:div w:id="260532084">
      <w:bodyDiv w:val="1"/>
      <w:marLeft w:val="0"/>
      <w:marRight w:val="0"/>
      <w:marTop w:val="0"/>
      <w:marBottom w:val="0"/>
      <w:divBdr>
        <w:top w:val="none" w:sz="0" w:space="0" w:color="auto"/>
        <w:left w:val="none" w:sz="0" w:space="0" w:color="auto"/>
        <w:bottom w:val="none" w:sz="0" w:space="0" w:color="auto"/>
        <w:right w:val="none" w:sz="0" w:space="0" w:color="auto"/>
      </w:divBdr>
    </w:div>
    <w:div w:id="270088421">
      <w:bodyDiv w:val="1"/>
      <w:marLeft w:val="0"/>
      <w:marRight w:val="0"/>
      <w:marTop w:val="0"/>
      <w:marBottom w:val="0"/>
      <w:divBdr>
        <w:top w:val="none" w:sz="0" w:space="0" w:color="auto"/>
        <w:left w:val="none" w:sz="0" w:space="0" w:color="auto"/>
        <w:bottom w:val="none" w:sz="0" w:space="0" w:color="auto"/>
        <w:right w:val="none" w:sz="0" w:space="0" w:color="auto"/>
      </w:divBdr>
    </w:div>
    <w:div w:id="271665400">
      <w:bodyDiv w:val="1"/>
      <w:marLeft w:val="0"/>
      <w:marRight w:val="0"/>
      <w:marTop w:val="0"/>
      <w:marBottom w:val="0"/>
      <w:divBdr>
        <w:top w:val="none" w:sz="0" w:space="0" w:color="auto"/>
        <w:left w:val="none" w:sz="0" w:space="0" w:color="auto"/>
        <w:bottom w:val="none" w:sz="0" w:space="0" w:color="auto"/>
        <w:right w:val="none" w:sz="0" w:space="0" w:color="auto"/>
      </w:divBdr>
    </w:div>
    <w:div w:id="273899886">
      <w:bodyDiv w:val="1"/>
      <w:marLeft w:val="0"/>
      <w:marRight w:val="0"/>
      <w:marTop w:val="0"/>
      <w:marBottom w:val="0"/>
      <w:divBdr>
        <w:top w:val="none" w:sz="0" w:space="0" w:color="auto"/>
        <w:left w:val="none" w:sz="0" w:space="0" w:color="auto"/>
        <w:bottom w:val="none" w:sz="0" w:space="0" w:color="auto"/>
        <w:right w:val="none" w:sz="0" w:space="0" w:color="auto"/>
      </w:divBdr>
    </w:div>
    <w:div w:id="278683789">
      <w:bodyDiv w:val="1"/>
      <w:marLeft w:val="0"/>
      <w:marRight w:val="0"/>
      <w:marTop w:val="0"/>
      <w:marBottom w:val="0"/>
      <w:divBdr>
        <w:top w:val="none" w:sz="0" w:space="0" w:color="auto"/>
        <w:left w:val="none" w:sz="0" w:space="0" w:color="auto"/>
        <w:bottom w:val="none" w:sz="0" w:space="0" w:color="auto"/>
        <w:right w:val="none" w:sz="0" w:space="0" w:color="auto"/>
      </w:divBdr>
    </w:div>
    <w:div w:id="281500845">
      <w:bodyDiv w:val="1"/>
      <w:marLeft w:val="0"/>
      <w:marRight w:val="0"/>
      <w:marTop w:val="0"/>
      <w:marBottom w:val="0"/>
      <w:divBdr>
        <w:top w:val="none" w:sz="0" w:space="0" w:color="auto"/>
        <w:left w:val="none" w:sz="0" w:space="0" w:color="auto"/>
        <w:bottom w:val="none" w:sz="0" w:space="0" w:color="auto"/>
        <w:right w:val="none" w:sz="0" w:space="0" w:color="auto"/>
      </w:divBdr>
    </w:div>
    <w:div w:id="307757205">
      <w:bodyDiv w:val="1"/>
      <w:marLeft w:val="0"/>
      <w:marRight w:val="0"/>
      <w:marTop w:val="0"/>
      <w:marBottom w:val="0"/>
      <w:divBdr>
        <w:top w:val="none" w:sz="0" w:space="0" w:color="auto"/>
        <w:left w:val="none" w:sz="0" w:space="0" w:color="auto"/>
        <w:bottom w:val="none" w:sz="0" w:space="0" w:color="auto"/>
        <w:right w:val="none" w:sz="0" w:space="0" w:color="auto"/>
      </w:divBdr>
    </w:div>
    <w:div w:id="308632847">
      <w:bodyDiv w:val="1"/>
      <w:marLeft w:val="0"/>
      <w:marRight w:val="0"/>
      <w:marTop w:val="0"/>
      <w:marBottom w:val="0"/>
      <w:divBdr>
        <w:top w:val="none" w:sz="0" w:space="0" w:color="auto"/>
        <w:left w:val="none" w:sz="0" w:space="0" w:color="auto"/>
        <w:bottom w:val="none" w:sz="0" w:space="0" w:color="auto"/>
        <w:right w:val="none" w:sz="0" w:space="0" w:color="auto"/>
      </w:divBdr>
    </w:div>
    <w:div w:id="309213314">
      <w:bodyDiv w:val="1"/>
      <w:marLeft w:val="0"/>
      <w:marRight w:val="0"/>
      <w:marTop w:val="0"/>
      <w:marBottom w:val="0"/>
      <w:divBdr>
        <w:top w:val="none" w:sz="0" w:space="0" w:color="auto"/>
        <w:left w:val="none" w:sz="0" w:space="0" w:color="auto"/>
        <w:bottom w:val="none" w:sz="0" w:space="0" w:color="auto"/>
        <w:right w:val="none" w:sz="0" w:space="0" w:color="auto"/>
      </w:divBdr>
    </w:div>
    <w:div w:id="325206629">
      <w:bodyDiv w:val="1"/>
      <w:marLeft w:val="0"/>
      <w:marRight w:val="0"/>
      <w:marTop w:val="0"/>
      <w:marBottom w:val="0"/>
      <w:divBdr>
        <w:top w:val="none" w:sz="0" w:space="0" w:color="auto"/>
        <w:left w:val="none" w:sz="0" w:space="0" w:color="auto"/>
        <w:bottom w:val="none" w:sz="0" w:space="0" w:color="auto"/>
        <w:right w:val="none" w:sz="0" w:space="0" w:color="auto"/>
      </w:divBdr>
    </w:div>
    <w:div w:id="331295155">
      <w:bodyDiv w:val="1"/>
      <w:marLeft w:val="0"/>
      <w:marRight w:val="0"/>
      <w:marTop w:val="0"/>
      <w:marBottom w:val="0"/>
      <w:divBdr>
        <w:top w:val="none" w:sz="0" w:space="0" w:color="auto"/>
        <w:left w:val="none" w:sz="0" w:space="0" w:color="auto"/>
        <w:bottom w:val="none" w:sz="0" w:space="0" w:color="auto"/>
        <w:right w:val="none" w:sz="0" w:space="0" w:color="auto"/>
      </w:divBdr>
    </w:div>
    <w:div w:id="334458901">
      <w:bodyDiv w:val="1"/>
      <w:marLeft w:val="0"/>
      <w:marRight w:val="0"/>
      <w:marTop w:val="0"/>
      <w:marBottom w:val="0"/>
      <w:divBdr>
        <w:top w:val="none" w:sz="0" w:space="0" w:color="auto"/>
        <w:left w:val="none" w:sz="0" w:space="0" w:color="auto"/>
        <w:bottom w:val="none" w:sz="0" w:space="0" w:color="auto"/>
        <w:right w:val="none" w:sz="0" w:space="0" w:color="auto"/>
      </w:divBdr>
    </w:div>
    <w:div w:id="343290242">
      <w:bodyDiv w:val="1"/>
      <w:marLeft w:val="0"/>
      <w:marRight w:val="0"/>
      <w:marTop w:val="0"/>
      <w:marBottom w:val="0"/>
      <w:divBdr>
        <w:top w:val="none" w:sz="0" w:space="0" w:color="auto"/>
        <w:left w:val="none" w:sz="0" w:space="0" w:color="auto"/>
        <w:bottom w:val="none" w:sz="0" w:space="0" w:color="auto"/>
        <w:right w:val="none" w:sz="0" w:space="0" w:color="auto"/>
      </w:divBdr>
    </w:div>
    <w:div w:id="343436279">
      <w:bodyDiv w:val="1"/>
      <w:marLeft w:val="0"/>
      <w:marRight w:val="0"/>
      <w:marTop w:val="0"/>
      <w:marBottom w:val="0"/>
      <w:divBdr>
        <w:top w:val="none" w:sz="0" w:space="0" w:color="auto"/>
        <w:left w:val="none" w:sz="0" w:space="0" w:color="auto"/>
        <w:bottom w:val="none" w:sz="0" w:space="0" w:color="auto"/>
        <w:right w:val="none" w:sz="0" w:space="0" w:color="auto"/>
      </w:divBdr>
    </w:div>
    <w:div w:id="346181216">
      <w:bodyDiv w:val="1"/>
      <w:marLeft w:val="0"/>
      <w:marRight w:val="0"/>
      <w:marTop w:val="0"/>
      <w:marBottom w:val="0"/>
      <w:divBdr>
        <w:top w:val="none" w:sz="0" w:space="0" w:color="auto"/>
        <w:left w:val="none" w:sz="0" w:space="0" w:color="auto"/>
        <w:bottom w:val="none" w:sz="0" w:space="0" w:color="auto"/>
        <w:right w:val="none" w:sz="0" w:space="0" w:color="auto"/>
      </w:divBdr>
    </w:div>
    <w:div w:id="353842438">
      <w:bodyDiv w:val="1"/>
      <w:marLeft w:val="0"/>
      <w:marRight w:val="0"/>
      <w:marTop w:val="0"/>
      <w:marBottom w:val="0"/>
      <w:divBdr>
        <w:top w:val="none" w:sz="0" w:space="0" w:color="auto"/>
        <w:left w:val="none" w:sz="0" w:space="0" w:color="auto"/>
        <w:bottom w:val="none" w:sz="0" w:space="0" w:color="auto"/>
        <w:right w:val="none" w:sz="0" w:space="0" w:color="auto"/>
      </w:divBdr>
    </w:div>
    <w:div w:id="364405428">
      <w:bodyDiv w:val="1"/>
      <w:marLeft w:val="0"/>
      <w:marRight w:val="0"/>
      <w:marTop w:val="0"/>
      <w:marBottom w:val="0"/>
      <w:divBdr>
        <w:top w:val="none" w:sz="0" w:space="0" w:color="auto"/>
        <w:left w:val="none" w:sz="0" w:space="0" w:color="auto"/>
        <w:bottom w:val="none" w:sz="0" w:space="0" w:color="auto"/>
        <w:right w:val="none" w:sz="0" w:space="0" w:color="auto"/>
      </w:divBdr>
    </w:div>
    <w:div w:id="368145746">
      <w:bodyDiv w:val="1"/>
      <w:marLeft w:val="0"/>
      <w:marRight w:val="0"/>
      <w:marTop w:val="0"/>
      <w:marBottom w:val="0"/>
      <w:divBdr>
        <w:top w:val="none" w:sz="0" w:space="0" w:color="auto"/>
        <w:left w:val="none" w:sz="0" w:space="0" w:color="auto"/>
        <w:bottom w:val="none" w:sz="0" w:space="0" w:color="auto"/>
        <w:right w:val="none" w:sz="0" w:space="0" w:color="auto"/>
      </w:divBdr>
    </w:div>
    <w:div w:id="380635070">
      <w:bodyDiv w:val="1"/>
      <w:marLeft w:val="0"/>
      <w:marRight w:val="0"/>
      <w:marTop w:val="0"/>
      <w:marBottom w:val="0"/>
      <w:divBdr>
        <w:top w:val="none" w:sz="0" w:space="0" w:color="auto"/>
        <w:left w:val="none" w:sz="0" w:space="0" w:color="auto"/>
        <w:bottom w:val="none" w:sz="0" w:space="0" w:color="auto"/>
        <w:right w:val="none" w:sz="0" w:space="0" w:color="auto"/>
      </w:divBdr>
    </w:div>
    <w:div w:id="384067662">
      <w:bodyDiv w:val="1"/>
      <w:marLeft w:val="0"/>
      <w:marRight w:val="0"/>
      <w:marTop w:val="0"/>
      <w:marBottom w:val="0"/>
      <w:divBdr>
        <w:top w:val="none" w:sz="0" w:space="0" w:color="auto"/>
        <w:left w:val="none" w:sz="0" w:space="0" w:color="auto"/>
        <w:bottom w:val="none" w:sz="0" w:space="0" w:color="auto"/>
        <w:right w:val="none" w:sz="0" w:space="0" w:color="auto"/>
      </w:divBdr>
    </w:div>
    <w:div w:id="422066099">
      <w:bodyDiv w:val="1"/>
      <w:marLeft w:val="0"/>
      <w:marRight w:val="0"/>
      <w:marTop w:val="0"/>
      <w:marBottom w:val="0"/>
      <w:divBdr>
        <w:top w:val="none" w:sz="0" w:space="0" w:color="auto"/>
        <w:left w:val="none" w:sz="0" w:space="0" w:color="auto"/>
        <w:bottom w:val="none" w:sz="0" w:space="0" w:color="auto"/>
        <w:right w:val="none" w:sz="0" w:space="0" w:color="auto"/>
      </w:divBdr>
    </w:div>
    <w:div w:id="434987044">
      <w:bodyDiv w:val="1"/>
      <w:marLeft w:val="0"/>
      <w:marRight w:val="0"/>
      <w:marTop w:val="0"/>
      <w:marBottom w:val="0"/>
      <w:divBdr>
        <w:top w:val="none" w:sz="0" w:space="0" w:color="auto"/>
        <w:left w:val="none" w:sz="0" w:space="0" w:color="auto"/>
        <w:bottom w:val="none" w:sz="0" w:space="0" w:color="auto"/>
        <w:right w:val="none" w:sz="0" w:space="0" w:color="auto"/>
      </w:divBdr>
    </w:div>
    <w:div w:id="440493446">
      <w:bodyDiv w:val="1"/>
      <w:marLeft w:val="0"/>
      <w:marRight w:val="0"/>
      <w:marTop w:val="0"/>
      <w:marBottom w:val="0"/>
      <w:divBdr>
        <w:top w:val="none" w:sz="0" w:space="0" w:color="auto"/>
        <w:left w:val="none" w:sz="0" w:space="0" w:color="auto"/>
        <w:bottom w:val="none" w:sz="0" w:space="0" w:color="auto"/>
        <w:right w:val="none" w:sz="0" w:space="0" w:color="auto"/>
      </w:divBdr>
    </w:div>
    <w:div w:id="441807433">
      <w:bodyDiv w:val="1"/>
      <w:marLeft w:val="0"/>
      <w:marRight w:val="0"/>
      <w:marTop w:val="0"/>
      <w:marBottom w:val="0"/>
      <w:divBdr>
        <w:top w:val="none" w:sz="0" w:space="0" w:color="auto"/>
        <w:left w:val="none" w:sz="0" w:space="0" w:color="auto"/>
        <w:bottom w:val="none" w:sz="0" w:space="0" w:color="auto"/>
        <w:right w:val="none" w:sz="0" w:space="0" w:color="auto"/>
      </w:divBdr>
    </w:div>
    <w:div w:id="458570056">
      <w:bodyDiv w:val="1"/>
      <w:marLeft w:val="0"/>
      <w:marRight w:val="0"/>
      <w:marTop w:val="0"/>
      <w:marBottom w:val="0"/>
      <w:divBdr>
        <w:top w:val="none" w:sz="0" w:space="0" w:color="auto"/>
        <w:left w:val="none" w:sz="0" w:space="0" w:color="auto"/>
        <w:bottom w:val="none" w:sz="0" w:space="0" w:color="auto"/>
        <w:right w:val="none" w:sz="0" w:space="0" w:color="auto"/>
      </w:divBdr>
    </w:div>
    <w:div w:id="471286781">
      <w:bodyDiv w:val="1"/>
      <w:marLeft w:val="0"/>
      <w:marRight w:val="0"/>
      <w:marTop w:val="0"/>
      <w:marBottom w:val="0"/>
      <w:divBdr>
        <w:top w:val="none" w:sz="0" w:space="0" w:color="auto"/>
        <w:left w:val="none" w:sz="0" w:space="0" w:color="auto"/>
        <w:bottom w:val="none" w:sz="0" w:space="0" w:color="auto"/>
        <w:right w:val="none" w:sz="0" w:space="0" w:color="auto"/>
      </w:divBdr>
    </w:div>
    <w:div w:id="481312619">
      <w:bodyDiv w:val="1"/>
      <w:marLeft w:val="0"/>
      <w:marRight w:val="0"/>
      <w:marTop w:val="0"/>
      <w:marBottom w:val="0"/>
      <w:divBdr>
        <w:top w:val="none" w:sz="0" w:space="0" w:color="auto"/>
        <w:left w:val="none" w:sz="0" w:space="0" w:color="auto"/>
        <w:bottom w:val="none" w:sz="0" w:space="0" w:color="auto"/>
        <w:right w:val="none" w:sz="0" w:space="0" w:color="auto"/>
      </w:divBdr>
    </w:div>
    <w:div w:id="481888676">
      <w:bodyDiv w:val="1"/>
      <w:marLeft w:val="0"/>
      <w:marRight w:val="0"/>
      <w:marTop w:val="0"/>
      <w:marBottom w:val="0"/>
      <w:divBdr>
        <w:top w:val="none" w:sz="0" w:space="0" w:color="auto"/>
        <w:left w:val="none" w:sz="0" w:space="0" w:color="auto"/>
        <w:bottom w:val="none" w:sz="0" w:space="0" w:color="auto"/>
        <w:right w:val="none" w:sz="0" w:space="0" w:color="auto"/>
      </w:divBdr>
    </w:div>
    <w:div w:id="486898605">
      <w:bodyDiv w:val="1"/>
      <w:marLeft w:val="0"/>
      <w:marRight w:val="0"/>
      <w:marTop w:val="0"/>
      <w:marBottom w:val="0"/>
      <w:divBdr>
        <w:top w:val="none" w:sz="0" w:space="0" w:color="auto"/>
        <w:left w:val="none" w:sz="0" w:space="0" w:color="auto"/>
        <w:bottom w:val="none" w:sz="0" w:space="0" w:color="auto"/>
        <w:right w:val="none" w:sz="0" w:space="0" w:color="auto"/>
      </w:divBdr>
    </w:div>
    <w:div w:id="494958905">
      <w:bodyDiv w:val="1"/>
      <w:marLeft w:val="0"/>
      <w:marRight w:val="0"/>
      <w:marTop w:val="0"/>
      <w:marBottom w:val="0"/>
      <w:divBdr>
        <w:top w:val="none" w:sz="0" w:space="0" w:color="auto"/>
        <w:left w:val="none" w:sz="0" w:space="0" w:color="auto"/>
        <w:bottom w:val="none" w:sz="0" w:space="0" w:color="auto"/>
        <w:right w:val="none" w:sz="0" w:space="0" w:color="auto"/>
      </w:divBdr>
    </w:div>
    <w:div w:id="500774612">
      <w:bodyDiv w:val="1"/>
      <w:marLeft w:val="0"/>
      <w:marRight w:val="0"/>
      <w:marTop w:val="0"/>
      <w:marBottom w:val="0"/>
      <w:divBdr>
        <w:top w:val="none" w:sz="0" w:space="0" w:color="auto"/>
        <w:left w:val="none" w:sz="0" w:space="0" w:color="auto"/>
        <w:bottom w:val="none" w:sz="0" w:space="0" w:color="auto"/>
        <w:right w:val="none" w:sz="0" w:space="0" w:color="auto"/>
      </w:divBdr>
    </w:div>
    <w:div w:id="501092276">
      <w:bodyDiv w:val="1"/>
      <w:marLeft w:val="0"/>
      <w:marRight w:val="0"/>
      <w:marTop w:val="0"/>
      <w:marBottom w:val="0"/>
      <w:divBdr>
        <w:top w:val="none" w:sz="0" w:space="0" w:color="auto"/>
        <w:left w:val="none" w:sz="0" w:space="0" w:color="auto"/>
        <w:bottom w:val="none" w:sz="0" w:space="0" w:color="auto"/>
        <w:right w:val="none" w:sz="0" w:space="0" w:color="auto"/>
      </w:divBdr>
    </w:div>
    <w:div w:id="502627596">
      <w:bodyDiv w:val="1"/>
      <w:marLeft w:val="0"/>
      <w:marRight w:val="0"/>
      <w:marTop w:val="0"/>
      <w:marBottom w:val="0"/>
      <w:divBdr>
        <w:top w:val="none" w:sz="0" w:space="0" w:color="auto"/>
        <w:left w:val="none" w:sz="0" w:space="0" w:color="auto"/>
        <w:bottom w:val="none" w:sz="0" w:space="0" w:color="auto"/>
        <w:right w:val="none" w:sz="0" w:space="0" w:color="auto"/>
      </w:divBdr>
    </w:div>
    <w:div w:id="505902259">
      <w:bodyDiv w:val="1"/>
      <w:marLeft w:val="0"/>
      <w:marRight w:val="0"/>
      <w:marTop w:val="0"/>
      <w:marBottom w:val="0"/>
      <w:divBdr>
        <w:top w:val="none" w:sz="0" w:space="0" w:color="auto"/>
        <w:left w:val="none" w:sz="0" w:space="0" w:color="auto"/>
        <w:bottom w:val="none" w:sz="0" w:space="0" w:color="auto"/>
        <w:right w:val="none" w:sz="0" w:space="0" w:color="auto"/>
      </w:divBdr>
    </w:div>
    <w:div w:id="506287413">
      <w:bodyDiv w:val="1"/>
      <w:marLeft w:val="0"/>
      <w:marRight w:val="0"/>
      <w:marTop w:val="0"/>
      <w:marBottom w:val="0"/>
      <w:divBdr>
        <w:top w:val="none" w:sz="0" w:space="0" w:color="auto"/>
        <w:left w:val="none" w:sz="0" w:space="0" w:color="auto"/>
        <w:bottom w:val="none" w:sz="0" w:space="0" w:color="auto"/>
        <w:right w:val="none" w:sz="0" w:space="0" w:color="auto"/>
      </w:divBdr>
    </w:div>
    <w:div w:id="513809150">
      <w:bodyDiv w:val="1"/>
      <w:marLeft w:val="0"/>
      <w:marRight w:val="0"/>
      <w:marTop w:val="0"/>
      <w:marBottom w:val="0"/>
      <w:divBdr>
        <w:top w:val="none" w:sz="0" w:space="0" w:color="auto"/>
        <w:left w:val="none" w:sz="0" w:space="0" w:color="auto"/>
        <w:bottom w:val="none" w:sz="0" w:space="0" w:color="auto"/>
        <w:right w:val="none" w:sz="0" w:space="0" w:color="auto"/>
      </w:divBdr>
    </w:div>
    <w:div w:id="515534645">
      <w:bodyDiv w:val="1"/>
      <w:marLeft w:val="0"/>
      <w:marRight w:val="0"/>
      <w:marTop w:val="0"/>
      <w:marBottom w:val="0"/>
      <w:divBdr>
        <w:top w:val="none" w:sz="0" w:space="0" w:color="auto"/>
        <w:left w:val="none" w:sz="0" w:space="0" w:color="auto"/>
        <w:bottom w:val="none" w:sz="0" w:space="0" w:color="auto"/>
        <w:right w:val="none" w:sz="0" w:space="0" w:color="auto"/>
      </w:divBdr>
    </w:div>
    <w:div w:id="536815697">
      <w:bodyDiv w:val="1"/>
      <w:marLeft w:val="0"/>
      <w:marRight w:val="0"/>
      <w:marTop w:val="0"/>
      <w:marBottom w:val="0"/>
      <w:divBdr>
        <w:top w:val="none" w:sz="0" w:space="0" w:color="auto"/>
        <w:left w:val="none" w:sz="0" w:space="0" w:color="auto"/>
        <w:bottom w:val="none" w:sz="0" w:space="0" w:color="auto"/>
        <w:right w:val="none" w:sz="0" w:space="0" w:color="auto"/>
      </w:divBdr>
    </w:div>
    <w:div w:id="543298625">
      <w:bodyDiv w:val="1"/>
      <w:marLeft w:val="0"/>
      <w:marRight w:val="0"/>
      <w:marTop w:val="0"/>
      <w:marBottom w:val="0"/>
      <w:divBdr>
        <w:top w:val="none" w:sz="0" w:space="0" w:color="auto"/>
        <w:left w:val="none" w:sz="0" w:space="0" w:color="auto"/>
        <w:bottom w:val="none" w:sz="0" w:space="0" w:color="auto"/>
        <w:right w:val="none" w:sz="0" w:space="0" w:color="auto"/>
      </w:divBdr>
    </w:div>
    <w:div w:id="548108462">
      <w:bodyDiv w:val="1"/>
      <w:marLeft w:val="0"/>
      <w:marRight w:val="0"/>
      <w:marTop w:val="0"/>
      <w:marBottom w:val="0"/>
      <w:divBdr>
        <w:top w:val="none" w:sz="0" w:space="0" w:color="auto"/>
        <w:left w:val="none" w:sz="0" w:space="0" w:color="auto"/>
        <w:bottom w:val="none" w:sz="0" w:space="0" w:color="auto"/>
        <w:right w:val="none" w:sz="0" w:space="0" w:color="auto"/>
      </w:divBdr>
    </w:div>
    <w:div w:id="553660784">
      <w:bodyDiv w:val="1"/>
      <w:marLeft w:val="0"/>
      <w:marRight w:val="0"/>
      <w:marTop w:val="0"/>
      <w:marBottom w:val="0"/>
      <w:divBdr>
        <w:top w:val="none" w:sz="0" w:space="0" w:color="auto"/>
        <w:left w:val="none" w:sz="0" w:space="0" w:color="auto"/>
        <w:bottom w:val="none" w:sz="0" w:space="0" w:color="auto"/>
        <w:right w:val="none" w:sz="0" w:space="0" w:color="auto"/>
      </w:divBdr>
    </w:div>
    <w:div w:id="568884264">
      <w:bodyDiv w:val="1"/>
      <w:marLeft w:val="0"/>
      <w:marRight w:val="0"/>
      <w:marTop w:val="0"/>
      <w:marBottom w:val="0"/>
      <w:divBdr>
        <w:top w:val="none" w:sz="0" w:space="0" w:color="auto"/>
        <w:left w:val="none" w:sz="0" w:space="0" w:color="auto"/>
        <w:bottom w:val="none" w:sz="0" w:space="0" w:color="auto"/>
        <w:right w:val="none" w:sz="0" w:space="0" w:color="auto"/>
      </w:divBdr>
    </w:div>
    <w:div w:id="569661112">
      <w:bodyDiv w:val="1"/>
      <w:marLeft w:val="0"/>
      <w:marRight w:val="0"/>
      <w:marTop w:val="0"/>
      <w:marBottom w:val="0"/>
      <w:divBdr>
        <w:top w:val="none" w:sz="0" w:space="0" w:color="auto"/>
        <w:left w:val="none" w:sz="0" w:space="0" w:color="auto"/>
        <w:bottom w:val="none" w:sz="0" w:space="0" w:color="auto"/>
        <w:right w:val="none" w:sz="0" w:space="0" w:color="auto"/>
      </w:divBdr>
    </w:div>
    <w:div w:id="572474673">
      <w:bodyDiv w:val="1"/>
      <w:marLeft w:val="0"/>
      <w:marRight w:val="0"/>
      <w:marTop w:val="0"/>
      <w:marBottom w:val="0"/>
      <w:divBdr>
        <w:top w:val="none" w:sz="0" w:space="0" w:color="auto"/>
        <w:left w:val="none" w:sz="0" w:space="0" w:color="auto"/>
        <w:bottom w:val="none" w:sz="0" w:space="0" w:color="auto"/>
        <w:right w:val="none" w:sz="0" w:space="0" w:color="auto"/>
      </w:divBdr>
    </w:div>
    <w:div w:id="575865966">
      <w:bodyDiv w:val="1"/>
      <w:marLeft w:val="0"/>
      <w:marRight w:val="0"/>
      <w:marTop w:val="0"/>
      <w:marBottom w:val="0"/>
      <w:divBdr>
        <w:top w:val="none" w:sz="0" w:space="0" w:color="auto"/>
        <w:left w:val="none" w:sz="0" w:space="0" w:color="auto"/>
        <w:bottom w:val="none" w:sz="0" w:space="0" w:color="auto"/>
        <w:right w:val="none" w:sz="0" w:space="0" w:color="auto"/>
      </w:divBdr>
    </w:div>
    <w:div w:id="576325439">
      <w:bodyDiv w:val="1"/>
      <w:marLeft w:val="0"/>
      <w:marRight w:val="0"/>
      <w:marTop w:val="0"/>
      <w:marBottom w:val="0"/>
      <w:divBdr>
        <w:top w:val="none" w:sz="0" w:space="0" w:color="auto"/>
        <w:left w:val="none" w:sz="0" w:space="0" w:color="auto"/>
        <w:bottom w:val="none" w:sz="0" w:space="0" w:color="auto"/>
        <w:right w:val="none" w:sz="0" w:space="0" w:color="auto"/>
      </w:divBdr>
    </w:div>
    <w:div w:id="590159780">
      <w:bodyDiv w:val="1"/>
      <w:marLeft w:val="0"/>
      <w:marRight w:val="0"/>
      <w:marTop w:val="0"/>
      <w:marBottom w:val="0"/>
      <w:divBdr>
        <w:top w:val="none" w:sz="0" w:space="0" w:color="auto"/>
        <w:left w:val="none" w:sz="0" w:space="0" w:color="auto"/>
        <w:bottom w:val="none" w:sz="0" w:space="0" w:color="auto"/>
        <w:right w:val="none" w:sz="0" w:space="0" w:color="auto"/>
      </w:divBdr>
    </w:div>
    <w:div w:id="590354989">
      <w:bodyDiv w:val="1"/>
      <w:marLeft w:val="0"/>
      <w:marRight w:val="0"/>
      <w:marTop w:val="0"/>
      <w:marBottom w:val="0"/>
      <w:divBdr>
        <w:top w:val="none" w:sz="0" w:space="0" w:color="auto"/>
        <w:left w:val="none" w:sz="0" w:space="0" w:color="auto"/>
        <w:bottom w:val="none" w:sz="0" w:space="0" w:color="auto"/>
        <w:right w:val="none" w:sz="0" w:space="0" w:color="auto"/>
      </w:divBdr>
    </w:div>
    <w:div w:id="590702759">
      <w:bodyDiv w:val="1"/>
      <w:marLeft w:val="0"/>
      <w:marRight w:val="0"/>
      <w:marTop w:val="0"/>
      <w:marBottom w:val="0"/>
      <w:divBdr>
        <w:top w:val="none" w:sz="0" w:space="0" w:color="auto"/>
        <w:left w:val="none" w:sz="0" w:space="0" w:color="auto"/>
        <w:bottom w:val="none" w:sz="0" w:space="0" w:color="auto"/>
        <w:right w:val="none" w:sz="0" w:space="0" w:color="auto"/>
      </w:divBdr>
    </w:div>
    <w:div w:id="594940500">
      <w:bodyDiv w:val="1"/>
      <w:marLeft w:val="0"/>
      <w:marRight w:val="0"/>
      <w:marTop w:val="0"/>
      <w:marBottom w:val="0"/>
      <w:divBdr>
        <w:top w:val="none" w:sz="0" w:space="0" w:color="auto"/>
        <w:left w:val="none" w:sz="0" w:space="0" w:color="auto"/>
        <w:bottom w:val="none" w:sz="0" w:space="0" w:color="auto"/>
        <w:right w:val="none" w:sz="0" w:space="0" w:color="auto"/>
      </w:divBdr>
    </w:div>
    <w:div w:id="600377819">
      <w:bodyDiv w:val="1"/>
      <w:marLeft w:val="0"/>
      <w:marRight w:val="0"/>
      <w:marTop w:val="0"/>
      <w:marBottom w:val="0"/>
      <w:divBdr>
        <w:top w:val="none" w:sz="0" w:space="0" w:color="auto"/>
        <w:left w:val="none" w:sz="0" w:space="0" w:color="auto"/>
        <w:bottom w:val="none" w:sz="0" w:space="0" w:color="auto"/>
        <w:right w:val="none" w:sz="0" w:space="0" w:color="auto"/>
      </w:divBdr>
    </w:div>
    <w:div w:id="607396212">
      <w:bodyDiv w:val="1"/>
      <w:marLeft w:val="0"/>
      <w:marRight w:val="0"/>
      <w:marTop w:val="0"/>
      <w:marBottom w:val="0"/>
      <w:divBdr>
        <w:top w:val="none" w:sz="0" w:space="0" w:color="auto"/>
        <w:left w:val="none" w:sz="0" w:space="0" w:color="auto"/>
        <w:bottom w:val="none" w:sz="0" w:space="0" w:color="auto"/>
        <w:right w:val="none" w:sz="0" w:space="0" w:color="auto"/>
      </w:divBdr>
    </w:div>
    <w:div w:id="617418946">
      <w:bodyDiv w:val="1"/>
      <w:marLeft w:val="0"/>
      <w:marRight w:val="0"/>
      <w:marTop w:val="0"/>
      <w:marBottom w:val="0"/>
      <w:divBdr>
        <w:top w:val="none" w:sz="0" w:space="0" w:color="auto"/>
        <w:left w:val="none" w:sz="0" w:space="0" w:color="auto"/>
        <w:bottom w:val="none" w:sz="0" w:space="0" w:color="auto"/>
        <w:right w:val="none" w:sz="0" w:space="0" w:color="auto"/>
      </w:divBdr>
    </w:div>
    <w:div w:id="620576360">
      <w:bodyDiv w:val="1"/>
      <w:marLeft w:val="0"/>
      <w:marRight w:val="0"/>
      <w:marTop w:val="0"/>
      <w:marBottom w:val="0"/>
      <w:divBdr>
        <w:top w:val="none" w:sz="0" w:space="0" w:color="auto"/>
        <w:left w:val="none" w:sz="0" w:space="0" w:color="auto"/>
        <w:bottom w:val="none" w:sz="0" w:space="0" w:color="auto"/>
        <w:right w:val="none" w:sz="0" w:space="0" w:color="auto"/>
      </w:divBdr>
    </w:div>
    <w:div w:id="625039797">
      <w:bodyDiv w:val="1"/>
      <w:marLeft w:val="0"/>
      <w:marRight w:val="0"/>
      <w:marTop w:val="0"/>
      <w:marBottom w:val="0"/>
      <w:divBdr>
        <w:top w:val="none" w:sz="0" w:space="0" w:color="auto"/>
        <w:left w:val="none" w:sz="0" w:space="0" w:color="auto"/>
        <w:bottom w:val="none" w:sz="0" w:space="0" w:color="auto"/>
        <w:right w:val="none" w:sz="0" w:space="0" w:color="auto"/>
      </w:divBdr>
    </w:div>
    <w:div w:id="627784657">
      <w:bodyDiv w:val="1"/>
      <w:marLeft w:val="0"/>
      <w:marRight w:val="0"/>
      <w:marTop w:val="0"/>
      <w:marBottom w:val="0"/>
      <w:divBdr>
        <w:top w:val="none" w:sz="0" w:space="0" w:color="auto"/>
        <w:left w:val="none" w:sz="0" w:space="0" w:color="auto"/>
        <w:bottom w:val="none" w:sz="0" w:space="0" w:color="auto"/>
        <w:right w:val="none" w:sz="0" w:space="0" w:color="auto"/>
      </w:divBdr>
    </w:div>
    <w:div w:id="631791077">
      <w:bodyDiv w:val="1"/>
      <w:marLeft w:val="0"/>
      <w:marRight w:val="0"/>
      <w:marTop w:val="0"/>
      <w:marBottom w:val="0"/>
      <w:divBdr>
        <w:top w:val="none" w:sz="0" w:space="0" w:color="auto"/>
        <w:left w:val="none" w:sz="0" w:space="0" w:color="auto"/>
        <w:bottom w:val="none" w:sz="0" w:space="0" w:color="auto"/>
        <w:right w:val="none" w:sz="0" w:space="0" w:color="auto"/>
      </w:divBdr>
    </w:div>
    <w:div w:id="637496339">
      <w:bodyDiv w:val="1"/>
      <w:marLeft w:val="0"/>
      <w:marRight w:val="0"/>
      <w:marTop w:val="0"/>
      <w:marBottom w:val="0"/>
      <w:divBdr>
        <w:top w:val="none" w:sz="0" w:space="0" w:color="auto"/>
        <w:left w:val="none" w:sz="0" w:space="0" w:color="auto"/>
        <w:bottom w:val="none" w:sz="0" w:space="0" w:color="auto"/>
        <w:right w:val="none" w:sz="0" w:space="0" w:color="auto"/>
      </w:divBdr>
    </w:div>
    <w:div w:id="642004311">
      <w:bodyDiv w:val="1"/>
      <w:marLeft w:val="0"/>
      <w:marRight w:val="0"/>
      <w:marTop w:val="0"/>
      <w:marBottom w:val="0"/>
      <w:divBdr>
        <w:top w:val="none" w:sz="0" w:space="0" w:color="auto"/>
        <w:left w:val="none" w:sz="0" w:space="0" w:color="auto"/>
        <w:bottom w:val="none" w:sz="0" w:space="0" w:color="auto"/>
        <w:right w:val="none" w:sz="0" w:space="0" w:color="auto"/>
      </w:divBdr>
    </w:div>
    <w:div w:id="646934816">
      <w:bodyDiv w:val="1"/>
      <w:marLeft w:val="0"/>
      <w:marRight w:val="0"/>
      <w:marTop w:val="0"/>
      <w:marBottom w:val="0"/>
      <w:divBdr>
        <w:top w:val="none" w:sz="0" w:space="0" w:color="auto"/>
        <w:left w:val="none" w:sz="0" w:space="0" w:color="auto"/>
        <w:bottom w:val="none" w:sz="0" w:space="0" w:color="auto"/>
        <w:right w:val="none" w:sz="0" w:space="0" w:color="auto"/>
      </w:divBdr>
    </w:div>
    <w:div w:id="651301516">
      <w:bodyDiv w:val="1"/>
      <w:marLeft w:val="0"/>
      <w:marRight w:val="0"/>
      <w:marTop w:val="0"/>
      <w:marBottom w:val="0"/>
      <w:divBdr>
        <w:top w:val="none" w:sz="0" w:space="0" w:color="auto"/>
        <w:left w:val="none" w:sz="0" w:space="0" w:color="auto"/>
        <w:bottom w:val="none" w:sz="0" w:space="0" w:color="auto"/>
        <w:right w:val="none" w:sz="0" w:space="0" w:color="auto"/>
      </w:divBdr>
    </w:div>
    <w:div w:id="653872983">
      <w:bodyDiv w:val="1"/>
      <w:marLeft w:val="0"/>
      <w:marRight w:val="0"/>
      <w:marTop w:val="0"/>
      <w:marBottom w:val="0"/>
      <w:divBdr>
        <w:top w:val="none" w:sz="0" w:space="0" w:color="auto"/>
        <w:left w:val="none" w:sz="0" w:space="0" w:color="auto"/>
        <w:bottom w:val="none" w:sz="0" w:space="0" w:color="auto"/>
        <w:right w:val="none" w:sz="0" w:space="0" w:color="auto"/>
      </w:divBdr>
    </w:div>
    <w:div w:id="659505839">
      <w:bodyDiv w:val="1"/>
      <w:marLeft w:val="0"/>
      <w:marRight w:val="0"/>
      <w:marTop w:val="0"/>
      <w:marBottom w:val="0"/>
      <w:divBdr>
        <w:top w:val="none" w:sz="0" w:space="0" w:color="auto"/>
        <w:left w:val="none" w:sz="0" w:space="0" w:color="auto"/>
        <w:bottom w:val="none" w:sz="0" w:space="0" w:color="auto"/>
        <w:right w:val="none" w:sz="0" w:space="0" w:color="auto"/>
      </w:divBdr>
    </w:div>
    <w:div w:id="660163792">
      <w:bodyDiv w:val="1"/>
      <w:marLeft w:val="0"/>
      <w:marRight w:val="0"/>
      <w:marTop w:val="0"/>
      <w:marBottom w:val="0"/>
      <w:divBdr>
        <w:top w:val="none" w:sz="0" w:space="0" w:color="auto"/>
        <w:left w:val="none" w:sz="0" w:space="0" w:color="auto"/>
        <w:bottom w:val="none" w:sz="0" w:space="0" w:color="auto"/>
        <w:right w:val="none" w:sz="0" w:space="0" w:color="auto"/>
      </w:divBdr>
    </w:div>
    <w:div w:id="661154695">
      <w:bodyDiv w:val="1"/>
      <w:marLeft w:val="0"/>
      <w:marRight w:val="0"/>
      <w:marTop w:val="0"/>
      <w:marBottom w:val="0"/>
      <w:divBdr>
        <w:top w:val="none" w:sz="0" w:space="0" w:color="auto"/>
        <w:left w:val="none" w:sz="0" w:space="0" w:color="auto"/>
        <w:bottom w:val="none" w:sz="0" w:space="0" w:color="auto"/>
        <w:right w:val="none" w:sz="0" w:space="0" w:color="auto"/>
      </w:divBdr>
    </w:div>
    <w:div w:id="661354563">
      <w:bodyDiv w:val="1"/>
      <w:marLeft w:val="0"/>
      <w:marRight w:val="0"/>
      <w:marTop w:val="0"/>
      <w:marBottom w:val="0"/>
      <w:divBdr>
        <w:top w:val="none" w:sz="0" w:space="0" w:color="auto"/>
        <w:left w:val="none" w:sz="0" w:space="0" w:color="auto"/>
        <w:bottom w:val="none" w:sz="0" w:space="0" w:color="auto"/>
        <w:right w:val="none" w:sz="0" w:space="0" w:color="auto"/>
      </w:divBdr>
    </w:div>
    <w:div w:id="671373363">
      <w:bodyDiv w:val="1"/>
      <w:marLeft w:val="0"/>
      <w:marRight w:val="0"/>
      <w:marTop w:val="0"/>
      <w:marBottom w:val="0"/>
      <w:divBdr>
        <w:top w:val="none" w:sz="0" w:space="0" w:color="auto"/>
        <w:left w:val="none" w:sz="0" w:space="0" w:color="auto"/>
        <w:bottom w:val="none" w:sz="0" w:space="0" w:color="auto"/>
        <w:right w:val="none" w:sz="0" w:space="0" w:color="auto"/>
      </w:divBdr>
    </w:div>
    <w:div w:id="679968473">
      <w:bodyDiv w:val="1"/>
      <w:marLeft w:val="0"/>
      <w:marRight w:val="0"/>
      <w:marTop w:val="0"/>
      <w:marBottom w:val="0"/>
      <w:divBdr>
        <w:top w:val="none" w:sz="0" w:space="0" w:color="auto"/>
        <w:left w:val="none" w:sz="0" w:space="0" w:color="auto"/>
        <w:bottom w:val="none" w:sz="0" w:space="0" w:color="auto"/>
        <w:right w:val="none" w:sz="0" w:space="0" w:color="auto"/>
      </w:divBdr>
    </w:div>
    <w:div w:id="681010523">
      <w:bodyDiv w:val="1"/>
      <w:marLeft w:val="0"/>
      <w:marRight w:val="0"/>
      <w:marTop w:val="0"/>
      <w:marBottom w:val="0"/>
      <w:divBdr>
        <w:top w:val="none" w:sz="0" w:space="0" w:color="auto"/>
        <w:left w:val="none" w:sz="0" w:space="0" w:color="auto"/>
        <w:bottom w:val="none" w:sz="0" w:space="0" w:color="auto"/>
        <w:right w:val="none" w:sz="0" w:space="0" w:color="auto"/>
      </w:divBdr>
    </w:div>
    <w:div w:id="682244245">
      <w:bodyDiv w:val="1"/>
      <w:marLeft w:val="0"/>
      <w:marRight w:val="0"/>
      <w:marTop w:val="0"/>
      <w:marBottom w:val="0"/>
      <w:divBdr>
        <w:top w:val="none" w:sz="0" w:space="0" w:color="auto"/>
        <w:left w:val="none" w:sz="0" w:space="0" w:color="auto"/>
        <w:bottom w:val="none" w:sz="0" w:space="0" w:color="auto"/>
        <w:right w:val="none" w:sz="0" w:space="0" w:color="auto"/>
      </w:divBdr>
    </w:div>
    <w:div w:id="704140552">
      <w:bodyDiv w:val="1"/>
      <w:marLeft w:val="0"/>
      <w:marRight w:val="0"/>
      <w:marTop w:val="0"/>
      <w:marBottom w:val="0"/>
      <w:divBdr>
        <w:top w:val="none" w:sz="0" w:space="0" w:color="auto"/>
        <w:left w:val="none" w:sz="0" w:space="0" w:color="auto"/>
        <w:bottom w:val="none" w:sz="0" w:space="0" w:color="auto"/>
        <w:right w:val="none" w:sz="0" w:space="0" w:color="auto"/>
      </w:divBdr>
    </w:div>
    <w:div w:id="714551484">
      <w:bodyDiv w:val="1"/>
      <w:marLeft w:val="0"/>
      <w:marRight w:val="0"/>
      <w:marTop w:val="0"/>
      <w:marBottom w:val="0"/>
      <w:divBdr>
        <w:top w:val="none" w:sz="0" w:space="0" w:color="auto"/>
        <w:left w:val="none" w:sz="0" w:space="0" w:color="auto"/>
        <w:bottom w:val="none" w:sz="0" w:space="0" w:color="auto"/>
        <w:right w:val="none" w:sz="0" w:space="0" w:color="auto"/>
      </w:divBdr>
    </w:div>
    <w:div w:id="723406510">
      <w:bodyDiv w:val="1"/>
      <w:marLeft w:val="0"/>
      <w:marRight w:val="0"/>
      <w:marTop w:val="0"/>
      <w:marBottom w:val="0"/>
      <w:divBdr>
        <w:top w:val="none" w:sz="0" w:space="0" w:color="auto"/>
        <w:left w:val="none" w:sz="0" w:space="0" w:color="auto"/>
        <w:bottom w:val="none" w:sz="0" w:space="0" w:color="auto"/>
        <w:right w:val="none" w:sz="0" w:space="0" w:color="auto"/>
      </w:divBdr>
    </w:div>
    <w:div w:id="741146726">
      <w:bodyDiv w:val="1"/>
      <w:marLeft w:val="0"/>
      <w:marRight w:val="0"/>
      <w:marTop w:val="0"/>
      <w:marBottom w:val="0"/>
      <w:divBdr>
        <w:top w:val="none" w:sz="0" w:space="0" w:color="auto"/>
        <w:left w:val="none" w:sz="0" w:space="0" w:color="auto"/>
        <w:bottom w:val="none" w:sz="0" w:space="0" w:color="auto"/>
        <w:right w:val="none" w:sz="0" w:space="0" w:color="auto"/>
      </w:divBdr>
    </w:div>
    <w:div w:id="751853595">
      <w:bodyDiv w:val="1"/>
      <w:marLeft w:val="0"/>
      <w:marRight w:val="0"/>
      <w:marTop w:val="0"/>
      <w:marBottom w:val="0"/>
      <w:divBdr>
        <w:top w:val="none" w:sz="0" w:space="0" w:color="auto"/>
        <w:left w:val="none" w:sz="0" w:space="0" w:color="auto"/>
        <w:bottom w:val="none" w:sz="0" w:space="0" w:color="auto"/>
        <w:right w:val="none" w:sz="0" w:space="0" w:color="auto"/>
      </w:divBdr>
    </w:div>
    <w:div w:id="757143317">
      <w:bodyDiv w:val="1"/>
      <w:marLeft w:val="0"/>
      <w:marRight w:val="0"/>
      <w:marTop w:val="0"/>
      <w:marBottom w:val="0"/>
      <w:divBdr>
        <w:top w:val="none" w:sz="0" w:space="0" w:color="auto"/>
        <w:left w:val="none" w:sz="0" w:space="0" w:color="auto"/>
        <w:bottom w:val="none" w:sz="0" w:space="0" w:color="auto"/>
        <w:right w:val="none" w:sz="0" w:space="0" w:color="auto"/>
      </w:divBdr>
    </w:div>
    <w:div w:id="761032065">
      <w:bodyDiv w:val="1"/>
      <w:marLeft w:val="0"/>
      <w:marRight w:val="0"/>
      <w:marTop w:val="0"/>
      <w:marBottom w:val="0"/>
      <w:divBdr>
        <w:top w:val="none" w:sz="0" w:space="0" w:color="auto"/>
        <w:left w:val="none" w:sz="0" w:space="0" w:color="auto"/>
        <w:bottom w:val="none" w:sz="0" w:space="0" w:color="auto"/>
        <w:right w:val="none" w:sz="0" w:space="0" w:color="auto"/>
      </w:divBdr>
    </w:div>
    <w:div w:id="771165564">
      <w:bodyDiv w:val="1"/>
      <w:marLeft w:val="0"/>
      <w:marRight w:val="0"/>
      <w:marTop w:val="0"/>
      <w:marBottom w:val="0"/>
      <w:divBdr>
        <w:top w:val="none" w:sz="0" w:space="0" w:color="auto"/>
        <w:left w:val="none" w:sz="0" w:space="0" w:color="auto"/>
        <w:bottom w:val="none" w:sz="0" w:space="0" w:color="auto"/>
        <w:right w:val="none" w:sz="0" w:space="0" w:color="auto"/>
      </w:divBdr>
    </w:div>
    <w:div w:id="772478497">
      <w:bodyDiv w:val="1"/>
      <w:marLeft w:val="0"/>
      <w:marRight w:val="0"/>
      <w:marTop w:val="0"/>
      <w:marBottom w:val="0"/>
      <w:divBdr>
        <w:top w:val="none" w:sz="0" w:space="0" w:color="auto"/>
        <w:left w:val="none" w:sz="0" w:space="0" w:color="auto"/>
        <w:bottom w:val="none" w:sz="0" w:space="0" w:color="auto"/>
        <w:right w:val="none" w:sz="0" w:space="0" w:color="auto"/>
      </w:divBdr>
    </w:div>
    <w:div w:id="780685052">
      <w:bodyDiv w:val="1"/>
      <w:marLeft w:val="0"/>
      <w:marRight w:val="0"/>
      <w:marTop w:val="0"/>
      <w:marBottom w:val="0"/>
      <w:divBdr>
        <w:top w:val="none" w:sz="0" w:space="0" w:color="auto"/>
        <w:left w:val="none" w:sz="0" w:space="0" w:color="auto"/>
        <w:bottom w:val="none" w:sz="0" w:space="0" w:color="auto"/>
        <w:right w:val="none" w:sz="0" w:space="0" w:color="auto"/>
      </w:divBdr>
    </w:div>
    <w:div w:id="787553359">
      <w:bodyDiv w:val="1"/>
      <w:marLeft w:val="0"/>
      <w:marRight w:val="0"/>
      <w:marTop w:val="0"/>
      <w:marBottom w:val="0"/>
      <w:divBdr>
        <w:top w:val="none" w:sz="0" w:space="0" w:color="auto"/>
        <w:left w:val="none" w:sz="0" w:space="0" w:color="auto"/>
        <w:bottom w:val="none" w:sz="0" w:space="0" w:color="auto"/>
        <w:right w:val="none" w:sz="0" w:space="0" w:color="auto"/>
      </w:divBdr>
    </w:div>
    <w:div w:id="796992030">
      <w:bodyDiv w:val="1"/>
      <w:marLeft w:val="0"/>
      <w:marRight w:val="0"/>
      <w:marTop w:val="0"/>
      <w:marBottom w:val="0"/>
      <w:divBdr>
        <w:top w:val="none" w:sz="0" w:space="0" w:color="auto"/>
        <w:left w:val="none" w:sz="0" w:space="0" w:color="auto"/>
        <w:bottom w:val="none" w:sz="0" w:space="0" w:color="auto"/>
        <w:right w:val="none" w:sz="0" w:space="0" w:color="auto"/>
      </w:divBdr>
    </w:div>
    <w:div w:id="804392320">
      <w:bodyDiv w:val="1"/>
      <w:marLeft w:val="0"/>
      <w:marRight w:val="0"/>
      <w:marTop w:val="0"/>
      <w:marBottom w:val="0"/>
      <w:divBdr>
        <w:top w:val="none" w:sz="0" w:space="0" w:color="auto"/>
        <w:left w:val="none" w:sz="0" w:space="0" w:color="auto"/>
        <w:bottom w:val="none" w:sz="0" w:space="0" w:color="auto"/>
        <w:right w:val="none" w:sz="0" w:space="0" w:color="auto"/>
      </w:divBdr>
    </w:div>
    <w:div w:id="810096802">
      <w:bodyDiv w:val="1"/>
      <w:marLeft w:val="0"/>
      <w:marRight w:val="0"/>
      <w:marTop w:val="0"/>
      <w:marBottom w:val="0"/>
      <w:divBdr>
        <w:top w:val="none" w:sz="0" w:space="0" w:color="auto"/>
        <w:left w:val="none" w:sz="0" w:space="0" w:color="auto"/>
        <w:bottom w:val="none" w:sz="0" w:space="0" w:color="auto"/>
        <w:right w:val="none" w:sz="0" w:space="0" w:color="auto"/>
      </w:divBdr>
    </w:div>
    <w:div w:id="811288173">
      <w:bodyDiv w:val="1"/>
      <w:marLeft w:val="0"/>
      <w:marRight w:val="0"/>
      <w:marTop w:val="0"/>
      <w:marBottom w:val="0"/>
      <w:divBdr>
        <w:top w:val="none" w:sz="0" w:space="0" w:color="auto"/>
        <w:left w:val="none" w:sz="0" w:space="0" w:color="auto"/>
        <w:bottom w:val="none" w:sz="0" w:space="0" w:color="auto"/>
        <w:right w:val="none" w:sz="0" w:space="0" w:color="auto"/>
      </w:divBdr>
    </w:div>
    <w:div w:id="819880903">
      <w:bodyDiv w:val="1"/>
      <w:marLeft w:val="0"/>
      <w:marRight w:val="0"/>
      <w:marTop w:val="0"/>
      <w:marBottom w:val="0"/>
      <w:divBdr>
        <w:top w:val="none" w:sz="0" w:space="0" w:color="auto"/>
        <w:left w:val="none" w:sz="0" w:space="0" w:color="auto"/>
        <w:bottom w:val="none" w:sz="0" w:space="0" w:color="auto"/>
        <w:right w:val="none" w:sz="0" w:space="0" w:color="auto"/>
      </w:divBdr>
    </w:div>
    <w:div w:id="822045982">
      <w:bodyDiv w:val="1"/>
      <w:marLeft w:val="0"/>
      <w:marRight w:val="0"/>
      <w:marTop w:val="0"/>
      <w:marBottom w:val="0"/>
      <w:divBdr>
        <w:top w:val="none" w:sz="0" w:space="0" w:color="auto"/>
        <w:left w:val="none" w:sz="0" w:space="0" w:color="auto"/>
        <w:bottom w:val="none" w:sz="0" w:space="0" w:color="auto"/>
        <w:right w:val="none" w:sz="0" w:space="0" w:color="auto"/>
      </w:divBdr>
    </w:div>
    <w:div w:id="823857914">
      <w:bodyDiv w:val="1"/>
      <w:marLeft w:val="0"/>
      <w:marRight w:val="0"/>
      <w:marTop w:val="0"/>
      <w:marBottom w:val="0"/>
      <w:divBdr>
        <w:top w:val="none" w:sz="0" w:space="0" w:color="auto"/>
        <w:left w:val="none" w:sz="0" w:space="0" w:color="auto"/>
        <w:bottom w:val="none" w:sz="0" w:space="0" w:color="auto"/>
        <w:right w:val="none" w:sz="0" w:space="0" w:color="auto"/>
      </w:divBdr>
    </w:div>
    <w:div w:id="828130060">
      <w:bodyDiv w:val="1"/>
      <w:marLeft w:val="0"/>
      <w:marRight w:val="0"/>
      <w:marTop w:val="0"/>
      <w:marBottom w:val="0"/>
      <w:divBdr>
        <w:top w:val="none" w:sz="0" w:space="0" w:color="auto"/>
        <w:left w:val="none" w:sz="0" w:space="0" w:color="auto"/>
        <w:bottom w:val="none" w:sz="0" w:space="0" w:color="auto"/>
        <w:right w:val="none" w:sz="0" w:space="0" w:color="auto"/>
      </w:divBdr>
    </w:div>
    <w:div w:id="831993204">
      <w:bodyDiv w:val="1"/>
      <w:marLeft w:val="0"/>
      <w:marRight w:val="0"/>
      <w:marTop w:val="0"/>
      <w:marBottom w:val="0"/>
      <w:divBdr>
        <w:top w:val="none" w:sz="0" w:space="0" w:color="auto"/>
        <w:left w:val="none" w:sz="0" w:space="0" w:color="auto"/>
        <w:bottom w:val="none" w:sz="0" w:space="0" w:color="auto"/>
        <w:right w:val="none" w:sz="0" w:space="0" w:color="auto"/>
      </w:divBdr>
    </w:div>
    <w:div w:id="834805342">
      <w:bodyDiv w:val="1"/>
      <w:marLeft w:val="0"/>
      <w:marRight w:val="0"/>
      <w:marTop w:val="0"/>
      <w:marBottom w:val="0"/>
      <w:divBdr>
        <w:top w:val="none" w:sz="0" w:space="0" w:color="auto"/>
        <w:left w:val="none" w:sz="0" w:space="0" w:color="auto"/>
        <w:bottom w:val="none" w:sz="0" w:space="0" w:color="auto"/>
        <w:right w:val="none" w:sz="0" w:space="0" w:color="auto"/>
      </w:divBdr>
    </w:div>
    <w:div w:id="851332834">
      <w:bodyDiv w:val="1"/>
      <w:marLeft w:val="0"/>
      <w:marRight w:val="0"/>
      <w:marTop w:val="0"/>
      <w:marBottom w:val="0"/>
      <w:divBdr>
        <w:top w:val="none" w:sz="0" w:space="0" w:color="auto"/>
        <w:left w:val="none" w:sz="0" w:space="0" w:color="auto"/>
        <w:bottom w:val="none" w:sz="0" w:space="0" w:color="auto"/>
        <w:right w:val="none" w:sz="0" w:space="0" w:color="auto"/>
      </w:divBdr>
    </w:div>
    <w:div w:id="852494098">
      <w:bodyDiv w:val="1"/>
      <w:marLeft w:val="0"/>
      <w:marRight w:val="0"/>
      <w:marTop w:val="0"/>
      <w:marBottom w:val="0"/>
      <w:divBdr>
        <w:top w:val="none" w:sz="0" w:space="0" w:color="auto"/>
        <w:left w:val="none" w:sz="0" w:space="0" w:color="auto"/>
        <w:bottom w:val="none" w:sz="0" w:space="0" w:color="auto"/>
        <w:right w:val="none" w:sz="0" w:space="0" w:color="auto"/>
      </w:divBdr>
    </w:div>
    <w:div w:id="854533508">
      <w:bodyDiv w:val="1"/>
      <w:marLeft w:val="0"/>
      <w:marRight w:val="0"/>
      <w:marTop w:val="0"/>
      <w:marBottom w:val="0"/>
      <w:divBdr>
        <w:top w:val="none" w:sz="0" w:space="0" w:color="auto"/>
        <w:left w:val="none" w:sz="0" w:space="0" w:color="auto"/>
        <w:bottom w:val="none" w:sz="0" w:space="0" w:color="auto"/>
        <w:right w:val="none" w:sz="0" w:space="0" w:color="auto"/>
      </w:divBdr>
    </w:div>
    <w:div w:id="862207005">
      <w:bodyDiv w:val="1"/>
      <w:marLeft w:val="0"/>
      <w:marRight w:val="0"/>
      <w:marTop w:val="0"/>
      <w:marBottom w:val="0"/>
      <w:divBdr>
        <w:top w:val="none" w:sz="0" w:space="0" w:color="auto"/>
        <w:left w:val="none" w:sz="0" w:space="0" w:color="auto"/>
        <w:bottom w:val="none" w:sz="0" w:space="0" w:color="auto"/>
        <w:right w:val="none" w:sz="0" w:space="0" w:color="auto"/>
      </w:divBdr>
    </w:div>
    <w:div w:id="867529917">
      <w:bodyDiv w:val="1"/>
      <w:marLeft w:val="0"/>
      <w:marRight w:val="0"/>
      <w:marTop w:val="0"/>
      <w:marBottom w:val="0"/>
      <w:divBdr>
        <w:top w:val="none" w:sz="0" w:space="0" w:color="auto"/>
        <w:left w:val="none" w:sz="0" w:space="0" w:color="auto"/>
        <w:bottom w:val="none" w:sz="0" w:space="0" w:color="auto"/>
        <w:right w:val="none" w:sz="0" w:space="0" w:color="auto"/>
      </w:divBdr>
    </w:div>
    <w:div w:id="873998794">
      <w:bodyDiv w:val="1"/>
      <w:marLeft w:val="0"/>
      <w:marRight w:val="0"/>
      <w:marTop w:val="0"/>
      <w:marBottom w:val="0"/>
      <w:divBdr>
        <w:top w:val="none" w:sz="0" w:space="0" w:color="auto"/>
        <w:left w:val="none" w:sz="0" w:space="0" w:color="auto"/>
        <w:bottom w:val="none" w:sz="0" w:space="0" w:color="auto"/>
        <w:right w:val="none" w:sz="0" w:space="0" w:color="auto"/>
      </w:divBdr>
    </w:div>
    <w:div w:id="880560134">
      <w:bodyDiv w:val="1"/>
      <w:marLeft w:val="0"/>
      <w:marRight w:val="0"/>
      <w:marTop w:val="0"/>
      <w:marBottom w:val="0"/>
      <w:divBdr>
        <w:top w:val="none" w:sz="0" w:space="0" w:color="auto"/>
        <w:left w:val="none" w:sz="0" w:space="0" w:color="auto"/>
        <w:bottom w:val="none" w:sz="0" w:space="0" w:color="auto"/>
        <w:right w:val="none" w:sz="0" w:space="0" w:color="auto"/>
      </w:divBdr>
    </w:div>
    <w:div w:id="895355127">
      <w:bodyDiv w:val="1"/>
      <w:marLeft w:val="0"/>
      <w:marRight w:val="0"/>
      <w:marTop w:val="0"/>
      <w:marBottom w:val="0"/>
      <w:divBdr>
        <w:top w:val="none" w:sz="0" w:space="0" w:color="auto"/>
        <w:left w:val="none" w:sz="0" w:space="0" w:color="auto"/>
        <w:bottom w:val="none" w:sz="0" w:space="0" w:color="auto"/>
        <w:right w:val="none" w:sz="0" w:space="0" w:color="auto"/>
      </w:divBdr>
    </w:div>
    <w:div w:id="899094751">
      <w:bodyDiv w:val="1"/>
      <w:marLeft w:val="0"/>
      <w:marRight w:val="0"/>
      <w:marTop w:val="0"/>
      <w:marBottom w:val="0"/>
      <w:divBdr>
        <w:top w:val="none" w:sz="0" w:space="0" w:color="auto"/>
        <w:left w:val="none" w:sz="0" w:space="0" w:color="auto"/>
        <w:bottom w:val="none" w:sz="0" w:space="0" w:color="auto"/>
        <w:right w:val="none" w:sz="0" w:space="0" w:color="auto"/>
      </w:divBdr>
    </w:div>
    <w:div w:id="902177869">
      <w:bodyDiv w:val="1"/>
      <w:marLeft w:val="0"/>
      <w:marRight w:val="0"/>
      <w:marTop w:val="0"/>
      <w:marBottom w:val="0"/>
      <w:divBdr>
        <w:top w:val="none" w:sz="0" w:space="0" w:color="auto"/>
        <w:left w:val="none" w:sz="0" w:space="0" w:color="auto"/>
        <w:bottom w:val="none" w:sz="0" w:space="0" w:color="auto"/>
        <w:right w:val="none" w:sz="0" w:space="0" w:color="auto"/>
      </w:divBdr>
    </w:div>
    <w:div w:id="902715707">
      <w:bodyDiv w:val="1"/>
      <w:marLeft w:val="0"/>
      <w:marRight w:val="0"/>
      <w:marTop w:val="0"/>
      <w:marBottom w:val="0"/>
      <w:divBdr>
        <w:top w:val="none" w:sz="0" w:space="0" w:color="auto"/>
        <w:left w:val="none" w:sz="0" w:space="0" w:color="auto"/>
        <w:bottom w:val="none" w:sz="0" w:space="0" w:color="auto"/>
        <w:right w:val="none" w:sz="0" w:space="0" w:color="auto"/>
      </w:divBdr>
    </w:div>
    <w:div w:id="907500204">
      <w:bodyDiv w:val="1"/>
      <w:marLeft w:val="0"/>
      <w:marRight w:val="0"/>
      <w:marTop w:val="0"/>
      <w:marBottom w:val="0"/>
      <w:divBdr>
        <w:top w:val="none" w:sz="0" w:space="0" w:color="auto"/>
        <w:left w:val="none" w:sz="0" w:space="0" w:color="auto"/>
        <w:bottom w:val="none" w:sz="0" w:space="0" w:color="auto"/>
        <w:right w:val="none" w:sz="0" w:space="0" w:color="auto"/>
      </w:divBdr>
    </w:div>
    <w:div w:id="909728133">
      <w:bodyDiv w:val="1"/>
      <w:marLeft w:val="0"/>
      <w:marRight w:val="0"/>
      <w:marTop w:val="0"/>
      <w:marBottom w:val="0"/>
      <w:divBdr>
        <w:top w:val="none" w:sz="0" w:space="0" w:color="auto"/>
        <w:left w:val="none" w:sz="0" w:space="0" w:color="auto"/>
        <w:bottom w:val="none" w:sz="0" w:space="0" w:color="auto"/>
        <w:right w:val="none" w:sz="0" w:space="0" w:color="auto"/>
      </w:divBdr>
    </w:div>
    <w:div w:id="916749944">
      <w:bodyDiv w:val="1"/>
      <w:marLeft w:val="0"/>
      <w:marRight w:val="0"/>
      <w:marTop w:val="0"/>
      <w:marBottom w:val="0"/>
      <w:divBdr>
        <w:top w:val="none" w:sz="0" w:space="0" w:color="auto"/>
        <w:left w:val="none" w:sz="0" w:space="0" w:color="auto"/>
        <w:bottom w:val="none" w:sz="0" w:space="0" w:color="auto"/>
        <w:right w:val="none" w:sz="0" w:space="0" w:color="auto"/>
      </w:divBdr>
    </w:div>
    <w:div w:id="921256894">
      <w:bodyDiv w:val="1"/>
      <w:marLeft w:val="0"/>
      <w:marRight w:val="0"/>
      <w:marTop w:val="0"/>
      <w:marBottom w:val="0"/>
      <w:divBdr>
        <w:top w:val="none" w:sz="0" w:space="0" w:color="auto"/>
        <w:left w:val="none" w:sz="0" w:space="0" w:color="auto"/>
        <w:bottom w:val="none" w:sz="0" w:space="0" w:color="auto"/>
        <w:right w:val="none" w:sz="0" w:space="0" w:color="auto"/>
      </w:divBdr>
    </w:div>
    <w:div w:id="923147329">
      <w:bodyDiv w:val="1"/>
      <w:marLeft w:val="0"/>
      <w:marRight w:val="0"/>
      <w:marTop w:val="0"/>
      <w:marBottom w:val="0"/>
      <w:divBdr>
        <w:top w:val="none" w:sz="0" w:space="0" w:color="auto"/>
        <w:left w:val="none" w:sz="0" w:space="0" w:color="auto"/>
        <w:bottom w:val="none" w:sz="0" w:space="0" w:color="auto"/>
        <w:right w:val="none" w:sz="0" w:space="0" w:color="auto"/>
      </w:divBdr>
    </w:div>
    <w:div w:id="933053007">
      <w:bodyDiv w:val="1"/>
      <w:marLeft w:val="0"/>
      <w:marRight w:val="0"/>
      <w:marTop w:val="0"/>
      <w:marBottom w:val="0"/>
      <w:divBdr>
        <w:top w:val="none" w:sz="0" w:space="0" w:color="auto"/>
        <w:left w:val="none" w:sz="0" w:space="0" w:color="auto"/>
        <w:bottom w:val="none" w:sz="0" w:space="0" w:color="auto"/>
        <w:right w:val="none" w:sz="0" w:space="0" w:color="auto"/>
      </w:divBdr>
    </w:div>
    <w:div w:id="936014820">
      <w:bodyDiv w:val="1"/>
      <w:marLeft w:val="0"/>
      <w:marRight w:val="0"/>
      <w:marTop w:val="0"/>
      <w:marBottom w:val="0"/>
      <w:divBdr>
        <w:top w:val="none" w:sz="0" w:space="0" w:color="auto"/>
        <w:left w:val="none" w:sz="0" w:space="0" w:color="auto"/>
        <w:bottom w:val="none" w:sz="0" w:space="0" w:color="auto"/>
        <w:right w:val="none" w:sz="0" w:space="0" w:color="auto"/>
      </w:divBdr>
    </w:div>
    <w:div w:id="939918268">
      <w:bodyDiv w:val="1"/>
      <w:marLeft w:val="0"/>
      <w:marRight w:val="0"/>
      <w:marTop w:val="0"/>
      <w:marBottom w:val="0"/>
      <w:divBdr>
        <w:top w:val="none" w:sz="0" w:space="0" w:color="auto"/>
        <w:left w:val="none" w:sz="0" w:space="0" w:color="auto"/>
        <w:bottom w:val="none" w:sz="0" w:space="0" w:color="auto"/>
        <w:right w:val="none" w:sz="0" w:space="0" w:color="auto"/>
      </w:divBdr>
    </w:div>
    <w:div w:id="940723078">
      <w:bodyDiv w:val="1"/>
      <w:marLeft w:val="0"/>
      <w:marRight w:val="0"/>
      <w:marTop w:val="0"/>
      <w:marBottom w:val="0"/>
      <w:divBdr>
        <w:top w:val="none" w:sz="0" w:space="0" w:color="auto"/>
        <w:left w:val="none" w:sz="0" w:space="0" w:color="auto"/>
        <w:bottom w:val="none" w:sz="0" w:space="0" w:color="auto"/>
        <w:right w:val="none" w:sz="0" w:space="0" w:color="auto"/>
      </w:divBdr>
    </w:div>
    <w:div w:id="948779769">
      <w:bodyDiv w:val="1"/>
      <w:marLeft w:val="0"/>
      <w:marRight w:val="0"/>
      <w:marTop w:val="0"/>
      <w:marBottom w:val="0"/>
      <w:divBdr>
        <w:top w:val="none" w:sz="0" w:space="0" w:color="auto"/>
        <w:left w:val="none" w:sz="0" w:space="0" w:color="auto"/>
        <w:bottom w:val="none" w:sz="0" w:space="0" w:color="auto"/>
        <w:right w:val="none" w:sz="0" w:space="0" w:color="auto"/>
      </w:divBdr>
    </w:div>
    <w:div w:id="952128890">
      <w:bodyDiv w:val="1"/>
      <w:marLeft w:val="0"/>
      <w:marRight w:val="0"/>
      <w:marTop w:val="0"/>
      <w:marBottom w:val="0"/>
      <w:divBdr>
        <w:top w:val="none" w:sz="0" w:space="0" w:color="auto"/>
        <w:left w:val="none" w:sz="0" w:space="0" w:color="auto"/>
        <w:bottom w:val="none" w:sz="0" w:space="0" w:color="auto"/>
        <w:right w:val="none" w:sz="0" w:space="0" w:color="auto"/>
      </w:divBdr>
    </w:div>
    <w:div w:id="955138297">
      <w:bodyDiv w:val="1"/>
      <w:marLeft w:val="0"/>
      <w:marRight w:val="0"/>
      <w:marTop w:val="0"/>
      <w:marBottom w:val="0"/>
      <w:divBdr>
        <w:top w:val="none" w:sz="0" w:space="0" w:color="auto"/>
        <w:left w:val="none" w:sz="0" w:space="0" w:color="auto"/>
        <w:bottom w:val="none" w:sz="0" w:space="0" w:color="auto"/>
        <w:right w:val="none" w:sz="0" w:space="0" w:color="auto"/>
      </w:divBdr>
    </w:div>
    <w:div w:id="958486742">
      <w:bodyDiv w:val="1"/>
      <w:marLeft w:val="0"/>
      <w:marRight w:val="0"/>
      <w:marTop w:val="0"/>
      <w:marBottom w:val="0"/>
      <w:divBdr>
        <w:top w:val="none" w:sz="0" w:space="0" w:color="auto"/>
        <w:left w:val="none" w:sz="0" w:space="0" w:color="auto"/>
        <w:bottom w:val="none" w:sz="0" w:space="0" w:color="auto"/>
        <w:right w:val="none" w:sz="0" w:space="0" w:color="auto"/>
      </w:divBdr>
    </w:div>
    <w:div w:id="961419962">
      <w:bodyDiv w:val="1"/>
      <w:marLeft w:val="0"/>
      <w:marRight w:val="0"/>
      <w:marTop w:val="0"/>
      <w:marBottom w:val="0"/>
      <w:divBdr>
        <w:top w:val="none" w:sz="0" w:space="0" w:color="auto"/>
        <w:left w:val="none" w:sz="0" w:space="0" w:color="auto"/>
        <w:bottom w:val="none" w:sz="0" w:space="0" w:color="auto"/>
        <w:right w:val="none" w:sz="0" w:space="0" w:color="auto"/>
      </w:divBdr>
    </w:div>
    <w:div w:id="963004553">
      <w:bodyDiv w:val="1"/>
      <w:marLeft w:val="0"/>
      <w:marRight w:val="0"/>
      <w:marTop w:val="0"/>
      <w:marBottom w:val="0"/>
      <w:divBdr>
        <w:top w:val="none" w:sz="0" w:space="0" w:color="auto"/>
        <w:left w:val="none" w:sz="0" w:space="0" w:color="auto"/>
        <w:bottom w:val="none" w:sz="0" w:space="0" w:color="auto"/>
        <w:right w:val="none" w:sz="0" w:space="0" w:color="auto"/>
      </w:divBdr>
    </w:div>
    <w:div w:id="968168259">
      <w:bodyDiv w:val="1"/>
      <w:marLeft w:val="0"/>
      <w:marRight w:val="0"/>
      <w:marTop w:val="0"/>
      <w:marBottom w:val="0"/>
      <w:divBdr>
        <w:top w:val="none" w:sz="0" w:space="0" w:color="auto"/>
        <w:left w:val="none" w:sz="0" w:space="0" w:color="auto"/>
        <w:bottom w:val="none" w:sz="0" w:space="0" w:color="auto"/>
        <w:right w:val="none" w:sz="0" w:space="0" w:color="auto"/>
      </w:divBdr>
    </w:div>
    <w:div w:id="975530823">
      <w:bodyDiv w:val="1"/>
      <w:marLeft w:val="0"/>
      <w:marRight w:val="0"/>
      <w:marTop w:val="0"/>
      <w:marBottom w:val="0"/>
      <w:divBdr>
        <w:top w:val="none" w:sz="0" w:space="0" w:color="auto"/>
        <w:left w:val="none" w:sz="0" w:space="0" w:color="auto"/>
        <w:bottom w:val="none" w:sz="0" w:space="0" w:color="auto"/>
        <w:right w:val="none" w:sz="0" w:space="0" w:color="auto"/>
      </w:divBdr>
    </w:div>
    <w:div w:id="977756854">
      <w:bodyDiv w:val="1"/>
      <w:marLeft w:val="0"/>
      <w:marRight w:val="0"/>
      <w:marTop w:val="0"/>
      <w:marBottom w:val="0"/>
      <w:divBdr>
        <w:top w:val="none" w:sz="0" w:space="0" w:color="auto"/>
        <w:left w:val="none" w:sz="0" w:space="0" w:color="auto"/>
        <w:bottom w:val="none" w:sz="0" w:space="0" w:color="auto"/>
        <w:right w:val="none" w:sz="0" w:space="0" w:color="auto"/>
      </w:divBdr>
    </w:div>
    <w:div w:id="978000344">
      <w:bodyDiv w:val="1"/>
      <w:marLeft w:val="0"/>
      <w:marRight w:val="0"/>
      <w:marTop w:val="0"/>
      <w:marBottom w:val="0"/>
      <w:divBdr>
        <w:top w:val="none" w:sz="0" w:space="0" w:color="auto"/>
        <w:left w:val="none" w:sz="0" w:space="0" w:color="auto"/>
        <w:bottom w:val="none" w:sz="0" w:space="0" w:color="auto"/>
        <w:right w:val="none" w:sz="0" w:space="0" w:color="auto"/>
      </w:divBdr>
    </w:div>
    <w:div w:id="981734411">
      <w:bodyDiv w:val="1"/>
      <w:marLeft w:val="0"/>
      <w:marRight w:val="0"/>
      <w:marTop w:val="0"/>
      <w:marBottom w:val="0"/>
      <w:divBdr>
        <w:top w:val="none" w:sz="0" w:space="0" w:color="auto"/>
        <w:left w:val="none" w:sz="0" w:space="0" w:color="auto"/>
        <w:bottom w:val="none" w:sz="0" w:space="0" w:color="auto"/>
        <w:right w:val="none" w:sz="0" w:space="0" w:color="auto"/>
      </w:divBdr>
    </w:div>
    <w:div w:id="987245199">
      <w:bodyDiv w:val="1"/>
      <w:marLeft w:val="0"/>
      <w:marRight w:val="0"/>
      <w:marTop w:val="0"/>
      <w:marBottom w:val="0"/>
      <w:divBdr>
        <w:top w:val="none" w:sz="0" w:space="0" w:color="auto"/>
        <w:left w:val="none" w:sz="0" w:space="0" w:color="auto"/>
        <w:bottom w:val="none" w:sz="0" w:space="0" w:color="auto"/>
        <w:right w:val="none" w:sz="0" w:space="0" w:color="auto"/>
      </w:divBdr>
    </w:div>
    <w:div w:id="987519508">
      <w:bodyDiv w:val="1"/>
      <w:marLeft w:val="0"/>
      <w:marRight w:val="0"/>
      <w:marTop w:val="0"/>
      <w:marBottom w:val="0"/>
      <w:divBdr>
        <w:top w:val="none" w:sz="0" w:space="0" w:color="auto"/>
        <w:left w:val="none" w:sz="0" w:space="0" w:color="auto"/>
        <w:bottom w:val="none" w:sz="0" w:space="0" w:color="auto"/>
        <w:right w:val="none" w:sz="0" w:space="0" w:color="auto"/>
      </w:divBdr>
    </w:div>
    <w:div w:id="988243097">
      <w:bodyDiv w:val="1"/>
      <w:marLeft w:val="0"/>
      <w:marRight w:val="0"/>
      <w:marTop w:val="0"/>
      <w:marBottom w:val="0"/>
      <w:divBdr>
        <w:top w:val="none" w:sz="0" w:space="0" w:color="auto"/>
        <w:left w:val="none" w:sz="0" w:space="0" w:color="auto"/>
        <w:bottom w:val="none" w:sz="0" w:space="0" w:color="auto"/>
        <w:right w:val="none" w:sz="0" w:space="0" w:color="auto"/>
      </w:divBdr>
    </w:div>
    <w:div w:id="988359171">
      <w:bodyDiv w:val="1"/>
      <w:marLeft w:val="0"/>
      <w:marRight w:val="0"/>
      <w:marTop w:val="0"/>
      <w:marBottom w:val="0"/>
      <w:divBdr>
        <w:top w:val="none" w:sz="0" w:space="0" w:color="auto"/>
        <w:left w:val="none" w:sz="0" w:space="0" w:color="auto"/>
        <w:bottom w:val="none" w:sz="0" w:space="0" w:color="auto"/>
        <w:right w:val="none" w:sz="0" w:space="0" w:color="auto"/>
      </w:divBdr>
    </w:div>
    <w:div w:id="989551880">
      <w:bodyDiv w:val="1"/>
      <w:marLeft w:val="0"/>
      <w:marRight w:val="0"/>
      <w:marTop w:val="0"/>
      <w:marBottom w:val="0"/>
      <w:divBdr>
        <w:top w:val="none" w:sz="0" w:space="0" w:color="auto"/>
        <w:left w:val="none" w:sz="0" w:space="0" w:color="auto"/>
        <w:bottom w:val="none" w:sz="0" w:space="0" w:color="auto"/>
        <w:right w:val="none" w:sz="0" w:space="0" w:color="auto"/>
      </w:divBdr>
    </w:div>
    <w:div w:id="1012800819">
      <w:bodyDiv w:val="1"/>
      <w:marLeft w:val="0"/>
      <w:marRight w:val="0"/>
      <w:marTop w:val="0"/>
      <w:marBottom w:val="0"/>
      <w:divBdr>
        <w:top w:val="none" w:sz="0" w:space="0" w:color="auto"/>
        <w:left w:val="none" w:sz="0" w:space="0" w:color="auto"/>
        <w:bottom w:val="none" w:sz="0" w:space="0" w:color="auto"/>
        <w:right w:val="none" w:sz="0" w:space="0" w:color="auto"/>
      </w:divBdr>
    </w:div>
    <w:div w:id="1017273521">
      <w:bodyDiv w:val="1"/>
      <w:marLeft w:val="0"/>
      <w:marRight w:val="0"/>
      <w:marTop w:val="0"/>
      <w:marBottom w:val="0"/>
      <w:divBdr>
        <w:top w:val="none" w:sz="0" w:space="0" w:color="auto"/>
        <w:left w:val="none" w:sz="0" w:space="0" w:color="auto"/>
        <w:bottom w:val="none" w:sz="0" w:space="0" w:color="auto"/>
        <w:right w:val="none" w:sz="0" w:space="0" w:color="auto"/>
      </w:divBdr>
    </w:div>
    <w:div w:id="1017542412">
      <w:bodyDiv w:val="1"/>
      <w:marLeft w:val="0"/>
      <w:marRight w:val="0"/>
      <w:marTop w:val="0"/>
      <w:marBottom w:val="0"/>
      <w:divBdr>
        <w:top w:val="none" w:sz="0" w:space="0" w:color="auto"/>
        <w:left w:val="none" w:sz="0" w:space="0" w:color="auto"/>
        <w:bottom w:val="none" w:sz="0" w:space="0" w:color="auto"/>
        <w:right w:val="none" w:sz="0" w:space="0" w:color="auto"/>
      </w:divBdr>
    </w:div>
    <w:div w:id="1018702827">
      <w:bodyDiv w:val="1"/>
      <w:marLeft w:val="0"/>
      <w:marRight w:val="0"/>
      <w:marTop w:val="0"/>
      <w:marBottom w:val="0"/>
      <w:divBdr>
        <w:top w:val="none" w:sz="0" w:space="0" w:color="auto"/>
        <w:left w:val="none" w:sz="0" w:space="0" w:color="auto"/>
        <w:bottom w:val="none" w:sz="0" w:space="0" w:color="auto"/>
        <w:right w:val="none" w:sz="0" w:space="0" w:color="auto"/>
      </w:divBdr>
    </w:div>
    <w:div w:id="1024474217">
      <w:bodyDiv w:val="1"/>
      <w:marLeft w:val="0"/>
      <w:marRight w:val="0"/>
      <w:marTop w:val="0"/>
      <w:marBottom w:val="0"/>
      <w:divBdr>
        <w:top w:val="none" w:sz="0" w:space="0" w:color="auto"/>
        <w:left w:val="none" w:sz="0" w:space="0" w:color="auto"/>
        <w:bottom w:val="none" w:sz="0" w:space="0" w:color="auto"/>
        <w:right w:val="none" w:sz="0" w:space="0" w:color="auto"/>
      </w:divBdr>
    </w:div>
    <w:div w:id="1025980682">
      <w:bodyDiv w:val="1"/>
      <w:marLeft w:val="0"/>
      <w:marRight w:val="0"/>
      <w:marTop w:val="0"/>
      <w:marBottom w:val="0"/>
      <w:divBdr>
        <w:top w:val="none" w:sz="0" w:space="0" w:color="auto"/>
        <w:left w:val="none" w:sz="0" w:space="0" w:color="auto"/>
        <w:bottom w:val="none" w:sz="0" w:space="0" w:color="auto"/>
        <w:right w:val="none" w:sz="0" w:space="0" w:color="auto"/>
      </w:divBdr>
    </w:div>
    <w:div w:id="1026640257">
      <w:bodyDiv w:val="1"/>
      <w:marLeft w:val="0"/>
      <w:marRight w:val="0"/>
      <w:marTop w:val="0"/>
      <w:marBottom w:val="0"/>
      <w:divBdr>
        <w:top w:val="none" w:sz="0" w:space="0" w:color="auto"/>
        <w:left w:val="none" w:sz="0" w:space="0" w:color="auto"/>
        <w:bottom w:val="none" w:sz="0" w:space="0" w:color="auto"/>
        <w:right w:val="none" w:sz="0" w:space="0" w:color="auto"/>
      </w:divBdr>
    </w:div>
    <w:div w:id="1026904070">
      <w:bodyDiv w:val="1"/>
      <w:marLeft w:val="0"/>
      <w:marRight w:val="0"/>
      <w:marTop w:val="0"/>
      <w:marBottom w:val="0"/>
      <w:divBdr>
        <w:top w:val="none" w:sz="0" w:space="0" w:color="auto"/>
        <w:left w:val="none" w:sz="0" w:space="0" w:color="auto"/>
        <w:bottom w:val="none" w:sz="0" w:space="0" w:color="auto"/>
        <w:right w:val="none" w:sz="0" w:space="0" w:color="auto"/>
      </w:divBdr>
    </w:div>
    <w:div w:id="1030255409">
      <w:bodyDiv w:val="1"/>
      <w:marLeft w:val="0"/>
      <w:marRight w:val="0"/>
      <w:marTop w:val="0"/>
      <w:marBottom w:val="0"/>
      <w:divBdr>
        <w:top w:val="none" w:sz="0" w:space="0" w:color="auto"/>
        <w:left w:val="none" w:sz="0" w:space="0" w:color="auto"/>
        <w:bottom w:val="none" w:sz="0" w:space="0" w:color="auto"/>
        <w:right w:val="none" w:sz="0" w:space="0" w:color="auto"/>
      </w:divBdr>
    </w:div>
    <w:div w:id="1034886873">
      <w:bodyDiv w:val="1"/>
      <w:marLeft w:val="0"/>
      <w:marRight w:val="0"/>
      <w:marTop w:val="0"/>
      <w:marBottom w:val="0"/>
      <w:divBdr>
        <w:top w:val="none" w:sz="0" w:space="0" w:color="auto"/>
        <w:left w:val="none" w:sz="0" w:space="0" w:color="auto"/>
        <w:bottom w:val="none" w:sz="0" w:space="0" w:color="auto"/>
        <w:right w:val="none" w:sz="0" w:space="0" w:color="auto"/>
      </w:divBdr>
    </w:div>
    <w:div w:id="1038168160">
      <w:bodyDiv w:val="1"/>
      <w:marLeft w:val="0"/>
      <w:marRight w:val="0"/>
      <w:marTop w:val="0"/>
      <w:marBottom w:val="0"/>
      <w:divBdr>
        <w:top w:val="none" w:sz="0" w:space="0" w:color="auto"/>
        <w:left w:val="none" w:sz="0" w:space="0" w:color="auto"/>
        <w:bottom w:val="none" w:sz="0" w:space="0" w:color="auto"/>
        <w:right w:val="none" w:sz="0" w:space="0" w:color="auto"/>
      </w:divBdr>
    </w:div>
    <w:div w:id="1049838149">
      <w:bodyDiv w:val="1"/>
      <w:marLeft w:val="0"/>
      <w:marRight w:val="0"/>
      <w:marTop w:val="0"/>
      <w:marBottom w:val="0"/>
      <w:divBdr>
        <w:top w:val="none" w:sz="0" w:space="0" w:color="auto"/>
        <w:left w:val="none" w:sz="0" w:space="0" w:color="auto"/>
        <w:bottom w:val="none" w:sz="0" w:space="0" w:color="auto"/>
        <w:right w:val="none" w:sz="0" w:space="0" w:color="auto"/>
      </w:divBdr>
    </w:div>
    <w:div w:id="1054626206">
      <w:bodyDiv w:val="1"/>
      <w:marLeft w:val="0"/>
      <w:marRight w:val="0"/>
      <w:marTop w:val="0"/>
      <w:marBottom w:val="0"/>
      <w:divBdr>
        <w:top w:val="none" w:sz="0" w:space="0" w:color="auto"/>
        <w:left w:val="none" w:sz="0" w:space="0" w:color="auto"/>
        <w:bottom w:val="none" w:sz="0" w:space="0" w:color="auto"/>
        <w:right w:val="none" w:sz="0" w:space="0" w:color="auto"/>
      </w:divBdr>
    </w:div>
    <w:div w:id="1060785869">
      <w:bodyDiv w:val="1"/>
      <w:marLeft w:val="0"/>
      <w:marRight w:val="0"/>
      <w:marTop w:val="0"/>
      <w:marBottom w:val="0"/>
      <w:divBdr>
        <w:top w:val="none" w:sz="0" w:space="0" w:color="auto"/>
        <w:left w:val="none" w:sz="0" w:space="0" w:color="auto"/>
        <w:bottom w:val="none" w:sz="0" w:space="0" w:color="auto"/>
        <w:right w:val="none" w:sz="0" w:space="0" w:color="auto"/>
      </w:divBdr>
    </w:div>
    <w:div w:id="1066992901">
      <w:bodyDiv w:val="1"/>
      <w:marLeft w:val="0"/>
      <w:marRight w:val="0"/>
      <w:marTop w:val="0"/>
      <w:marBottom w:val="0"/>
      <w:divBdr>
        <w:top w:val="none" w:sz="0" w:space="0" w:color="auto"/>
        <w:left w:val="none" w:sz="0" w:space="0" w:color="auto"/>
        <w:bottom w:val="none" w:sz="0" w:space="0" w:color="auto"/>
        <w:right w:val="none" w:sz="0" w:space="0" w:color="auto"/>
      </w:divBdr>
    </w:div>
    <w:div w:id="1071268323">
      <w:bodyDiv w:val="1"/>
      <w:marLeft w:val="0"/>
      <w:marRight w:val="0"/>
      <w:marTop w:val="0"/>
      <w:marBottom w:val="0"/>
      <w:divBdr>
        <w:top w:val="none" w:sz="0" w:space="0" w:color="auto"/>
        <w:left w:val="none" w:sz="0" w:space="0" w:color="auto"/>
        <w:bottom w:val="none" w:sz="0" w:space="0" w:color="auto"/>
        <w:right w:val="none" w:sz="0" w:space="0" w:color="auto"/>
      </w:divBdr>
    </w:div>
    <w:div w:id="1080374159">
      <w:bodyDiv w:val="1"/>
      <w:marLeft w:val="0"/>
      <w:marRight w:val="0"/>
      <w:marTop w:val="0"/>
      <w:marBottom w:val="0"/>
      <w:divBdr>
        <w:top w:val="none" w:sz="0" w:space="0" w:color="auto"/>
        <w:left w:val="none" w:sz="0" w:space="0" w:color="auto"/>
        <w:bottom w:val="none" w:sz="0" w:space="0" w:color="auto"/>
        <w:right w:val="none" w:sz="0" w:space="0" w:color="auto"/>
      </w:divBdr>
    </w:div>
    <w:div w:id="1085497095">
      <w:bodyDiv w:val="1"/>
      <w:marLeft w:val="0"/>
      <w:marRight w:val="0"/>
      <w:marTop w:val="0"/>
      <w:marBottom w:val="0"/>
      <w:divBdr>
        <w:top w:val="none" w:sz="0" w:space="0" w:color="auto"/>
        <w:left w:val="none" w:sz="0" w:space="0" w:color="auto"/>
        <w:bottom w:val="none" w:sz="0" w:space="0" w:color="auto"/>
        <w:right w:val="none" w:sz="0" w:space="0" w:color="auto"/>
      </w:divBdr>
    </w:div>
    <w:div w:id="1087456467">
      <w:bodyDiv w:val="1"/>
      <w:marLeft w:val="0"/>
      <w:marRight w:val="0"/>
      <w:marTop w:val="0"/>
      <w:marBottom w:val="0"/>
      <w:divBdr>
        <w:top w:val="none" w:sz="0" w:space="0" w:color="auto"/>
        <w:left w:val="none" w:sz="0" w:space="0" w:color="auto"/>
        <w:bottom w:val="none" w:sz="0" w:space="0" w:color="auto"/>
        <w:right w:val="none" w:sz="0" w:space="0" w:color="auto"/>
      </w:divBdr>
    </w:div>
    <w:div w:id="1089546886">
      <w:bodyDiv w:val="1"/>
      <w:marLeft w:val="0"/>
      <w:marRight w:val="0"/>
      <w:marTop w:val="0"/>
      <w:marBottom w:val="0"/>
      <w:divBdr>
        <w:top w:val="none" w:sz="0" w:space="0" w:color="auto"/>
        <w:left w:val="none" w:sz="0" w:space="0" w:color="auto"/>
        <w:bottom w:val="none" w:sz="0" w:space="0" w:color="auto"/>
        <w:right w:val="none" w:sz="0" w:space="0" w:color="auto"/>
      </w:divBdr>
    </w:div>
    <w:div w:id="1095128668">
      <w:bodyDiv w:val="1"/>
      <w:marLeft w:val="0"/>
      <w:marRight w:val="0"/>
      <w:marTop w:val="0"/>
      <w:marBottom w:val="0"/>
      <w:divBdr>
        <w:top w:val="none" w:sz="0" w:space="0" w:color="auto"/>
        <w:left w:val="none" w:sz="0" w:space="0" w:color="auto"/>
        <w:bottom w:val="none" w:sz="0" w:space="0" w:color="auto"/>
        <w:right w:val="none" w:sz="0" w:space="0" w:color="auto"/>
      </w:divBdr>
    </w:div>
    <w:div w:id="1099646286">
      <w:bodyDiv w:val="1"/>
      <w:marLeft w:val="0"/>
      <w:marRight w:val="0"/>
      <w:marTop w:val="0"/>
      <w:marBottom w:val="0"/>
      <w:divBdr>
        <w:top w:val="none" w:sz="0" w:space="0" w:color="auto"/>
        <w:left w:val="none" w:sz="0" w:space="0" w:color="auto"/>
        <w:bottom w:val="none" w:sz="0" w:space="0" w:color="auto"/>
        <w:right w:val="none" w:sz="0" w:space="0" w:color="auto"/>
      </w:divBdr>
    </w:div>
    <w:div w:id="1102455563">
      <w:bodyDiv w:val="1"/>
      <w:marLeft w:val="0"/>
      <w:marRight w:val="0"/>
      <w:marTop w:val="0"/>
      <w:marBottom w:val="0"/>
      <w:divBdr>
        <w:top w:val="none" w:sz="0" w:space="0" w:color="auto"/>
        <w:left w:val="none" w:sz="0" w:space="0" w:color="auto"/>
        <w:bottom w:val="none" w:sz="0" w:space="0" w:color="auto"/>
        <w:right w:val="none" w:sz="0" w:space="0" w:color="auto"/>
      </w:divBdr>
    </w:div>
    <w:div w:id="1110710597">
      <w:bodyDiv w:val="1"/>
      <w:marLeft w:val="0"/>
      <w:marRight w:val="0"/>
      <w:marTop w:val="0"/>
      <w:marBottom w:val="0"/>
      <w:divBdr>
        <w:top w:val="none" w:sz="0" w:space="0" w:color="auto"/>
        <w:left w:val="none" w:sz="0" w:space="0" w:color="auto"/>
        <w:bottom w:val="none" w:sz="0" w:space="0" w:color="auto"/>
        <w:right w:val="none" w:sz="0" w:space="0" w:color="auto"/>
      </w:divBdr>
    </w:div>
    <w:div w:id="1120415952">
      <w:bodyDiv w:val="1"/>
      <w:marLeft w:val="0"/>
      <w:marRight w:val="0"/>
      <w:marTop w:val="0"/>
      <w:marBottom w:val="0"/>
      <w:divBdr>
        <w:top w:val="none" w:sz="0" w:space="0" w:color="auto"/>
        <w:left w:val="none" w:sz="0" w:space="0" w:color="auto"/>
        <w:bottom w:val="none" w:sz="0" w:space="0" w:color="auto"/>
        <w:right w:val="none" w:sz="0" w:space="0" w:color="auto"/>
      </w:divBdr>
    </w:div>
    <w:div w:id="1126899081">
      <w:bodyDiv w:val="1"/>
      <w:marLeft w:val="0"/>
      <w:marRight w:val="0"/>
      <w:marTop w:val="0"/>
      <w:marBottom w:val="0"/>
      <w:divBdr>
        <w:top w:val="none" w:sz="0" w:space="0" w:color="auto"/>
        <w:left w:val="none" w:sz="0" w:space="0" w:color="auto"/>
        <w:bottom w:val="none" w:sz="0" w:space="0" w:color="auto"/>
        <w:right w:val="none" w:sz="0" w:space="0" w:color="auto"/>
      </w:divBdr>
    </w:div>
    <w:div w:id="1142036057">
      <w:bodyDiv w:val="1"/>
      <w:marLeft w:val="0"/>
      <w:marRight w:val="0"/>
      <w:marTop w:val="0"/>
      <w:marBottom w:val="0"/>
      <w:divBdr>
        <w:top w:val="none" w:sz="0" w:space="0" w:color="auto"/>
        <w:left w:val="none" w:sz="0" w:space="0" w:color="auto"/>
        <w:bottom w:val="none" w:sz="0" w:space="0" w:color="auto"/>
        <w:right w:val="none" w:sz="0" w:space="0" w:color="auto"/>
      </w:divBdr>
    </w:div>
    <w:div w:id="1149250730">
      <w:bodyDiv w:val="1"/>
      <w:marLeft w:val="0"/>
      <w:marRight w:val="0"/>
      <w:marTop w:val="0"/>
      <w:marBottom w:val="0"/>
      <w:divBdr>
        <w:top w:val="none" w:sz="0" w:space="0" w:color="auto"/>
        <w:left w:val="none" w:sz="0" w:space="0" w:color="auto"/>
        <w:bottom w:val="none" w:sz="0" w:space="0" w:color="auto"/>
        <w:right w:val="none" w:sz="0" w:space="0" w:color="auto"/>
      </w:divBdr>
    </w:div>
    <w:div w:id="1156068041">
      <w:bodyDiv w:val="1"/>
      <w:marLeft w:val="0"/>
      <w:marRight w:val="0"/>
      <w:marTop w:val="0"/>
      <w:marBottom w:val="0"/>
      <w:divBdr>
        <w:top w:val="none" w:sz="0" w:space="0" w:color="auto"/>
        <w:left w:val="none" w:sz="0" w:space="0" w:color="auto"/>
        <w:bottom w:val="none" w:sz="0" w:space="0" w:color="auto"/>
        <w:right w:val="none" w:sz="0" w:space="0" w:color="auto"/>
      </w:divBdr>
    </w:div>
    <w:div w:id="1156144702">
      <w:bodyDiv w:val="1"/>
      <w:marLeft w:val="0"/>
      <w:marRight w:val="0"/>
      <w:marTop w:val="0"/>
      <w:marBottom w:val="0"/>
      <w:divBdr>
        <w:top w:val="none" w:sz="0" w:space="0" w:color="auto"/>
        <w:left w:val="none" w:sz="0" w:space="0" w:color="auto"/>
        <w:bottom w:val="none" w:sz="0" w:space="0" w:color="auto"/>
        <w:right w:val="none" w:sz="0" w:space="0" w:color="auto"/>
      </w:divBdr>
    </w:div>
    <w:div w:id="1174682811">
      <w:bodyDiv w:val="1"/>
      <w:marLeft w:val="0"/>
      <w:marRight w:val="0"/>
      <w:marTop w:val="0"/>
      <w:marBottom w:val="0"/>
      <w:divBdr>
        <w:top w:val="none" w:sz="0" w:space="0" w:color="auto"/>
        <w:left w:val="none" w:sz="0" w:space="0" w:color="auto"/>
        <w:bottom w:val="none" w:sz="0" w:space="0" w:color="auto"/>
        <w:right w:val="none" w:sz="0" w:space="0" w:color="auto"/>
      </w:divBdr>
    </w:div>
    <w:div w:id="1183281364">
      <w:bodyDiv w:val="1"/>
      <w:marLeft w:val="0"/>
      <w:marRight w:val="0"/>
      <w:marTop w:val="0"/>
      <w:marBottom w:val="0"/>
      <w:divBdr>
        <w:top w:val="none" w:sz="0" w:space="0" w:color="auto"/>
        <w:left w:val="none" w:sz="0" w:space="0" w:color="auto"/>
        <w:bottom w:val="none" w:sz="0" w:space="0" w:color="auto"/>
        <w:right w:val="none" w:sz="0" w:space="0" w:color="auto"/>
      </w:divBdr>
    </w:div>
    <w:div w:id="1186597177">
      <w:bodyDiv w:val="1"/>
      <w:marLeft w:val="0"/>
      <w:marRight w:val="0"/>
      <w:marTop w:val="0"/>
      <w:marBottom w:val="0"/>
      <w:divBdr>
        <w:top w:val="none" w:sz="0" w:space="0" w:color="auto"/>
        <w:left w:val="none" w:sz="0" w:space="0" w:color="auto"/>
        <w:bottom w:val="none" w:sz="0" w:space="0" w:color="auto"/>
        <w:right w:val="none" w:sz="0" w:space="0" w:color="auto"/>
      </w:divBdr>
    </w:div>
    <w:div w:id="1192376225">
      <w:bodyDiv w:val="1"/>
      <w:marLeft w:val="0"/>
      <w:marRight w:val="0"/>
      <w:marTop w:val="0"/>
      <w:marBottom w:val="0"/>
      <w:divBdr>
        <w:top w:val="none" w:sz="0" w:space="0" w:color="auto"/>
        <w:left w:val="none" w:sz="0" w:space="0" w:color="auto"/>
        <w:bottom w:val="none" w:sz="0" w:space="0" w:color="auto"/>
        <w:right w:val="none" w:sz="0" w:space="0" w:color="auto"/>
      </w:divBdr>
    </w:div>
    <w:div w:id="1199202522">
      <w:bodyDiv w:val="1"/>
      <w:marLeft w:val="0"/>
      <w:marRight w:val="0"/>
      <w:marTop w:val="0"/>
      <w:marBottom w:val="0"/>
      <w:divBdr>
        <w:top w:val="none" w:sz="0" w:space="0" w:color="auto"/>
        <w:left w:val="none" w:sz="0" w:space="0" w:color="auto"/>
        <w:bottom w:val="none" w:sz="0" w:space="0" w:color="auto"/>
        <w:right w:val="none" w:sz="0" w:space="0" w:color="auto"/>
      </w:divBdr>
    </w:div>
    <w:div w:id="1203832683">
      <w:bodyDiv w:val="1"/>
      <w:marLeft w:val="0"/>
      <w:marRight w:val="0"/>
      <w:marTop w:val="0"/>
      <w:marBottom w:val="0"/>
      <w:divBdr>
        <w:top w:val="none" w:sz="0" w:space="0" w:color="auto"/>
        <w:left w:val="none" w:sz="0" w:space="0" w:color="auto"/>
        <w:bottom w:val="none" w:sz="0" w:space="0" w:color="auto"/>
        <w:right w:val="none" w:sz="0" w:space="0" w:color="auto"/>
      </w:divBdr>
    </w:div>
    <w:div w:id="1208567826">
      <w:bodyDiv w:val="1"/>
      <w:marLeft w:val="0"/>
      <w:marRight w:val="0"/>
      <w:marTop w:val="0"/>
      <w:marBottom w:val="0"/>
      <w:divBdr>
        <w:top w:val="none" w:sz="0" w:space="0" w:color="auto"/>
        <w:left w:val="none" w:sz="0" w:space="0" w:color="auto"/>
        <w:bottom w:val="none" w:sz="0" w:space="0" w:color="auto"/>
        <w:right w:val="none" w:sz="0" w:space="0" w:color="auto"/>
      </w:divBdr>
    </w:div>
    <w:div w:id="1225482950">
      <w:bodyDiv w:val="1"/>
      <w:marLeft w:val="0"/>
      <w:marRight w:val="0"/>
      <w:marTop w:val="0"/>
      <w:marBottom w:val="0"/>
      <w:divBdr>
        <w:top w:val="none" w:sz="0" w:space="0" w:color="auto"/>
        <w:left w:val="none" w:sz="0" w:space="0" w:color="auto"/>
        <w:bottom w:val="none" w:sz="0" w:space="0" w:color="auto"/>
        <w:right w:val="none" w:sz="0" w:space="0" w:color="auto"/>
      </w:divBdr>
    </w:div>
    <w:div w:id="1230001325">
      <w:bodyDiv w:val="1"/>
      <w:marLeft w:val="0"/>
      <w:marRight w:val="0"/>
      <w:marTop w:val="0"/>
      <w:marBottom w:val="0"/>
      <w:divBdr>
        <w:top w:val="none" w:sz="0" w:space="0" w:color="auto"/>
        <w:left w:val="none" w:sz="0" w:space="0" w:color="auto"/>
        <w:bottom w:val="none" w:sz="0" w:space="0" w:color="auto"/>
        <w:right w:val="none" w:sz="0" w:space="0" w:color="auto"/>
      </w:divBdr>
    </w:div>
    <w:div w:id="1242373160">
      <w:bodyDiv w:val="1"/>
      <w:marLeft w:val="0"/>
      <w:marRight w:val="0"/>
      <w:marTop w:val="0"/>
      <w:marBottom w:val="0"/>
      <w:divBdr>
        <w:top w:val="none" w:sz="0" w:space="0" w:color="auto"/>
        <w:left w:val="none" w:sz="0" w:space="0" w:color="auto"/>
        <w:bottom w:val="none" w:sz="0" w:space="0" w:color="auto"/>
        <w:right w:val="none" w:sz="0" w:space="0" w:color="auto"/>
      </w:divBdr>
    </w:div>
    <w:div w:id="1242714380">
      <w:bodyDiv w:val="1"/>
      <w:marLeft w:val="0"/>
      <w:marRight w:val="0"/>
      <w:marTop w:val="0"/>
      <w:marBottom w:val="0"/>
      <w:divBdr>
        <w:top w:val="none" w:sz="0" w:space="0" w:color="auto"/>
        <w:left w:val="none" w:sz="0" w:space="0" w:color="auto"/>
        <w:bottom w:val="none" w:sz="0" w:space="0" w:color="auto"/>
        <w:right w:val="none" w:sz="0" w:space="0" w:color="auto"/>
      </w:divBdr>
    </w:div>
    <w:div w:id="1243101070">
      <w:bodyDiv w:val="1"/>
      <w:marLeft w:val="0"/>
      <w:marRight w:val="0"/>
      <w:marTop w:val="0"/>
      <w:marBottom w:val="0"/>
      <w:divBdr>
        <w:top w:val="none" w:sz="0" w:space="0" w:color="auto"/>
        <w:left w:val="none" w:sz="0" w:space="0" w:color="auto"/>
        <w:bottom w:val="none" w:sz="0" w:space="0" w:color="auto"/>
        <w:right w:val="none" w:sz="0" w:space="0" w:color="auto"/>
      </w:divBdr>
    </w:div>
    <w:div w:id="1243179842">
      <w:bodyDiv w:val="1"/>
      <w:marLeft w:val="0"/>
      <w:marRight w:val="0"/>
      <w:marTop w:val="0"/>
      <w:marBottom w:val="0"/>
      <w:divBdr>
        <w:top w:val="none" w:sz="0" w:space="0" w:color="auto"/>
        <w:left w:val="none" w:sz="0" w:space="0" w:color="auto"/>
        <w:bottom w:val="none" w:sz="0" w:space="0" w:color="auto"/>
        <w:right w:val="none" w:sz="0" w:space="0" w:color="auto"/>
      </w:divBdr>
    </w:div>
    <w:div w:id="1252929019">
      <w:bodyDiv w:val="1"/>
      <w:marLeft w:val="0"/>
      <w:marRight w:val="0"/>
      <w:marTop w:val="0"/>
      <w:marBottom w:val="0"/>
      <w:divBdr>
        <w:top w:val="none" w:sz="0" w:space="0" w:color="auto"/>
        <w:left w:val="none" w:sz="0" w:space="0" w:color="auto"/>
        <w:bottom w:val="none" w:sz="0" w:space="0" w:color="auto"/>
        <w:right w:val="none" w:sz="0" w:space="0" w:color="auto"/>
      </w:divBdr>
    </w:div>
    <w:div w:id="1267732275">
      <w:bodyDiv w:val="1"/>
      <w:marLeft w:val="0"/>
      <w:marRight w:val="0"/>
      <w:marTop w:val="0"/>
      <w:marBottom w:val="0"/>
      <w:divBdr>
        <w:top w:val="none" w:sz="0" w:space="0" w:color="auto"/>
        <w:left w:val="none" w:sz="0" w:space="0" w:color="auto"/>
        <w:bottom w:val="none" w:sz="0" w:space="0" w:color="auto"/>
        <w:right w:val="none" w:sz="0" w:space="0" w:color="auto"/>
      </w:divBdr>
    </w:div>
    <w:div w:id="1267806171">
      <w:bodyDiv w:val="1"/>
      <w:marLeft w:val="0"/>
      <w:marRight w:val="0"/>
      <w:marTop w:val="0"/>
      <w:marBottom w:val="0"/>
      <w:divBdr>
        <w:top w:val="none" w:sz="0" w:space="0" w:color="auto"/>
        <w:left w:val="none" w:sz="0" w:space="0" w:color="auto"/>
        <w:bottom w:val="none" w:sz="0" w:space="0" w:color="auto"/>
        <w:right w:val="none" w:sz="0" w:space="0" w:color="auto"/>
      </w:divBdr>
    </w:div>
    <w:div w:id="1268001979">
      <w:bodyDiv w:val="1"/>
      <w:marLeft w:val="0"/>
      <w:marRight w:val="0"/>
      <w:marTop w:val="0"/>
      <w:marBottom w:val="0"/>
      <w:divBdr>
        <w:top w:val="none" w:sz="0" w:space="0" w:color="auto"/>
        <w:left w:val="none" w:sz="0" w:space="0" w:color="auto"/>
        <w:bottom w:val="none" w:sz="0" w:space="0" w:color="auto"/>
        <w:right w:val="none" w:sz="0" w:space="0" w:color="auto"/>
      </w:divBdr>
    </w:div>
    <w:div w:id="1276593528">
      <w:bodyDiv w:val="1"/>
      <w:marLeft w:val="0"/>
      <w:marRight w:val="0"/>
      <w:marTop w:val="0"/>
      <w:marBottom w:val="0"/>
      <w:divBdr>
        <w:top w:val="none" w:sz="0" w:space="0" w:color="auto"/>
        <w:left w:val="none" w:sz="0" w:space="0" w:color="auto"/>
        <w:bottom w:val="none" w:sz="0" w:space="0" w:color="auto"/>
        <w:right w:val="none" w:sz="0" w:space="0" w:color="auto"/>
      </w:divBdr>
    </w:div>
    <w:div w:id="1284267359">
      <w:bodyDiv w:val="1"/>
      <w:marLeft w:val="0"/>
      <w:marRight w:val="0"/>
      <w:marTop w:val="0"/>
      <w:marBottom w:val="0"/>
      <w:divBdr>
        <w:top w:val="none" w:sz="0" w:space="0" w:color="auto"/>
        <w:left w:val="none" w:sz="0" w:space="0" w:color="auto"/>
        <w:bottom w:val="none" w:sz="0" w:space="0" w:color="auto"/>
        <w:right w:val="none" w:sz="0" w:space="0" w:color="auto"/>
      </w:divBdr>
    </w:div>
    <w:div w:id="1287590512">
      <w:bodyDiv w:val="1"/>
      <w:marLeft w:val="0"/>
      <w:marRight w:val="0"/>
      <w:marTop w:val="0"/>
      <w:marBottom w:val="0"/>
      <w:divBdr>
        <w:top w:val="none" w:sz="0" w:space="0" w:color="auto"/>
        <w:left w:val="none" w:sz="0" w:space="0" w:color="auto"/>
        <w:bottom w:val="none" w:sz="0" w:space="0" w:color="auto"/>
        <w:right w:val="none" w:sz="0" w:space="0" w:color="auto"/>
      </w:divBdr>
    </w:div>
    <w:div w:id="1291744402">
      <w:bodyDiv w:val="1"/>
      <w:marLeft w:val="0"/>
      <w:marRight w:val="0"/>
      <w:marTop w:val="0"/>
      <w:marBottom w:val="0"/>
      <w:divBdr>
        <w:top w:val="none" w:sz="0" w:space="0" w:color="auto"/>
        <w:left w:val="none" w:sz="0" w:space="0" w:color="auto"/>
        <w:bottom w:val="none" w:sz="0" w:space="0" w:color="auto"/>
        <w:right w:val="none" w:sz="0" w:space="0" w:color="auto"/>
      </w:divBdr>
    </w:div>
    <w:div w:id="1292400409">
      <w:bodyDiv w:val="1"/>
      <w:marLeft w:val="0"/>
      <w:marRight w:val="0"/>
      <w:marTop w:val="0"/>
      <w:marBottom w:val="0"/>
      <w:divBdr>
        <w:top w:val="none" w:sz="0" w:space="0" w:color="auto"/>
        <w:left w:val="none" w:sz="0" w:space="0" w:color="auto"/>
        <w:bottom w:val="none" w:sz="0" w:space="0" w:color="auto"/>
        <w:right w:val="none" w:sz="0" w:space="0" w:color="auto"/>
      </w:divBdr>
    </w:div>
    <w:div w:id="1303345136">
      <w:bodyDiv w:val="1"/>
      <w:marLeft w:val="0"/>
      <w:marRight w:val="0"/>
      <w:marTop w:val="0"/>
      <w:marBottom w:val="0"/>
      <w:divBdr>
        <w:top w:val="none" w:sz="0" w:space="0" w:color="auto"/>
        <w:left w:val="none" w:sz="0" w:space="0" w:color="auto"/>
        <w:bottom w:val="none" w:sz="0" w:space="0" w:color="auto"/>
        <w:right w:val="none" w:sz="0" w:space="0" w:color="auto"/>
      </w:divBdr>
    </w:div>
    <w:div w:id="1308516741">
      <w:bodyDiv w:val="1"/>
      <w:marLeft w:val="0"/>
      <w:marRight w:val="0"/>
      <w:marTop w:val="0"/>
      <w:marBottom w:val="0"/>
      <w:divBdr>
        <w:top w:val="none" w:sz="0" w:space="0" w:color="auto"/>
        <w:left w:val="none" w:sz="0" w:space="0" w:color="auto"/>
        <w:bottom w:val="none" w:sz="0" w:space="0" w:color="auto"/>
        <w:right w:val="none" w:sz="0" w:space="0" w:color="auto"/>
      </w:divBdr>
    </w:div>
    <w:div w:id="1310551424">
      <w:bodyDiv w:val="1"/>
      <w:marLeft w:val="0"/>
      <w:marRight w:val="0"/>
      <w:marTop w:val="0"/>
      <w:marBottom w:val="0"/>
      <w:divBdr>
        <w:top w:val="none" w:sz="0" w:space="0" w:color="auto"/>
        <w:left w:val="none" w:sz="0" w:space="0" w:color="auto"/>
        <w:bottom w:val="none" w:sz="0" w:space="0" w:color="auto"/>
        <w:right w:val="none" w:sz="0" w:space="0" w:color="auto"/>
      </w:divBdr>
    </w:div>
    <w:div w:id="1311210242">
      <w:bodyDiv w:val="1"/>
      <w:marLeft w:val="0"/>
      <w:marRight w:val="0"/>
      <w:marTop w:val="0"/>
      <w:marBottom w:val="0"/>
      <w:divBdr>
        <w:top w:val="none" w:sz="0" w:space="0" w:color="auto"/>
        <w:left w:val="none" w:sz="0" w:space="0" w:color="auto"/>
        <w:bottom w:val="none" w:sz="0" w:space="0" w:color="auto"/>
        <w:right w:val="none" w:sz="0" w:space="0" w:color="auto"/>
      </w:divBdr>
    </w:div>
    <w:div w:id="1321234524">
      <w:bodyDiv w:val="1"/>
      <w:marLeft w:val="0"/>
      <w:marRight w:val="0"/>
      <w:marTop w:val="0"/>
      <w:marBottom w:val="0"/>
      <w:divBdr>
        <w:top w:val="none" w:sz="0" w:space="0" w:color="auto"/>
        <w:left w:val="none" w:sz="0" w:space="0" w:color="auto"/>
        <w:bottom w:val="none" w:sz="0" w:space="0" w:color="auto"/>
        <w:right w:val="none" w:sz="0" w:space="0" w:color="auto"/>
      </w:divBdr>
    </w:div>
    <w:div w:id="1339163764">
      <w:bodyDiv w:val="1"/>
      <w:marLeft w:val="0"/>
      <w:marRight w:val="0"/>
      <w:marTop w:val="0"/>
      <w:marBottom w:val="0"/>
      <w:divBdr>
        <w:top w:val="none" w:sz="0" w:space="0" w:color="auto"/>
        <w:left w:val="none" w:sz="0" w:space="0" w:color="auto"/>
        <w:bottom w:val="none" w:sz="0" w:space="0" w:color="auto"/>
        <w:right w:val="none" w:sz="0" w:space="0" w:color="auto"/>
      </w:divBdr>
    </w:div>
    <w:div w:id="1343358971">
      <w:bodyDiv w:val="1"/>
      <w:marLeft w:val="0"/>
      <w:marRight w:val="0"/>
      <w:marTop w:val="0"/>
      <w:marBottom w:val="0"/>
      <w:divBdr>
        <w:top w:val="none" w:sz="0" w:space="0" w:color="auto"/>
        <w:left w:val="none" w:sz="0" w:space="0" w:color="auto"/>
        <w:bottom w:val="none" w:sz="0" w:space="0" w:color="auto"/>
        <w:right w:val="none" w:sz="0" w:space="0" w:color="auto"/>
      </w:divBdr>
    </w:div>
    <w:div w:id="1353528704">
      <w:bodyDiv w:val="1"/>
      <w:marLeft w:val="0"/>
      <w:marRight w:val="0"/>
      <w:marTop w:val="0"/>
      <w:marBottom w:val="0"/>
      <w:divBdr>
        <w:top w:val="none" w:sz="0" w:space="0" w:color="auto"/>
        <w:left w:val="none" w:sz="0" w:space="0" w:color="auto"/>
        <w:bottom w:val="none" w:sz="0" w:space="0" w:color="auto"/>
        <w:right w:val="none" w:sz="0" w:space="0" w:color="auto"/>
      </w:divBdr>
    </w:div>
    <w:div w:id="1353726286">
      <w:bodyDiv w:val="1"/>
      <w:marLeft w:val="0"/>
      <w:marRight w:val="0"/>
      <w:marTop w:val="0"/>
      <w:marBottom w:val="0"/>
      <w:divBdr>
        <w:top w:val="none" w:sz="0" w:space="0" w:color="auto"/>
        <w:left w:val="none" w:sz="0" w:space="0" w:color="auto"/>
        <w:bottom w:val="none" w:sz="0" w:space="0" w:color="auto"/>
        <w:right w:val="none" w:sz="0" w:space="0" w:color="auto"/>
      </w:divBdr>
    </w:div>
    <w:div w:id="1357538339">
      <w:bodyDiv w:val="1"/>
      <w:marLeft w:val="0"/>
      <w:marRight w:val="0"/>
      <w:marTop w:val="0"/>
      <w:marBottom w:val="0"/>
      <w:divBdr>
        <w:top w:val="none" w:sz="0" w:space="0" w:color="auto"/>
        <w:left w:val="none" w:sz="0" w:space="0" w:color="auto"/>
        <w:bottom w:val="none" w:sz="0" w:space="0" w:color="auto"/>
        <w:right w:val="none" w:sz="0" w:space="0" w:color="auto"/>
      </w:divBdr>
    </w:div>
    <w:div w:id="1358191468">
      <w:bodyDiv w:val="1"/>
      <w:marLeft w:val="0"/>
      <w:marRight w:val="0"/>
      <w:marTop w:val="0"/>
      <w:marBottom w:val="0"/>
      <w:divBdr>
        <w:top w:val="none" w:sz="0" w:space="0" w:color="auto"/>
        <w:left w:val="none" w:sz="0" w:space="0" w:color="auto"/>
        <w:bottom w:val="none" w:sz="0" w:space="0" w:color="auto"/>
        <w:right w:val="none" w:sz="0" w:space="0" w:color="auto"/>
      </w:divBdr>
    </w:div>
    <w:div w:id="1360856716">
      <w:bodyDiv w:val="1"/>
      <w:marLeft w:val="0"/>
      <w:marRight w:val="0"/>
      <w:marTop w:val="0"/>
      <w:marBottom w:val="0"/>
      <w:divBdr>
        <w:top w:val="none" w:sz="0" w:space="0" w:color="auto"/>
        <w:left w:val="none" w:sz="0" w:space="0" w:color="auto"/>
        <w:bottom w:val="none" w:sz="0" w:space="0" w:color="auto"/>
        <w:right w:val="none" w:sz="0" w:space="0" w:color="auto"/>
      </w:divBdr>
    </w:div>
    <w:div w:id="1369599978">
      <w:bodyDiv w:val="1"/>
      <w:marLeft w:val="0"/>
      <w:marRight w:val="0"/>
      <w:marTop w:val="0"/>
      <w:marBottom w:val="0"/>
      <w:divBdr>
        <w:top w:val="none" w:sz="0" w:space="0" w:color="auto"/>
        <w:left w:val="none" w:sz="0" w:space="0" w:color="auto"/>
        <w:bottom w:val="none" w:sz="0" w:space="0" w:color="auto"/>
        <w:right w:val="none" w:sz="0" w:space="0" w:color="auto"/>
      </w:divBdr>
    </w:div>
    <w:div w:id="1381369080">
      <w:bodyDiv w:val="1"/>
      <w:marLeft w:val="0"/>
      <w:marRight w:val="0"/>
      <w:marTop w:val="0"/>
      <w:marBottom w:val="0"/>
      <w:divBdr>
        <w:top w:val="none" w:sz="0" w:space="0" w:color="auto"/>
        <w:left w:val="none" w:sz="0" w:space="0" w:color="auto"/>
        <w:bottom w:val="none" w:sz="0" w:space="0" w:color="auto"/>
        <w:right w:val="none" w:sz="0" w:space="0" w:color="auto"/>
      </w:divBdr>
    </w:div>
    <w:div w:id="1385567341">
      <w:bodyDiv w:val="1"/>
      <w:marLeft w:val="0"/>
      <w:marRight w:val="0"/>
      <w:marTop w:val="0"/>
      <w:marBottom w:val="0"/>
      <w:divBdr>
        <w:top w:val="none" w:sz="0" w:space="0" w:color="auto"/>
        <w:left w:val="none" w:sz="0" w:space="0" w:color="auto"/>
        <w:bottom w:val="none" w:sz="0" w:space="0" w:color="auto"/>
        <w:right w:val="none" w:sz="0" w:space="0" w:color="auto"/>
      </w:divBdr>
    </w:div>
    <w:div w:id="1387485439">
      <w:bodyDiv w:val="1"/>
      <w:marLeft w:val="0"/>
      <w:marRight w:val="0"/>
      <w:marTop w:val="0"/>
      <w:marBottom w:val="0"/>
      <w:divBdr>
        <w:top w:val="none" w:sz="0" w:space="0" w:color="auto"/>
        <w:left w:val="none" w:sz="0" w:space="0" w:color="auto"/>
        <w:bottom w:val="none" w:sz="0" w:space="0" w:color="auto"/>
        <w:right w:val="none" w:sz="0" w:space="0" w:color="auto"/>
      </w:divBdr>
    </w:div>
    <w:div w:id="1388455293">
      <w:bodyDiv w:val="1"/>
      <w:marLeft w:val="0"/>
      <w:marRight w:val="0"/>
      <w:marTop w:val="0"/>
      <w:marBottom w:val="0"/>
      <w:divBdr>
        <w:top w:val="none" w:sz="0" w:space="0" w:color="auto"/>
        <w:left w:val="none" w:sz="0" w:space="0" w:color="auto"/>
        <w:bottom w:val="none" w:sz="0" w:space="0" w:color="auto"/>
        <w:right w:val="none" w:sz="0" w:space="0" w:color="auto"/>
      </w:divBdr>
    </w:div>
    <w:div w:id="1392002444">
      <w:bodyDiv w:val="1"/>
      <w:marLeft w:val="0"/>
      <w:marRight w:val="0"/>
      <w:marTop w:val="0"/>
      <w:marBottom w:val="0"/>
      <w:divBdr>
        <w:top w:val="none" w:sz="0" w:space="0" w:color="auto"/>
        <w:left w:val="none" w:sz="0" w:space="0" w:color="auto"/>
        <w:bottom w:val="none" w:sz="0" w:space="0" w:color="auto"/>
        <w:right w:val="none" w:sz="0" w:space="0" w:color="auto"/>
      </w:divBdr>
    </w:div>
    <w:div w:id="1399940968">
      <w:bodyDiv w:val="1"/>
      <w:marLeft w:val="0"/>
      <w:marRight w:val="0"/>
      <w:marTop w:val="0"/>
      <w:marBottom w:val="0"/>
      <w:divBdr>
        <w:top w:val="none" w:sz="0" w:space="0" w:color="auto"/>
        <w:left w:val="none" w:sz="0" w:space="0" w:color="auto"/>
        <w:bottom w:val="none" w:sz="0" w:space="0" w:color="auto"/>
        <w:right w:val="none" w:sz="0" w:space="0" w:color="auto"/>
      </w:divBdr>
    </w:div>
    <w:div w:id="1404452287">
      <w:bodyDiv w:val="1"/>
      <w:marLeft w:val="0"/>
      <w:marRight w:val="0"/>
      <w:marTop w:val="0"/>
      <w:marBottom w:val="0"/>
      <w:divBdr>
        <w:top w:val="none" w:sz="0" w:space="0" w:color="auto"/>
        <w:left w:val="none" w:sz="0" w:space="0" w:color="auto"/>
        <w:bottom w:val="none" w:sz="0" w:space="0" w:color="auto"/>
        <w:right w:val="none" w:sz="0" w:space="0" w:color="auto"/>
      </w:divBdr>
    </w:div>
    <w:div w:id="1410811587">
      <w:bodyDiv w:val="1"/>
      <w:marLeft w:val="0"/>
      <w:marRight w:val="0"/>
      <w:marTop w:val="0"/>
      <w:marBottom w:val="0"/>
      <w:divBdr>
        <w:top w:val="none" w:sz="0" w:space="0" w:color="auto"/>
        <w:left w:val="none" w:sz="0" w:space="0" w:color="auto"/>
        <w:bottom w:val="none" w:sz="0" w:space="0" w:color="auto"/>
        <w:right w:val="none" w:sz="0" w:space="0" w:color="auto"/>
      </w:divBdr>
    </w:div>
    <w:div w:id="1415085914">
      <w:bodyDiv w:val="1"/>
      <w:marLeft w:val="0"/>
      <w:marRight w:val="0"/>
      <w:marTop w:val="0"/>
      <w:marBottom w:val="0"/>
      <w:divBdr>
        <w:top w:val="none" w:sz="0" w:space="0" w:color="auto"/>
        <w:left w:val="none" w:sz="0" w:space="0" w:color="auto"/>
        <w:bottom w:val="none" w:sz="0" w:space="0" w:color="auto"/>
        <w:right w:val="none" w:sz="0" w:space="0" w:color="auto"/>
      </w:divBdr>
    </w:div>
    <w:div w:id="1417676051">
      <w:bodyDiv w:val="1"/>
      <w:marLeft w:val="0"/>
      <w:marRight w:val="0"/>
      <w:marTop w:val="0"/>
      <w:marBottom w:val="0"/>
      <w:divBdr>
        <w:top w:val="none" w:sz="0" w:space="0" w:color="auto"/>
        <w:left w:val="none" w:sz="0" w:space="0" w:color="auto"/>
        <w:bottom w:val="none" w:sz="0" w:space="0" w:color="auto"/>
        <w:right w:val="none" w:sz="0" w:space="0" w:color="auto"/>
      </w:divBdr>
    </w:div>
    <w:div w:id="1423575129">
      <w:bodyDiv w:val="1"/>
      <w:marLeft w:val="0"/>
      <w:marRight w:val="0"/>
      <w:marTop w:val="0"/>
      <w:marBottom w:val="0"/>
      <w:divBdr>
        <w:top w:val="none" w:sz="0" w:space="0" w:color="auto"/>
        <w:left w:val="none" w:sz="0" w:space="0" w:color="auto"/>
        <w:bottom w:val="none" w:sz="0" w:space="0" w:color="auto"/>
        <w:right w:val="none" w:sz="0" w:space="0" w:color="auto"/>
      </w:divBdr>
    </w:div>
    <w:div w:id="1424835664">
      <w:bodyDiv w:val="1"/>
      <w:marLeft w:val="0"/>
      <w:marRight w:val="0"/>
      <w:marTop w:val="0"/>
      <w:marBottom w:val="0"/>
      <w:divBdr>
        <w:top w:val="none" w:sz="0" w:space="0" w:color="auto"/>
        <w:left w:val="none" w:sz="0" w:space="0" w:color="auto"/>
        <w:bottom w:val="none" w:sz="0" w:space="0" w:color="auto"/>
        <w:right w:val="none" w:sz="0" w:space="0" w:color="auto"/>
      </w:divBdr>
    </w:div>
    <w:div w:id="1426029091">
      <w:bodyDiv w:val="1"/>
      <w:marLeft w:val="0"/>
      <w:marRight w:val="0"/>
      <w:marTop w:val="0"/>
      <w:marBottom w:val="0"/>
      <w:divBdr>
        <w:top w:val="none" w:sz="0" w:space="0" w:color="auto"/>
        <w:left w:val="none" w:sz="0" w:space="0" w:color="auto"/>
        <w:bottom w:val="none" w:sz="0" w:space="0" w:color="auto"/>
        <w:right w:val="none" w:sz="0" w:space="0" w:color="auto"/>
      </w:divBdr>
    </w:div>
    <w:div w:id="1429814794">
      <w:bodyDiv w:val="1"/>
      <w:marLeft w:val="0"/>
      <w:marRight w:val="0"/>
      <w:marTop w:val="0"/>
      <w:marBottom w:val="0"/>
      <w:divBdr>
        <w:top w:val="none" w:sz="0" w:space="0" w:color="auto"/>
        <w:left w:val="none" w:sz="0" w:space="0" w:color="auto"/>
        <w:bottom w:val="none" w:sz="0" w:space="0" w:color="auto"/>
        <w:right w:val="none" w:sz="0" w:space="0" w:color="auto"/>
      </w:divBdr>
    </w:div>
    <w:div w:id="1447037607">
      <w:bodyDiv w:val="1"/>
      <w:marLeft w:val="0"/>
      <w:marRight w:val="0"/>
      <w:marTop w:val="0"/>
      <w:marBottom w:val="0"/>
      <w:divBdr>
        <w:top w:val="none" w:sz="0" w:space="0" w:color="auto"/>
        <w:left w:val="none" w:sz="0" w:space="0" w:color="auto"/>
        <w:bottom w:val="none" w:sz="0" w:space="0" w:color="auto"/>
        <w:right w:val="none" w:sz="0" w:space="0" w:color="auto"/>
      </w:divBdr>
    </w:div>
    <w:div w:id="1452475290">
      <w:bodyDiv w:val="1"/>
      <w:marLeft w:val="0"/>
      <w:marRight w:val="0"/>
      <w:marTop w:val="0"/>
      <w:marBottom w:val="0"/>
      <w:divBdr>
        <w:top w:val="none" w:sz="0" w:space="0" w:color="auto"/>
        <w:left w:val="none" w:sz="0" w:space="0" w:color="auto"/>
        <w:bottom w:val="none" w:sz="0" w:space="0" w:color="auto"/>
        <w:right w:val="none" w:sz="0" w:space="0" w:color="auto"/>
      </w:divBdr>
    </w:div>
    <w:div w:id="1453354449">
      <w:bodyDiv w:val="1"/>
      <w:marLeft w:val="0"/>
      <w:marRight w:val="0"/>
      <w:marTop w:val="0"/>
      <w:marBottom w:val="0"/>
      <w:divBdr>
        <w:top w:val="none" w:sz="0" w:space="0" w:color="auto"/>
        <w:left w:val="none" w:sz="0" w:space="0" w:color="auto"/>
        <w:bottom w:val="none" w:sz="0" w:space="0" w:color="auto"/>
        <w:right w:val="none" w:sz="0" w:space="0" w:color="auto"/>
      </w:divBdr>
    </w:div>
    <w:div w:id="1454521030">
      <w:bodyDiv w:val="1"/>
      <w:marLeft w:val="0"/>
      <w:marRight w:val="0"/>
      <w:marTop w:val="0"/>
      <w:marBottom w:val="0"/>
      <w:divBdr>
        <w:top w:val="none" w:sz="0" w:space="0" w:color="auto"/>
        <w:left w:val="none" w:sz="0" w:space="0" w:color="auto"/>
        <w:bottom w:val="none" w:sz="0" w:space="0" w:color="auto"/>
        <w:right w:val="none" w:sz="0" w:space="0" w:color="auto"/>
      </w:divBdr>
    </w:div>
    <w:div w:id="1465998587">
      <w:bodyDiv w:val="1"/>
      <w:marLeft w:val="0"/>
      <w:marRight w:val="0"/>
      <w:marTop w:val="0"/>
      <w:marBottom w:val="0"/>
      <w:divBdr>
        <w:top w:val="none" w:sz="0" w:space="0" w:color="auto"/>
        <w:left w:val="none" w:sz="0" w:space="0" w:color="auto"/>
        <w:bottom w:val="none" w:sz="0" w:space="0" w:color="auto"/>
        <w:right w:val="none" w:sz="0" w:space="0" w:color="auto"/>
      </w:divBdr>
    </w:div>
    <w:div w:id="1469129389">
      <w:bodyDiv w:val="1"/>
      <w:marLeft w:val="0"/>
      <w:marRight w:val="0"/>
      <w:marTop w:val="0"/>
      <w:marBottom w:val="0"/>
      <w:divBdr>
        <w:top w:val="none" w:sz="0" w:space="0" w:color="auto"/>
        <w:left w:val="none" w:sz="0" w:space="0" w:color="auto"/>
        <w:bottom w:val="none" w:sz="0" w:space="0" w:color="auto"/>
        <w:right w:val="none" w:sz="0" w:space="0" w:color="auto"/>
      </w:divBdr>
    </w:div>
    <w:div w:id="1469321545">
      <w:bodyDiv w:val="1"/>
      <w:marLeft w:val="0"/>
      <w:marRight w:val="0"/>
      <w:marTop w:val="0"/>
      <w:marBottom w:val="0"/>
      <w:divBdr>
        <w:top w:val="none" w:sz="0" w:space="0" w:color="auto"/>
        <w:left w:val="none" w:sz="0" w:space="0" w:color="auto"/>
        <w:bottom w:val="none" w:sz="0" w:space="0" w:color="auto"/>
        <w:right w:val="none" w:sz="0" w:space="0" w:color="auto"/>
      </w:divBdr>
    </w:div>
    <w:div w:id="1476530498">
      <w:bodyDiv w:val="1"/>
      <w:marLeft w:val="0"/>
      <w:marRight w:val="0"/>
      <w:marTop w:val="0"/>
      <w:marBottom w:val="0"/>
      <w:divBdr>
        <w:top w:val="none" w:sz="0" w:space="0" w:color="auto"/>
        <w:left w:val="none" w:sz="0" w:space="0" w:color="auto"/>
        <w:bottom w:val="none" w:sz="0" w:space="0" w:color="auto"/>
        <w:right w:val="none" w:sz="0" w:space="0" w:color="auto"/>
      </w:divBdr>
    </w:div>
    <w:div w:id="1486627976">
      <w:bodyDiv w:val="1"/>
      <w:marLeft w:val="0"/>
      <w:marRight w:val="0"/>
      <w:marTop w:val="0"/>
      <w:marBottom w:val="0"/>
      <w:divBdr>
        <w:top w:val="none" w:sz="0" w:space="0" w:color="auto"/>
        <w:left w:val="none" w:sz="0" w:space="0" w:color="auto"/>
        <w:bottom w:val="none" w:sz="0" w:space="0" w:color="auto"/>
        <w:right w:val="none" w:sz="0" w:space="0" w:color="auto"/>
      </w:divBdr>
    </w:div>
    <w:div w:id="1491098707">
      <w:bodyDiv w:val="1"/>
      <w:marLeft w:val="0"/>
      <w:marRight w:val="0"/>
      <w:marTop w:val="0"/>
      <w:marBottom w:val="0"/>
      <w:divBdr>
        <w:top w:val="none" w:sz="0" w:space="0" w:color="auto"/>
        <w:left w:val="none" w:sz="0" w:space="0" w:color="auto"/>
        <w:bottom w:val="none" w:sz="0" w:space="0" w:color="auto"/>
        <w:right w:val="none" w:sz="0" w:space="0" w:color="auto"/>
      </w:divBdr>
    </w:div>
    <w:div w:id="1492602283">
      <w:bodyDiv w:val="1"/>
      <w:marLeft w:val="0"/>
      <w:marRight w:val="0"/>
      <w:marTop w:val="0"/>
      <w:marBottom w:val="0"/>
      <w:divBdr>
        <w:top w:val="none" w:sz="0" w:space="0" w:color="auto"/>
        <w:left w:val="none" w:sz="0" w:space="0" w:color="auto"/>
        <w:bottom w:val="none" w:sz="0" w:space="0" w:color="auto"/>
        <w:right w:val="none" w:sz="0" w:space="0" w:color="auto"/>
      </w:divBdr>
    </w:div>
    <w:div w:id="1502351441">
      <w:bodyDiv w:val="1"/>
      <w:marLeft w:val="0"/>
      <w:marRight w:val="0"/>
      <w:marTop w:val="0"/>
      <w:marBottom w:val="0"/>
      <w:divBdr>
        <w:top w:val="none" w:sz="0" w:space="0" w:color="auto"/>
        <w:left w:val="none" w:sz="0" w:space="0" w:color="auto"/>
        <w:bottom w:val="none" w:sz="0" w:space="0" w:color="auto"/>
        <w:right w:val="none" w:sz="0" w:space="0" w:color="auto"/>
      </w:divBdr>
    </w:div>
    <w:div w:id="1507938194">
      <w:bodyDiv w:val="1"/>
      <w:marLeft w:val="0"/>
      <w:marRight w:val="0"/>
      <w:marTop w:val="0"/>
      <w:marBottom w:val="0"/>
      <w:divBdr>
        <w:top w:val="none" w:sz="0" w:space="0" w:color="auto"/>
        <w:left w:val="none" w:sz="0" w:space="0" w:color="auto"/>
        <w:bottom w:val="none" w:sz="0" w:space="0" w:color="auto"/>
        <w:right w:val="none" w:sz="0" w:space="0" w:color="auto"/>
      </w:divBdr>
    </w:div>
    <w:div w:id="1512647189">
      <w:bodyDiv w:val="1"/>
      <w:marLeft w:val="0"/>
      <w:marRight w:val="0"/>
      <w:marTop w:val="0"/>
      <w:marBottom w:val="0"/>
      <w:divBdr>
        <w:top w:val="none" w:sz="0" w:space="0" w:color="auto"/>
        <w:left w:val="none" w:sz="0" w:space="0" w:color="auto"/>
        <w:bottom w:val="none" w:sz="0" w:space="0" w:color="auto"/>
        <w:right w:val="none" w:sz="0" w:space="0" w:color="auto"/>
      </w:divBdr>
    </w:div>
    <w:div w:id="1513832950">
      <w:bodyDiv w:val="1"/>
      <w:marLeft w:val="0"/>
      <w:marRight w:val="0"/>
      <w:marTop w:val="0"/>
      <w:marBottom w:val="0"/>
      <w:divBdr>
        <w:top w:val="none" w:sz="0" w:space="0" w:color="auto"/>
        <w:left w:val="none" w:sz="0" w:space="0" w:color="auto"/>
        <w:bottom w:val="none" w:sz="0" w:space="0" w:color="auto"/>
        <w:right w:val="none" w:sz="0" w:space="0" w:color="auto"/>
      </w:divBdr>
    </w:div>
    <w:div w:id="1517110185">
      <w:bodyDiv w:val="1"/>
      <w:marLeft w:val="0"/>
      <w:marRight w:val="0"/>
      <w:marTop w:val="0"/>
      <w:marBottom w:val="0"/>
      <w:divBdr>
        <w:top w:val="none" w:sz="0" w:space="0" w:color="auto"/>
        <w:left w:val="none" w:sz="0" w:space="0" w:color="auto"/>
        <w:bottom w:val="none" w:sz="0" w:space="0" w:color="auto"/>
        <w:right w:val="none" w:sz="0" w:space="0" w:color="auto"/>
      </w:divBdr>
    </w:div>
    <w:div w:id="1520661077">
      <w:bodyDiv w:val="1"/>
      <w:marLeft w:val="0"/>
      <w:marRight w:val="0"/>
      <w:marTop w:val="0"/>
      <w:marBottom w:val="0"/>
      <w:divBdr>
        <w:top w:val="none" w:sz="0" w:space="0" w:color="auto"/>
        <w:left w:val="none" w:sz="0" w:space="0" w:color="auto"/>
        <w:bottom w:val="none" w:sz="0" w:space="0" w:color="auto"/>
        <w:right w:val="none" w:sz="0" w:space="0" w:color="auto"/>
      </w:divBdr>
    </w:div>
    <w:div w:id="1528636289">
      <w:bodyDiv w:val="1"/>
      <w:marLeft w:val="0"/>
      <w:marRight w:val="0"/>
      <w:marTop w:val="0"/>
      <w:marBottom w:val="0"/>
      <w:divBdr>
        <w:top w:val="none" w:sz="0" w:space="0" w:color="auto"/>
        <w:left w:val="none" w:sz="0" w:space="0" w:color="auto"/>
        <w:bottom w:val="none" w:sz="0" w:space="0" w:color="auto"/>
        <w:right w:val="none" w:sz="0" w:space="0" w:color="auto"/>
      </w:divBdr>
    </w:div>
    <w:div w:id="1530332869">
      <w:bodyDiv w:val="1"/>
      <w:marLeft w:val="0"/>
      <w:marRight w:val="0"/>
      <w:marTop w:val="0"/>
      <w:marBottom w:val="0"/>
      <w:divBdr>
        <w:top w:val="none" w:sz="0" w:space="0" w:color="auto"/>
        <w:left w:val="none" w:sz="0" w:space="0" w:color="auto"/>
        <w:bottom w:val="none" w:sz="0" w:space="0" w:color="auto"/>
        <w:right w:val="none" w:sz="0" w:space="0" w:color="auto"/>
      </w:divBdr>
    </w:div>
    <w:div w:id="1538352595">
      <w:bodyDiv w:val="1"/>
      <w:marLeft w:val="0"/>
      <w:marRight w:val="0"/>
      <w:marTop w:val="0"/>
      <w:marBottom w:val="0"/>
      <w:divBdr>
        <w:top w:val="none" w:sz="0" w:space="0" w:color="auto"/>
        <w:left w:val="none" w:sz="0" w:space="0" w:color="auto"/>
        <w:bottom w:val="none" w:sz="0" w:space="0" w:color="auto"/>
        <w:right w:val="none" w:sz="0" w:space="0" w:color="auto"/>
      </w:divBdr>
    </w:div>
    <w:div w:id="1539120563">
      <w:bodyDiv w:val="1"/>
      <w:marLeft w:val="0"/>
      <w:marRight w:val="0"/>
      <w:marTop w:val="0"/>
      <w:marBottom w:val="0"/>
      <w:divBdr>
        <w:top w:val="none" w:sz="0" w:space="0" w:color="auto"/>
        <w:left w:val="none" w:sz="0" w:space="0" w:color="auto"/>
        <w:bottom w:val="none" w:sz="0" w:space="0" w:color="auto"/>
        <w:right w:val="none" w:sz="0" w:space="0" w:color="auto"/>
      </w:divBdr>
    </w:div>
    <w:div w:id="1550144790">
      <w:bodyDiv w:val="1"/>
      <w:marLeft w:val="0"/>
      <w:marRight w:val="0"/>
      <w:marTop w:val="0"/>
      <w:marBottom w:val="0"/>
      <w:divBdr>
        <w:top w:val="none" w:sz="0" w:space="0" w:color="auto"/>
        <w:left w:val="none" w:sz="0" w:space="0" w:color="auto"/>
        <w:bottom w:val="none" w:sz="0" w:space="0" w:color="auto"/>
        <w:right w:val="none" w:sz="0" w:space="0" w:color="auto"/>
      </w:divBdr>
    </w:div>
    <w:div w:id="1557472216">
      <w:bodyDiv w:val="1"/>
      <w:marLeft w:val="0"/>
      <w:marRight w:val="0"/>
      <w:marTop w:val="0"/>
      <w:marBottom w:val="0"/>
      <w:divBdr>
        <w:top w:val="none" w:sz="0" w:space="0" w:color="auto"/>
        <w:left w:val="none" w:sz="0" w:space="0" w:color="auto"/>
        <w:bottom w:val="none" w:sz="0" w:space="0" w:color="auto"/>
        <w:right w:val="none" w:sz="0" w:space="0" w:color="auto"/>
      </w:divBdr>
    </w:div>
    <w:div w:id="1559589837">
      <w:bodyDiv w:val="1"/>
      <w:marLeft w:val="0"/>
      <w:marRight w:val="0"/>
      <w:marTop w:val="0"/>
      <w:marBottom w:val="0"/>
      <w:divBdr>
        <w:top w:val="none" w:sz="0" w:space="0" w:color="auto"/>
        <w:left w:val="none" w:sz="0" w:space="0" w:color="auto"/>
        <w:bottom w:val="none" w:sz="0" w:space="0" w:color="auto"/>
        <w:right w:val="none" w:sz="0" w:space="0" w:color="auto"/>
      </w:divBdr>
    </w:div>
    <w:div w:id="1561094564">
      <w:bodyDiv w:val="1"/>
      <w:marLeft w:val="0"/>
      <w:marRight w:val="0"/>
      <w:marTop w:val="0"/>
      <w:marBottom w:val="0"/>
      <w:divBdr>
        <w:top w:val="none" w:sz="0" w:space="0" w:color="auto"/>
        <w:left w:val="none" w:sz="0" w:space="0" w:color="auto"/>
        <w:bottom w:val="none" w:sz="0" w:space="0" w:color="auto"/>
        <w:right w:val="none" w:sz="0" w:space="0" w:color="auto"/>
      </w:divBdr>
    </w:div>
    <w:div w:id="1567372663">
      <w:bodyDiv w:val="1"/>
      <w:marLeft w:val="0"/>
      <w:marRight w:val="0"/>
      <w:marTop w:val="0"/>
      <w:marBottom w:val="0"/>
      <w:divBdr>
        <w:top w:val="none" w:sz="0" w:space="0" w:color="auto"/>
        <w:left w:val="none" w:sz="0" w:space="0" w:color="auto"/>
        <w:bottom w:val="none" w:sz="0" w:space="0" w:color="auto"/>
        <w:right w:val="none" w:sz="0" w:space="0" w:color="auto"/>
      </w:divBdr>
    </w:div>
    <w:div w:id="1571885845">
      <w:bodyDiv w:val="1"/>
      <w:marLeft w:val="0"/>
      <w:marRight w:val="0"/>
      <w:marTop w:val="0"/>
      <w:marBottom w:val="0"/>
      <w:divBdr>
        <w:top w:val="none" w:sz="0" w:space="0" w:color="auto"/>
        <w:left w:val="none" w:sz="0" w:space="0" w:color="auto"/>
        <w:bottom w:val="none" w:sz="0" w:space="0" w:color="auto"/>
        <w:right w:val="none" w:sz="0" w:space="0" w:color="auto"/>
      </w:divBdr>
    </w:div>
    <w:div w:id="1578007998">
      <w:bodyDiv w:val="1"/>
      <w:marLeft w:val="0"/>
      <w:marRight w:val="0"/>
      <w:marTop w:val="0"/>
      <w:marBottom w:val="0"/>
      <w:divBdr>
        <w:top w:val="none" w:sz="0" w:space="0" w:color="auto"/>
        <w:left w:val="none" w:sz="0" w:space="0" w:color="auto"/>
        <w:bottom w:val="none" w:sz="0" w:space="0" w:color="auto"/>
        <w:right w:val="none" w:sz="0" w:space="0" w:color="auto"/>
      </w:divBdr>
    </w:div>
    <w:div w:id="1601833041">
      <w:bodyDiv w:val="1"/>
      <w:marLeft w:val="0"/>
      <w:marRight w:val="0"/>
      <w:marTop w:val="0"/>
      <w:marBottom w:val="0"/>
      <w:divBdr>
        <w:top w:val="none" w:sz="0" w:space="0" w:color="auto"/>
        <w:left w:val="none" w:sz="0" w:space="0" w:color="auto"/>
        <w:bottom w:val="none" w:sz="0" w:space="0" w:color="auto"/>
        <w:right w:val="none" w:sz="0" w:space="0" w:color="auto"/>
      </w:divBdr>
    </w:div>
    <w:div w:id="1602374964">
      <w:bodyDiv w:val="1"/>
      <w:marLeft w:val="0"/>
      <w:marRight w:val="0"/>
      <w:marTop w:val="0"/>
      <w:marBottom w:val="0"/>
      <w:divBdr>
        <w:top w:val="none" w:sz="0" w:space="0" w:color="auto"/>
        <w:left w:val="none" w:sz="0" w:space="0" w:color="auto"/>
        <w:bottom w:val="none" w:sz="0" w:space="0" w:color="auto"/>
        <w:right w:val="none" w:sz="0" w:space="0" w:color="auto"/>
      </w:divBdr>
    </w:div>
    <w:div w:id="1602881648">
      <w:bodyDiv w:val="1"/>
      <w:marLeft w:val="0"/>
      <w:marRight w:val="0"/>
      <w:marTop w:val="0"/>
      <w:marBottom w:val="0"/>
      <w:divBdr>
        <w:top w:val="none" w:sz="0" w:space="0" w:color="auto"/>
        <w:left w:val="none" w:sz="0" w:space="0" w:color="auto"/>
        <w:bottom w:val="none" w:sz="0" w:space="0" w:color="auto"/>
        <w:right w:val="none" w:sz="0" w:space="0" w:color="auto"/>
      </w:divBdr>
    </w:div>
    <w:div w:id="1618290732">
      <w:bodyDiv w:val="1"/>
      <w:marLeft w:val="0"/>
      <w:marRight w:val="0"/>
      <w:marTop w:val="0"/>
      <w:marBottom w:val="0"/>
      <w:divBdr>
        <w:top w:val="none" w:sz="0" w:space="0" w:color="auto"/>
        <w:left w:val="none" w:sz="0" w:space="0" w:color="auto"/>
        <w:bottom w:val="none" w:sz="0" w:space="0" w:color="auto"/>
        <w:right w:val="none" w:sz="0" w:space="0" w:color="auto"/>
      </w:divBdr>
    </w:div>
    <w:div w:id="1619876634">
      <w:bodyDiv w:val="1"/>
      <w:marLeft w:val="0"/>
      <w:marRight w:val="0"/>
      <w:marTop w:val="0"/>
      <w:marBottom w:val="0"/>
      <w:divBdr>
        <w:top w:val="none" w:sz="0" w:space="0" w:color="auto"/>
        <w:left w:val="none" w:sz="0" w:space="0" w:color="auto"/>
        <w:bottom w:val="none" w:sz="0" w:space="0" w:color="auto"/>
        <w:right w:val="none" w:sz="0" w:space="0" w:color="auto"/>
      </w:divBdr>
    </w:div>
    <w:div w:id="1631596878">
      <w:bodyDiv w:val="1"/>
      <w:marLeft w:val="0"/>
      <w:marRight w:val="0"/>
      <w:marTop w:val="0"/>
      <w:marBottom w:val="0"/>
      <w:divBdr>
        <w:top w:val="none" w:sz="0" w:space="0" w:color="auto"/>
        <w:left w:val="none" w:sz="0" w:space="0" w:color="auto"/>
        <w:bottom w:val="none" w:sz="0" w:space="0" w:color="auto"/>
        <w:right w:val="none" w:sz="0" w:space="0" w:color="auto"/>
      </w:divBdr>
    </w:div>
    <w:div w:id="1632200218">
      <w:bodyDiv w:val="1"/>
      <w:marLeft w:val="0"/>
      <w:marRight w:val="0"/>
      <w:marTop w:val="0"/>
      <w:marBottom w:val="0"/>
      <w:divBdr>
        <w:top w:val="none" w:sz="0" w:space="0" w:color="auto"/>
        <w:left w:val="none" w:sz="0" w:space="0" w:color="auto"/>
        <w:bottom w:val="none" w:sz="0" w:space="0" w:color="auto"/>
        <w:right w:val="none" w:sz="0" w:space="0" w:color="auto"/>
      </w:divBdr>
    </w:div>
    <w:div w:id="1638415242">
      <w:bodyDiv w:val="1"/>
      <w:marLeft w:val="0"/>
      <w:marRight w:val="0"/>
      <w:marTop w:val="0"/>
      <w:marBottom w:val="0"/>
      <w:divBdr>
        <w:top w:val="none" w:sz="0" w:space="0" w:color="auto"/>
        <w:left w:val="none" w:sz="0" w:space="0" w:color="auto"/>
        <w:bottom w:val="none" w:sz="0" w:space="0" w:color="auto"/>
        <w:right w:val="none" w:sz="0" w:space="0" w:color="auto"/>
      </w:divBdr>
    </w:div>
    <w:div w:id="1641030896">
      <w:bodyDiv w:val="1"/>
      <w:marLeft w:val="0"/>
      <w:marRight w:val="0"/>
      <w:marTop w:val="0"/>
      <w:marBottom w:val="0"/>
      <w:divBdr>
        <w:top w:val="none" w:sz="0" w:space="0" w:color="auto"/>
        <w:left w:val="none" w:sz="0" w:space="0" w:color="auto"/>
        <w:bottom w:val="none" w:sz="0" w:space="0" w:color="auto"/>
        <w:right w:val="none" w:sz="0" w:space="0" w:color="auto"/>
      </w:divBdr>
    </w:div>
    <w:div w:id="1646471411">
      <w:bodyDiv w:val="1"/>
      <w:marLeft w:val="0"/>
      <w:marRight w:val="0"/>
      <w:marTop w:val="0"/>
      <w:marBottom w:val="0"/>
      <w:divBdr>
        <w:top w:val="none" w:sz="0" w:space="0" w:color="auto"/>
        <w:left w:val="none" w:sz="0" w:space="0" w:color="auto"/>
        <w:bottom w:val="none" w:sz="0" w:space="0" w:color="auto"/>
        <w:right w:val="none" w:sz="0" w:space="0" w:color="auto"/>
      </w:divBdr>
    </w:div>
    <w:div w:id="1646935949">
      <w:bodyDiv w:val="1"/>
      <w:marLeft w:val="0"/>
      <w:marRight w:val="0"/>
      <w:marTop w:val="0"/>
      <w:marBottom w:val="0"/>
      <w:divBdr>
        <w:top w:val="none" w:sz="0" w:space="0" w:color="auto"/>
        <w:left w:val="none" w:sz="0" w:space="0" w:color="auto"/>
        <w:bottom w:val="none" w:sz="0" w:space="0" w:color="auto"/>
        <w:right w:val="none" w:sz="0" w:space="0" w:color="auto"/>
      </w:divBdr>
    </w:div>
    <w:div w:id="1647199050">
      <w:bodyDiv w:val="1"/>
      <w:marLeft w:val="0"/>
      <w:marRight w:val="0"/>
      <w:marTop w:val="0"/>
      <w:marBottom w:val="0"/>
      <w:divBdr>
        <w:top w:val="none" w:sz="0" w:space="0" w:color="auto"/>
        <w:left w:val="none" w:sz="0" w:space="0" w:color="auto"/>
        <w:bottom w:val="none" w:sz="0" w:space="0" w:color="auto"/>
        <w:right w:val="none" w:sz="0" w:space="0" w:color="auto"/>
      </w:divBdr>
    </w:div>
    <w:div w:id="1648777669">
      <w:bodyDiv w:val="1"/>
      <w:marLeft w:val="0"/>
      <w:marRight w:val="0"/>
      <w:marTop w:val="0"/>
      <w:marBottom w:val="0"/>
      <w:divBdr>
        <w:top w:val="none" w:sz="0" w:space="0" w:color="auto"/>
        <w:left w:val="none" w:sz="0" w:space="0" w:color="auto"/>
        <w:bottom w:val="none" w:sz="0" w:space="0" w:color="auto"/>
        <w:right w:val="none" w:sz="0" w:space="0" w:color="auto"/>
      </w:divBdr>
    </w:div>
    <w:div w:id="1655377391">
      <w:bodyDiv w:val="1"/>
      <w:marLeft w:val="0"/>
      <w:marRight w:val="0"/>
      <w:marTop w:val="0"/>
      <w:marBottom w:val="0"/>
      <w:divBdr>
        <w:top w:val="none" w:sz="0" w:space="0" w:color="auto"/>
        <w:left w:val="none" w:sz="0" w:space="0" w:color="auto"/>
        <w:bottom w:val="none" w:sz="0" w:space="0" w:color="auto"/>
        <w:right w:val="none" w:sz="0" w:space="0" w:color="auto"/>
      </w:divBdr>
    </w:div>
    <w:div w:id="1658067715">
      <w:bodyDiv w:val="1"/>
      <w:marLeft w:val="0"/>
      <w:marRight w:val="0"/>
      <w:marTop w:val="0"/>
      <w:marBottom w:val="0"/>
      <w:divBdr>
        <w:top w:val="none" w:sz="0" w:space="0" w:color="auto"/>
        <w:left w:val="none" w:sz="0" w:space="0" w:color="auto"/>
        <w:bottom w:val="none" w:sz="0" w:space="0" w:color="auto"/>
        <w:right w:val="none" w:sz="0" w:space="0" w:color="auto"/>
      </w:divBdr>
    </w:div>
    <w:div w:id="1666401287">
      <w:bodyDiv w:val="1"/>
      <w:marLeft w:val="0"/>
      <w:marRight w:val="0"/>
      <w:marTop w:val="0"/>
      <w:marBottom w:val="0"/>
      <w:divBdr>
        <w:top w:val="none" w:sz="0" w:space="0" w:color="auto"/>
        <w:left w:val="none" w:sz="0" w:space="0" w:color="auto"/>
        <w:bottom w:val="none" w:sz="0" w:space="0" w:color="auto"/>
        <w:right w:val="none" w:sz="0" w:space="0" w:color="auto"/>
      </w:divBdr>
    </w:div>
    <w:div w:id="1668095624">
      <w:bodyDiv w:val="1"/>
      <w:marLeft w:val="0"/>
      <w:marRight w:val="0"/>
      <w:marTop w:val="0"/>
      <w:marBottom w:val="0"/>
      <w:divBdr>
        <w:top w:val="none" w:sz="0" w:space="0" w:color="auto"/>
        <w:left w:val="none" w:sz="0" w:space="0" w:color="auto"/>
        <w:bottom w:val="none" w:sz="0" w:space="0" w:color="auto"/>
        <w:right w:val="none" w:sz="0" w:space="0" w:color="auto"/>
      </w:divBdr>
    </w:div>
    <w:div w:id="1673071249">
      <w:bodyDiv w:val="1"/>
      <w:marLeft w:val="0"/>
      <w:marRight w:val="0"/>
      <w:marTop w:val="0"/>
      <w:marBottom w:val="0"/>
      <w:divBdr>
        <w:top w:val="none" w:sz="0" w:space="0" w:color="auto"/>
        <w:left w:val="none" w:sz="0" w:space="0" w:color="auto"/>
        <w:bottom w:val="none" w:sz="0" w:space="0" w:color="auto"/>
        <w:right w:val="none" w:sz="0" w:space="0" w:color="auto"/>
      </w:divBdr>
    </w:div>
    <w:div w:id="1676567504">
      <w:bodyDiv w:val="1"/>
      <w:marLeft w:val="0"/>
      <w:marRight w:val="0"/>
      <w:marTop w:val="0"/>
      <w:marBottom w:val="0"/>
      <w:divBdr>
        <w:top w:val="none" w:sz="0" w:space="0" w:color="auto"/>
        <w:left w:val="none" w:sz="0" w:space="0" w:color="auto"/>
        <w:bottom w:val="none" w:sz="0" w:space="0" w:color="auto"/>
        <w:right w:val="none" w:sz="0" w:space="0" w:color="auto"/>
      </w:divBdr>
    </w:div>
    <w:div w:id="1688286579">
      <w:bodyDiv w:val="1"/>
      <w:marLeft w:val="0"/>
      <w:marRight w:val="0"/>
      <w:marTop w:val="0"/>
      <w:marBottom w:val="0"/>
      <w:divBdr>
        <w:top w:val="none" w:sz="0" w:space="0" w:color="auto"/>
        <w:left w:val="none" w:sz="0" w:space="0" w:color="auto"/>
        <w:bottom w:val="none" w:sz="0" w:space="0" w:color="auto"/>
        <w:right w:val="none" w:sz="0" w:space="0" w:color="auto"/>
      </w:divBdr>
    </w:div>
    <w:div w:id="1691645098">
      <w:bodyDiv w:val="1"/>
      <w:marLeft w:val="0"/>
      <w:marRight w:val="0"/>
      <w:marTop w:val="0"/>
      <w:marBottom w:val="0"/>
      <w:divBdr>
        <w:top w:val="none" w:sz="0" w:space="0" w:color="auto"/>
        <w:left w:val="none" w:sz="0" w:space="0" w:color="auto"/>
        <w:bottom w:val="none" w:sz="0" w:space="0" w:color="auto"/>
        <w:right w:val="none" w:sz="0" w:space="0" w:color="auto"/>
      </w:divBdr>
    </w:div>
    <w:div w:id="1695573269">
      <w:bodyDiv w:val="1"/>
      <w:marLeft w:val="0"/>
      <w:marRight w:val="0"/>
      <w:marTop w:val="0"/>
      <w:marBottom w:val="0"/>
      <w:divBdr>
        <w:top w:val="none" w:sz="0" w:space="0" w:color="auto"/>
        <w:left w:val="none" w:sz="0" w:space="0" w:color="auto"/>
        <w:bottom w:val="none" w:sz="0" w:space="0" w:color="auto"/>
        <w:right w:val="none" w:sz="0" w:space="0" w:color="auto"/>
      </w:divBdr>
    </w:div>
    <w:div w:id="1701512708">
      <w:bodyDiv w:val="1"/>
      <w:marLeft w:val="0"/>
      <w:marRight w:val="0"/>
      <w:marTop w:val="0"/>
      <w:marBottom w:val="0"/>
      <w:divBdr>
        <w:top w:val="none" w:sz="0" w:space="0" w:color="auto"/>
        <w:left w:val="none" w:sz="0" w:space="0" w:color="auto"/>
        <w:bottom w:val="none" w:sz="0" w:space="0" w:color="auto"/>
        <w:right w:val="none" w:sz="0" w:space="0" w:color="auto"/>
      </w:divBdr>
    </w:div>
    <w:div w:id="1705642314">
      <w:bodyDiv w:val="1"/>
      <w:marLeft w:val="0"/>
      <w:marRight w:val="0"/>
      <w:marTop w:val="0"/>
      <w:marBottom w:val="0"/>
      <w:divBdr>
        <w:top w:val="none" w:sz="0" w:space="0" w:color="auto"/>
        <w:left w:val="none" w:sz="0" w:space="0" w:color="auto"/>
        <w:bottom w:val="none" w:sz="0" w:space="0" w:color="auto"/>
        <w:right w:val="none" w:sz="0" w:space="0" w:color="auto"/>
      </w:divBdr>
    </w:div>
    <w:div w:id="1709334181">
      <w:bodyDiv w:val="1"/>
      <w:marLeft w:val="0"/>
      <w:marRight w:val="0"/>
      <w:marTop w:val="0"/>
      <w:marBottom w:val="0"/>
      <w:divBdr>
        <w:top w:val="none" w:sz="0" w:space="0" w:color="auto"/>
        <w:left w:val="none" w:sz="0" w:space="0" w:color="auto"/>
        <w:bottom w:val="none" w:sz="0" w:space="0" w:color="auto"/>
        <w:right w:val="none" w:sz="0" w:space="0" w:color="auto"/>
      </w:divBdr>
    </w:div>
    <w:div w:id="1712920143">
      <w:bodyDiv w:val="1"/>
      <w:marLeft w:val="0"/>
      <w:marRight w:val="0"/>
      <w:marTop w:val="0"/>
      <w:marBottom w:val="0"/>
      <w:divBdr>
        <w:top w:val="none" w:sz="0" w:space="0" w:color="auto"/>
        <w:left w:val="none" w:sz="0" w:space="0" w:color="auto"/>
        <w:bottom w:val="none" w:sz="0" w:space="0" w:color="auto"/>
        <w:right w:val="none" w:sz="0" w:space="0" w:color="auto"/>
      </w:divBdr>
    </w:div>
    <w:div w:id="1715422664">
      <w:bodyDiv w:val="1"/>
      <w:marLeft w:val="0"/>
      <w:marRight w:val="0"/>
      <w:marTop w:val="0"/>
      <w:marBottom w:val="0"/>
      <w:divBdr>
        <w:top w:val="none" w:sz="0" w:space="0" w:color="auto"/>
        <w:left w:val="none" w:sz="0" w:space="0" w:color="auto"/>
        <w:bottom w:val="none" w:sz="0" w:space="0" w:color="auto"/>
        <w:right w:val="none" w:sz="0" w:space="0" w:color="auto"/>
      </w:divBdr>
    </w:div>
    <w:div w:id="1723751310">
      <w:bodyDiv w:val="1"/>
      <w:marLeft w:val="0"/>
      <w:marRight w:val="0"/>
      <w:marTop w:val="0"/>
      <w:marBottom w:val="0"/>
      <w:divBdr>
        <w:top w:val="none" w:sz="0" w:space="0" w:color="auto"/>
        <w:left w:val="none" w:sz="0" w:space="0" w:color="auto"/>
        <w:bottom w:val="none" w:sz="0" w:space="0" w:color="auto"/>
        <w:right w:val="none" w:sz="0" w:space="0" w:color="auto"/>
      </w:divBdr>
    </w:div>
    <w:div w:id="1735590222">
      <w:bodyDiv w:val="1"/>
      <w:marLeft w:val="0"/>
      <w:marRight w:val="0"/>
      <w:marTop w:val="0"/>
      <w:marBottom w:val="0"/>
      <w:divBdr>
        <w:top w:val="none" w:sz="0" w:space="0" w:color="auto"/>
        <w:left w:val="none" w:sz="0" w:space="0" w:color="auto"/>
        <w:bottom w:val="none" w:sz="0" w:space="0" w:color="auto"/>
        <w:right w:val="none" w:sz="0" w:space="0" w:color="auto"/>
      </w:divBdr>
    </w:div>
    <w:div w:id="1743480610">
      <w:bodyDiv w:val="1"/>
      <w:marLeft w:val="0"/>
      <w:marRight w:val="0"/>
      <w:marTop w:val="0"/>
      <w:marBottom w:val="0"/>
      <w:divBdr>
        <w:top w:val="none" w:sz="0" w:space="0" w:color="auto"/>
        <w:left w:val="none" w:sz="0" w:space="0" w:color="auto"/>
        <w:bottom w:val="none" w:sz="0" w:space="0" w:color="auto"/>
        <w:right w:val="none" w:sz="0" w:space="0" w:color="auto"/>
      </w:divBdr>
    </w:div>
    <w:div w:id="1750930334">
      <w:bodyDiv w:val="1"/>
      <w:marLeft w:val="0"/>
      <w:marRight w:val="0"/>
      <w:marTop w:val="0"/>
      <w:marBottom w:val="0"/>
      <w:divBdr>
        <w:top w:val="none" w:sz="0" w:space="0" w:color="auto"/>
        <w:left w:val="none" w:sz="0" w:space="0" w:color="auto"/>
        <w:bottom w:val="none" w:sz="0" w:space="0" w:color="auto"/>
        <w:right w:val="none" w:sz="0" w:space="0" w:color="auto"/>
      </w:divBdr>
    </w:div>
    <w:div w:id="1760326556">
      <w:bodyDiv w:val="1"/>
      <w:marLeft w:val="0"/>
      <w:marRight w:val="0"/>
      <w:marTop w:val="0"/>
      <w:marBottom w:val="0"/>
      <w:divBdr>
        <w:top w:val="none" w:sz="0" w:space="0" w:color="auto"/>
        <w:left w:val="none" w:sz="0" w:space="0" w:color="auto"/>
        <w:bottom w:val="none" w:sz="0" w:space="0" w:color="auto"/>
        <w:right w:val="none" w:sz="0" w:space="0" w:color="auto"/>
      </w:divBdr>
    </w:div>
    <w:div w:id="1763984740">
      <w:bodyDiv w:val="1"/>
      <w:marLeft w:val="0"/>
      <w:marRight w:val="0"/>
      <w:marTop w:val="0"/>
      <w:marBottom w:val="0"/>
      <w:divBdr>
        <w:top w:val="none" w:sz="0" w:space="0" w:color="auto"/>
        <w:left w:val="none" w:sz="0" w:space="0" w:color="auto"/>
        <w:bottom w:val="none" w:sz="0" w:space="0" w:color="auto"/>
        <w:right w:val="none" w:sz="0" w:space="0" w:color="auto"/>
      </w:divBdr>
    </w:div>
    <w:div w:id="1769083074">
      <w:bodyDiv w:val="1"/>
      <w:marLeft w:val="0"/>
      <w:marRight w:val="0"/>
      <w:marTop w:val="0"/>
      <w:marBottom w:val="0"/>
      <w:divBdr>
        <w:top w:val="none" w:sz="0" w:space="0" w:color="auto"/>
        <w:left w:val="none" w:sz="0" w:space="0" w:color="auto"/>
        <w:bottom w:val="none" w:sz="0" w:space="0" w:color="auto"/>
        <w:right w:val="none" w:sz="0" w:space="0" w:color="auto"/>
      </w:divBdr>
    </w:div>
    <w:div w:id="1769303824">
      <w:bodyDiv w:val="1"/>
      <w:marLeft w:val="0"/>
      <w:marRight w:val="0"/>
      <w:marTop w:val="0"/>
      <w:marBottom w:val="0"/>
      <w:divBdr>
        <w:top w:val="none" w:sz="0" w:space="0" w:color="auto"/>
        <w:left w:val="none" w:sz="0" w:space="0" w:color="auto"/>
        <w:bottom w:val="none" w:sz="0" w:space="0" w:color="auto"/>
        <w:right w:val="none" w:sz="0" w:space="0" w:color="auto"/>
      </w:divBdr>
    </w:div>
    <w:div w:id="1775710949">
      <w:bodyDiv w:val="1"/>
      <w:marLeft w:val="0"/>
      <w:marRight w:val="0"/>
      <w:marTop w:val="0"/>
      <w:marBottom w:val="0"/>
      <w:divBdr>
        <w:top w:val="none" w:sz="0" w:space="0" w:color="auto"/>
        <w:left w:val="none" w:sz="0" w:space="0" w:color="auto"/>
        <w:bottom w:val="none" w:sz="0" w:space="0" w:color="auto"/>
        <w:right w:val="none" w:sz="0" w:space="0" w:color="auto"/>
      </w:divBdr>
    </w:div>
    <w:div w:id="1782411237">
      <w:bodyDiv w:val="1"/>
      <w:marLeft w:val="0"/>
      <w:marRight w:val="0"/>
      <w:marTop w:val="0"/>
      <w:marBottom w:val="0"/>
      <w:divBdr>
        <w:top w:val="none" w:sz="0" w:space="0" w:color="auto"/>
        <w:left w:val="none" w:sz="0" w:space="0" w:color="auto"/>
        <w:bottom w:val="none" w:sz="0" w:space="0" w:color="auto"/>
        <w:right w:val="none" w:sz="0" w:space="0" w:color="auto"/>
      </w:divBdr>
    </w:div>
    <w:div w:id="1783841111">
      <w:bodyDiv w:val="1"/>
      <w:marLeft w:val="0"/>
      <w:marRight w:val="0"/>
      <w:marTop w:val="0"/>
      <w:marBottom w:val="0"/>
      <w:divBdr>
        <w:top w:val="none" w:sz="0" w:space="0" w:color="auto"/>
        <w:left w:val="none" w:sz="0" w:space="0" w:color="auto"/>
        <w:bottom w:val="none" w:sz="0" w:space="0" w:color="auto"/>
        <w:right w:val="none" w:sz="0" w:space="0" w:color="auto"/>
      </w:divBdr>
    </w:div>
    <w:div w:id="1790317749">
      <w:bodyDiv w:val="1"/>
      <w:marLeft w:val="0"/>
      <w:marRight w:val="0"/>
      <w:marTop w:val="0"/>
      <w:marBottom w:val="0"/>
      <w:divBdr>
        <w:top w:val="none" w:sz="0" w:space="0" w:color="auto"/>
        <w:left w:val="none" w:sz="0" w:space="0" w:color="auto"/>
        <w:bottom w:val="none" w:sz="0" w:space="0" w:color="auto"/>
        <w:right w:val="none" w:sz="0" w:space="0" w:color="auto"/>
      </w:divBdr>
    </w:div>
    <w:div w:id="1798837146">
      <w:bodyDiv w:val="1"/>
      <w:marLeft w:val="0"/>
      <w:marRight w:val="0"/>
      <w:marTop w:val="0"/>
      <w:marBottom w:val="0"/>
      <w:divBdr>
        <w:top w:val="none" w:sz="0" w:space="0" w:color="auto"/>
        <w:left w:val="none" w:sz="0" w:space="0" w:color="auto"/>
        <w:bottom w:val="none" w:sz="0" w:space="0" w:color="auto"/>
        <w:right w:val="none" w:sz="0" w:space="0" w:color="auto"/>
      </w:divBdr>
    </w:div>
    <w:div w:id="1800343759">
      <w:bodyDiv w:val="1"/>
      <w:marLeft w:val="0"/>
      <w:marRight w:val="0"/>
      <w:marTop w:val="0"/>
      <w:marBottom w:val="0"/>
      <w:divBdr>
        <w:top w:val="none" w:sz="0" w:space="0" w:color="auto"/>
        <w:left w:val="none" w:sz="0" w:space="0" w:color="auto"/>
        <w:bottom w:val="none" w:sz="0" w:space="0" w:color="auto"/>
        <w:right w:val="none" w:sz="0" w:space="0" w:color="auto"/>
      </w:divBdr>
    </w:div>
    <w:div w:id="1803307334">
      <w:bodyDiv w:val="1"/>
      <w:marLeft w:val="0"/>
      <w:marRight w:val="0"/>
      <w:marTop w:val="0"/>
      <w:marBottom w:val="0"/>
      <w:divBdr>
        <w:top w:val="none" w:sz="0" w:space="0" w:color="auto"/>
        <w:left w:val="none" w:sz="0" w:space="0" w:color="auto"/>
        <w:bottom w:val="none" w:sz="0" w:space="0" w:color="auto"/>
        <w:right w:val="none" w:sz="0" w:space="0" w:color="auto"/>
      </w:divBdr>
    </w:div>
    <w:div w:id="1816726392">
      <w:bodyDiv w:val="1"/>
      <w:marLeft w:val="0"/>
      <w:marRight w:val="0"/>
      <w:marTop w:val="0"/>
      <w:marBottom w:val="0"/>
      <w:divBdr>
        <w:top w:val="none" w:sz="0" w:space="0" w:color="auto"/>
        <w:left w:val="none" w:sz="0" w:space="0" w:color="auto"/>
        <w:bottom w:val="none" w:sz="0" w:space="0" w:color="auto"/>
        <w:right w:val="none" w:sz="0" w:space="0" w:color="auto"/>
      </w:divBdr>
    </w:div>
    <w:div w:id="1835798792">
      <w:bodyDiv w:val="1"/>
      <w:marLeft w:val="0"/>
      <w:marRight w:val="0"/>
      <w:marTop w:val="0"/>
      <w:marBottom w:val="0"/>
      <w:divBdr>
        <w:top w:val="none" w:sz="0" w:space="0" w:color="auto"/>
        <w:left w:val="none" w:sz="0" w:space="0" w:color="auto"/>
        <w:bottom w:val="none" w:sz="0" w:space="0" w:color="auto"/>
        <w:right w:val="none" w:sz="0" w:space="0" w:color="auto"/>
      </w:divBdr>
    </w:div>
    <w:div w:id="1837384432">
      <w:bodyDiv w:val="1"/>
      <w:marLeft w:val="0"/>
      <w:marRight w:val="0"/>
      <w:marTop w:val="0"/>
      <w:marBottom w:val="0"/>
      <w:divBdr>
        <w:top w:val="none" w:sz="0" w:space="0" w:color="auto"/>
        <w:left w:val="none" w:sz="0" w:space="0" w:color="auto"/>
        <w:bottom w:val="none" w:sz="0" w:space="0" w:color="auto"/>
        <w:right w:val="none" w:sz="0" w:space="0" w:color="auto"/>
      </w:divBdr>
    </w:div>
    <w:div w:id="1839269027">
      <w:bodyDiv w:val="1"/>
      <w:marLeft w:val="0"/>
      <w:marRight w:val="0"/>
      <w:marTop w:val="0"/>
      <w:marBottom w:val="0"/>
      <w:divBdr>
        <w:top w:val="none" w:sz="0" w:space="0" w:color="auto"/>
        <w:left w:val="none" w:sz="0" w:space="0" w:color="auto"/>
        <w:bottom w:val="none" w:sz="0" w:space="0" w:color="auto"/>
        <w:right w:val="none" w:sz="0" w:space="0" w:color="auto"/>
      </w:divBdr>
    </w:div>
    <w:div w:id="1844466769">
      <w:bodyDiv w:val="1"/>
      <w:marLeft w:val="0"/>
      <w:marRight w:val="0"/>
      <w:marTop w:val="0"/>
      <w:marBottom w:val="0"/>
      <w:divBdr>
        <w:top w:val="none" w:sz="0" w:space="0" w:color="auto"/>
        <w:left w:val="none" w:sz="0" w:space="0" w:color="auto"/>
        <w:bottom w:val="none" w:sz="0" w:space="0" w:color="auto"/>
        <w:right w:val="none" w:sz="0" w:space="0" w:color="auto"/>
      </w:divBdr>
    </w:div>
    <w:div w:id="1847281705">
      <w:bodyDiv w:val="1"/>
      <w:marLeft w:val="0"/>
      <w:marRight w:val="0"/>
      <w:marTop w:val="0"/>
      <w:marBottom w:val="0"/>
      <w:divBdr>
        <w:top w:val="none" w:sz="0" w:space="0" w:color="auto"/>
        <w:left w:val="none" w:sz="0" w:space="0" w:color="auto"/>
        <w:bottom w:val="none" w:sz="0" w:space="0" w:color="auto"/>
        <w:right w:val="none" w:sz="0" w:space="0" w:color="auto"/>
      </w:divBdr>
    </w:div>
    <w:div w:id="1850173658">
      <w:bodyDiv w:val="1"/>
      <w:marLeft w:val="0"/>
      <w:marRight w:val="0"/>
      <w:marTop w:val="0"/>
      <w:marBottom w:val="0"/>
      <w:divBdr>
        <w:top w:val="none" w:sz="0" w:space="0" w:color="auto"/>
        <w:left w:val="none" w:sz="0" w:space="0" w:color="auto"/>
        <w:bottom w:val="none" w:sz="0" w:space="0" w:color="auto"/>
        <w:right w:val="none" w:sz="0" w:space="0" w:color="auto"/>
      </w:divBdr>
    </w:div>
    <w:div w:id="1852335131">
      <w:bodyDiv w:val="1"/>
      <w:marLeft w:val="0"/>
      <w:marRight w:val="0"/>
      <w:marTop w:val="0"/>
      <w:marBottom w:val="0"/>
      <w:divBdr>
        <w:top w:val="none" w:sz="0" w:space="0" w:color="auto"/>
        <w:left w:val="none" w:sz="0" w:space="0" w:color="auto"/>
        <w:bottom w:val="none" w:sz="0" w:space="0" w:color="auto"/>
        <w:right w:val="none" w:sz="0" w:space="0" w:color="auto"/>
      </w:divBdr>
    </w:div>
    <w:div w:id="1858156863">
      <w:bodyDiv w:val="1"/>
      <w:marLeft w:val="0"/>
      <w:marRight w:val="0"/>
      <w:marTop w:val="0"/>
      <w:marBottom w:val="0"/>
      <w:divBdr>
        <w:top w:val="none" w:sz="0" w:space="0" w:color="auto"/>
        <w:left w:val="none" w:sz="0" w:space="0" w:color="auto"/>
        <w:bottom w:val="none" w:sz="0" w:space="0" w:color="auto"/>
        <w:right w:val="none" w:sz="0" w:space="0" w:color="auto"/>
      </w:divBdr>
    </w:div>
    <w:div w:id="1867986048">
      <w:bodyDiv w:val="1"/>
      <w:marLeft w:val="0"/>
      <w:marRight w:val="0"/>
      <w:marTop w:val="0"/>
      <w:marBottom w:val="0"/>
      <w:divBdr>
        <w:top w:val="none" w:sz="0" w:space="0" w:color="auto"/>
        <w:left w:val="none" w:sz="0" w:space="0" w:color="auto"/>
        <w:bottom w:val="none" w:sz="0" w:space="0" w:color="auto"/>
        <w:right w:val="none" w:sz="0" w:space="0" w:color="auto"/>
      </w:divBdr>
    </w:div>
    <w:div w:id="1898322020">
      <w:bodyDiv w:val="1"/>
      <w:marLeft w:val="0"/>
      <w:marRight w:val="0"/>
      <w:marTop w:val="0"/>
      <w:marBottom w:val="0"/>
      <w:divBdr>
        <w:top w:val="none" w:sz="0" w:space="0" w:color="auto"/>
        <w:left w:val="none" w:sz="0" w:space="0" w:color="auto"/>
        <w:bottom w:val="none" w:sz="0" w:space="0" w:color="auto"/>
        <w:right w:val="none" w:sz="0" w:space="0" w:color="auto"/>
      </w:divBdr>
    </w:div>
    <w:div w:id="1905143131">
      <w:bodyDiv w:val="1"/>
      <w:marLeft w:val="0"/>
      <w:marRight w:val="0"/>
      <w:marTop w:val="0"/>
      <w:marBottom w:val="0"/>
      <w:divBdr>
        <w:top w:val="none" w:sz="0" w:space="0" w:color="auto"/>
        <w:left w:val="none" w:sz="0" w:space="0" w:color="auto"/>
        <w:bottom w:val="none" w:sz="0" w:space="0" w:color="auto"/>
        <w:right w:val="none" w:sz="0" w:space="0" w:color="auto"/>
      </w:divBdr>
    </w:div>
    <w:div w:id="1915622728">
      <w:bodyDiv w:val="1"/>
      <w:marLeft w:val="0"/>
      <w:marRight w:val="0"/>
      <w:marTop w:val="0"/>
      <w:marBottom w:val="0"/>
      <w:divBdr>
        <w:top w:val="none" w:sz="0" w:space="0" w:color="auto"/>
        <w:left w:val="none" w:sz="0" w:space="0" w:color="auto"/>
        <w:bottom w:val="none" w:sz="0" w:space="0" w:color="auto"/>
        <w:right w:val="none" w:sz="0" w:space="0" w:color="auto"/>
      </w:divBdr>
    </w:div>
    <w:div w:id="1919514101">
      <w:bodyDiv w:val="1"/>
      <w:marLeft w:val="0"/>
      <w:marRight w:val="0"/>
      <w:marTop w:val="0"/>
      <w:marBottom w:val="0"/>
      <w:divBdr>
        <w:top w:val="none" w:sz="0" w:space="0" w:color="auto"/>
        <w:left w:val="none" w:sz="0" w:space="0" w:color="auto"/>
        <w:bottom w:val="none" w:sz="0" w:space="0" w:color="auto"/>
        <w:right w:val="none" w:sz="0" w:space="0" w:color="auto"/>
      </w:divBdr>
    </w:div>
    <w:div w:id="1930380948">
      <w:bodyDiv w:val="1"/>
      <w:marLeft w:val="0"/>
      <w:marRight w:val="0"/>
      <w:marTop w:val="0"/>
      <w:marBottom w:val="0"/>
      <w:divBdr>
        <w:top w:val="none" w:sz="0" w:space="0" w:color="auto"/>
        <w:left w:val="none" w:sz="0" w:space="0" w:color="auto"/>
        <w:bottom w:val="none" w:sz="0" w:space="0" w:color="auto"/>
        <w:right w:val="none" w:sz="0" w:space="0" w:color="auto"/>
      </w:divBdr>
    </w:div>
    <w:div w:id="1945379454">
      <w:bodyDiv w:val="1"/>
      <w:marLeft w:val="0"/>
      <w:marRight w:val="0"/>
      <w:marTop w:val="0"/>
      <w:marBottom w:val="0"/>
      <w:divBdr>
        <w:top w:val="none" w:sz="0" w:space="0" w:color="auto"/>
        <w:left w:val="none" w:sz="0" w:space="0" w:color="auto"/>
        <w:bottom w:val="none" w:sz="0" w:space="0" w:color="auto"/>
        <w:right w:val="none" w:sz="0" w:space="0" w:color="auto"/>
      </w:divBdr>
    </w:div>
    <w:div w:id="1945502370">
      <w:bodyDiv w:val="1"/>
      <w:marLeft w:val="0"/>
      <w:marRight w:val="0"/>
      <w:marTop w:val="0"/>
      <w:marBottom w:val="0"/>
      <w:divBdr>
        <w:top w:val="none" w:sz="0" w:space="0" w:color="auto"/>
        <w:left w:val="none" w:sz="0" w:space="0" w:color="auto"/>
        <w:bottom w:val="none" w:sz="0" w:space="0" w:color="auto"/>
        <w:right w:val="none" w:sz="0" w:space="0" w:color="auto"/>
      </w:divBdr>
    </w:div>
    <w:div w:id="1947614738">
      <w:bodyDiv w:val="1"/>
      <w:marLeft w:val="0"/>
      <w:marRight w:val="0"/>
      <w:marTop w:val="0"/>
      <w:marBottom w:val="0"/>
      <w:divBdr>
        <w:top w:val="none" w:sz="0" w:space="0" w:color="auto"/>
        <w:left w:val="none" w:sz="0" w:space="0" w:color="auto"/>
        <w:bottom w:val="none" w:sz="0" w:space="0" w:color="auto"/>
        <w:right w:val="none" w:sz="0" w:space="0" w:color="auto"/>
      </w:divBdr>
    </w:div>
    <w:div w:id="1950622204">
      <w:bodyDiv w:val="1"/>
      <w:marLeft w:val="0"/>
      <w:marRight w:val="0"/>
      <w:marTop w:val="0"/>
      <w:marBottom w:val="0"/>
      <w:divBdr>
        <w:top w:val="none" w:sz="0" w:space="0" w:color="auto"/>
        <w:left w:val="none" w:sz="0" w:space="0" w:color="auto"/>
        <w:bottom w:val="none" w:sz="0" w:space="0" w:color="auto"/>
        <w:right w:val="none" w:sz="0" w:space="0" w:color="auto"/>
      </w:divBdr>
    </w:div>
    <w:div w:id="1956134873">
      <w:bodyDiv w:val="1"/>
      <w:marLeft w:val="0"/>
      <w:marRight w:val="0"/>
      <w:marTop w:val="0"/>
      <w:marBottom w:val="0"/>
      <w:divBdr>
        <w:top w:val="none" w:sz="0" w:space="0" w:color="auto"/>
        <w:left w:val="none" w:sz="0" w:space="0" w:color="auto"/>
        <w:bottom w:val="none" w:sz="0" w:space="0" w:color="auto"/>
        <w:right w:val="none" w:sz="0" w:space="0" w:color="auto"/>
      </w:divBdr>
    </w:div>
    <w:div w:id="1962102775">
      <w:bodyDiv w:val="1"/>
      <w:marLeft w:val="0"/>
      <w:marRight w:val="0"/>
      <w:marTop w:val="0"/>
      <w:marBottom w:val="0"/>
      <w:divBdr>
        <w:top w:val="none" w:sz="0" w:space="0" w:color="auto"/>
        <w:left w:val="none" w:sz="0" w:space="0" w:color="auto"/>
        <w:bottom w:val="none" w:sz="0" w:space="0" w:color="auto"/>
        <w:right w:val="none" w:sz="0" w:space="0" w:color="auto"/>
      </w:divBdr>
    </w:div>
    <w:div w:id="1973903712">
      <w:bodyDiv w:val="1"/>
      <w:marLeft w:val="0"/>
      <w:marRight w:val="0"/>
      <w:marTop w:val="0"/>
      <w:marBottom w:val="0"/>
      <w:divBdr>
        <w:top w:val="none" w:sz="0" w:space="0" w:color="auto"/>
        <w:left w:val="none" w:sz="0" w:space="0" w:color="auto"/>
        <w:bottom w:val="none" w:sz="0" w:space="0" w:color="auto"/>
        <w:right w:val="none" w:sz="0" w:space="0" w:color="auto"/>
      </w:divBdr>
    </w:div>
    <w:div w:id="1975327685">
      <w:bodyDiv w:val="1"/>
      <w:marLeft w:val="0"/>
      <w:marRight w:val="0"/>
      <w:marTop w:val="0"/>
      <w:marBottom w:val="0"/>
      <w:divBdr>
        <w:top w:val="none" w:sz="0" w:space="0" w:color="auto"/>
        <w:left w:val="none" w:sz="0" w:space="0" w:color="auto"/>
        <w:bottom w:val="none" w:sz="0" w:space="0" w:color="auto"/>
        <w:right w:val="none" w:sz="0" w:space="0" w:color="auto"/>
      </w:divBdr>
    </w:div>
    <w:div w:id="1979677225">
      <w:bodyDiv w:val="1"/>
      <w:marLeft w:val="0"/>
      <w:marRight w:val="0"/>
      <w:marTop w:val="0"/>
      <w:marBottom w:val="0"/>
      <w:divBdr>
        <w:top w:val="none" w:sz="0" w:space="0" w:color="auto"/>
        <w:left w:val="none" w:sz="0" w:space="0" w:color="auto"/>
        <w:bottom w:val="none" w:sz="0" w:space="0" w:color="auto"/>
        <w:right w:val="none" w:sz="0" w:space="0" w:color="auto"/>
      </w:divBdr>
    </w:div>
    <w:div w:id="1982348398">
      <w:bodyDiv w:val="1"/>
      <w:marLeft w:val="0"/>
      <w:marRight w:val="0"/>
      <w:marTop w:val="0"/>
      <w:marBottom w:val="0"/>
      <w:divBdr>
        <w:top w:val="none" w:sz="0" w:space="0" w:color="auto"/>
        <w:left w:val="none" w:sz="0" w:space="0" w:color="auto"/>
        <w:bottom w:val="none" w:sz="0" w:space="0" w:color="auto"/>
        <w:right w:val="none" w:sz="0" w:space="0" w:color="auto"/>
      </w:divBdr>
    </w:div>
    <w:div w:id="1991713980">
      <w:bodyDiv w:val="1"/>
      <w:marLeft w:val="0"/>
      <w:marRight w:val="0"/>
      <w:marTop w:val="0"/>
      <w:marBottom w:val="0"/>
      <w:divBdr>
        <w:top w:val="none" w:sz="0" w:space="0" w:color="auto"/>
        <w:left w:val="none" w:sz="0" w:space="0" w:color="auto"/>
        <w:bottom w:val="none" w:sz="0" w:space="0" w:color="auto"/>
        <w:right w:val="none" w:sz="0" w:space="0" w:color="auto"/>
      </w:divBdr>
    </w:div>
    <w:div w:id="1996061067">
      <w:bodyDiv w:val="1"/>
      <w:marLeft w:val="0"/>
      <w:marRight w:val="0"/>
      <w:marTop w:val="0"/>
      <w:marBottom w:val="0"/>
      <w:divBdr>
        <w:top w:val="none" w:sz="0" w:space="0" w:color="auto"/>
        <w:left w:val="none" w:sz="0" w:space="0" w:color="auto"/>
        <w:bottom w:val="none" w:sz="0" w:space="0" w:color="auto"/>
        <w:right w:val="none" w:sz="0" w:space="0" w:color="auto"/>
      </w:divBdr>
    </w:div>
    <w:div w:id="1996373522">
      <w:bodyDiv w:val="1"/>
      <w:marLeft w:val="0"/>
      <w:marRight w:val="0"/>
      <w:marTop w:val="0"/>
      <w:marBottom w:val="0"/>
      <w:divBdr>
        <w:top w:val="none" w:sz="0" w:space="0" w:color="auto"/>
        <w:left w:val="none" w:sz="0" w:space="0" w:color="auto"/>
        <w:bottom w:val="none" w:sz="0" w:space="0" w:color="auto"/>
        <w:right w:val="none" w:sz="0" w:space="0" w:color="auto"/>
      </w:divBdr>
    </w:div>
    <w:div w:id="2001928919">
      <w:bodyDiv w:val="1"/>
      <w:marLeft w:val="0"/>
      <w:marRight w:val="0"/>
      <w:marTop w:val="0"/>
      <w:marBottom w:val="0"/>
      <w:divBdr>
        <w:top w:val="none" w:sz="0" w:space="0" w:color="auto"/>
        <w:left w:val="none" w:sz="0" w:space="0" w:color="auto"/>
        <w:bottom w:val="none" w:sz="0" w:space="0" w:color="auto"/>
        <w:right w:val="none" w:sz="0" w:space="0" w:color="auto"/>
      </w:divBdr>
    </w:div>
    <w:div w:id="2006131561">
      <w:bodyDiv w:val="1"/>
      <w:marLeft w:val="0"/>
      <w:marRight w:val="0"/>
      <w:marTop w:val="0"/>
      <w:marBottom w:val="0"/>
      <w:divBdr>
        <w:top w:val="none" w:sz="0" w:space="0" w:color="auto"/>
        <w:left w:val="none" w:sz="0" w:space="0" w:color="auto"/>
        <w:bottom w:val="none" w:sz="0" w:space="0" w:color="auto"/>
        <w:right w:val="none" w:sz="0" w:space="0" w:color="auto"/>
      </w:divBdr>
    </w:div>
    <w:div w:id="2009743426">
      <w:bodyDiv w:val="1"/>
      <w:marLeft w:val="0"/>
      <w:marRight w:val="0"/>
      <w:marTop w:val="0"/>
      <w:marBottom w:val="0"/>
      <w:divBdr>
        <w:top w:val="none" w:sz="0" w:space="0" w:color="auto"/>
        <w:left w:val="none" w:sz="0" w:space="0" w:color="auto"/>
        <w:bottom w:val="none" w:sz="0" w:space="0" w:color="auto"/>
        <w:right w:val="none" w:sz="0" w:space="0" w:color="auto"/>
      </w:divBdr>
    </w:div>
    <w:div w:id="2018802538">
      <w:bodyDiv w:val="1"/>
      <w:marLeft w:val="0"/>
      <w:marRight w:val="0"/>
      <w:marTop w:val="0"/>
      <w:marBottom w:val="0"/>
      <w:divBdr>
        <w:top w:val="none" w:sz="0" w:space="0" w:color="auto"/>
        <w:left w:val="none" w:sz="0" w:space="0" w:color="auto"/>
        <w:bottom w:val="none" w:sz="0" w:space="0" w:color="auto"/>
        <w:right w:val="none" w:sz="0" w:space="0" w:color="auto"/>
      </w:divBdr>
    </w:div>
    <w:div w:id="2034190279">
      <w:bodyDiv w:val="1"/>
      <w:marLeft w:val="0"/>
      <w:marRight w:val="0"/>
      <w:marTop w:val="0"/>
      <w:marBottom w:val="0"/>
      <w:divBdr>
        <w:top w:val="none" w:sz="0" w:space="0" w:color="auto"/>
        <w:left w:val="none" w:sz="0" w:space="0" w:color="auto"/>
        <w:bottom w:val="none" w:sz="0" w:space="0" w:color="auto"/>
        <w:right w:val="none" w:sz="0" w:space="0" w:color="auto"/>
      </w:divBdr>
    </w:div>
    <w:div w:id="2040079732">
      <w:bodyDiv w:val="1"/>
      <w:marLeft w:val="0"/>
      <w:marRight w:val="0"/>
      <w:marTop w:val="0"/>
      <w:marBottom w:val="0"/>
      <w:divBdr>
        <w:top w:val="none" w:sz="0" w:space="0" w:color="auto"/>
        <w:left w:val="none" w:sz="0" w:space="0" w:color="auto"/>
        <w:bottom w:val="none" w:sz="0" w:space="0" w:color="auto"/>
        <w:right w:val="none" w:sz="0" w:space="0" w:color="auto"/>
      </w:divBdr>
    </w:div>
    <w:div w:id="2051956605">
      <w:bodyDiv w:val="1"/>
      <w:marLeft w:val="0"/>
      <w:marRight w:val="0"/>
      <w:marTop w:val="0"/>
      <w:marBottom w:val="0"/>
      <w:divBdr>
        <w:top w:val="none" w:sz="0" w:space="0" w:color="auto"/>
        <w:left w:val="none" w:sz="0" w:space="0" w:color="auto"/>
        <w:bottom w:val="none" w:sz="0" w:space="0" w:color="auto"/>
        <w:right w:val="none" w:sz="0" w:space="0" w:color="auto"/>
      </w:divBdr>
    </w:div>
    <w:div w:id="2058621467">
      <w:bodyDiv w:val="1"/>
      <w:marLeft w:val="0"/>
      <w:marRight w:val="0"/>
      <w:marTop w:val="0"/>
      <w:marBottom w:val="0"/>
      <w:divBdr>
        <w:top w:val="none" w:sz="0" w:space="0" w:color="auto"/>
        <w:left w:val="none" w:sz="0" w:space="0" w:color="auto"/>
        <w:bottom w:val="none" w:sz="0" w:space="0" w:color="auto"/>
        <w:right w:val="none" w:sz="0" w:space="0" w:color="auto"/>
      </w:divBdr>
    </w:div>
    <w:div w:id="2060082456">
      <w:bodyDiv w:val="1"/>
      <w:marLeft w:val="0"/>
      <w:marRight w:val="0"/>
      <w:marTop w:val="0"/>
      <w:marBottom w:val="0"/>
      <w:divBdr>
        <w:top w:val="none" w:sz="0" w:space="0" w:color="auto"/>
        <w:left w:val="none" w:sz="0" w:space="0" w:color="auto"/>
        <w:bottom w:val="none" w:sz="0" w:space="0" w:color="auto"/>
        <w:right w:val="none" w:sz="0" w:space="0" w:color="auto"/>
      </w:divBdr>
    </w:div>
    <w:div w:id="2061900707">
      <w:bodyDiv w:val="1"/>
      <w:marLeft w:val="0"/>
      <w:marRight w:val="0"/>
      <w:marTop w:val="0"/>
      <w:marBottom w:val="0"/>
      <w:divBdr>
        <w:top w:val="none" w:sz="0" w:space="0" w:color="auto"/>
        <w:left w:val="none" w:sz="0" w:space="0" w:color="auto"/>
        <w:bottom w:val="none" w:sz="0" w:space="0" w:color="auto"/>
        <w:right w:val="none" w:sz="0" w:space="0" w:color="auto"/>
      </w:divBdr>
    </w:div>
    <w:div w:id="2071422381">
      <w:bodyDiv w:val="1"/>
      <w:marLeft w:val="0"/>
      <w:marRight w:val="0"/>
      <w:marTop w:val="0"/>
      <w:marBottom w:val="0"/>
      <w:divBdr>
        <w:top w:val="none" w:sz="0" w:space="0" w:color="auto"/>
        <w:left w:val="none" w:sz="0" w:space="0" w:color="auto"/>
        <w:bottom w:val="none" w:sz="0" w:space="0" w:color="auto"/>
        <w:right w:val="none" w:sz="0" w:space="0" w:color="auto"/>
      </w:divBdr>
    </w:div>
    <w:div w:id="2075083991">
      <w:bodyDiv w:val="1"/>
      <w:marLeft w:val="0"/>
      <w:marRight w:val="0"/>
      <w:marTop w:val="0"/>
      <w:marBottom w:val="0"/>
      <w:divBdr>
        <w:top w:val="none" w:sz="0" w:space="0" w:color="auto"/>
        <w:left w:val="none" w:sz="0" w:space="0" w:color="auto"/>
        <w:bottom w:val="none" w:sz="0" w:space="0" w:color="auto"/>
        <w:right w:val="none" w:sz="0" w:space="0" w:color="auto"/>
      </w:divBdr>
    </w:div>
    <w:div w:id="2078043000">
      <w:bodyDiv w:val="1"/>
      <w:marLeft w:val="0"/>
      <w:marRight w:val="0"/>
      <w:marTop w:val="0"/>
      <w:marBottom w:val="0"/>
      <w:divBdr>
        <w:top w:val="none" w:sz="0" w:space="0" w:color="auto"/>
        <w:left w:val="none" w:sz="0" w:space="0" w:color="auto"/>
        <w:bottom w:val="none" w:sz="0" w:space="0" w:color="auto"/>
        <w:right w:val="none" w:sz="0" w:space="0" w:color="auto"/>
      </w:divBdr>
    </w:div>
    <w:div w:id="2079863716">
      <w:bodyDiv w:val="1"/>
      <w:marLeft w:val="0"/>
      <w:marRight w:val="0"/>
      <w:marTop w:val="0"/>
      <w:marBottom w:val="0"/>
      <w:divBdr>
        <w:top w:val="none" w:sz="0" w:space="0" w:color="auto"/>
        <w:left w:val="none" w:sz="0" w:space="0" w:color="auto"/>
        <w:bottom w:val="none" w:sz="0" w:space="0" w:color="auto"/>
        <w:right w:val="none" w:sz="0" w:space="0" w:color="auto"/>
      </w:divBdr>
    </w:div>
    <w:div w:id="2085489315">
      <w:bodyDiv w:val="1"/>
      <w:marLeft w:val="0"/>
      <w:marRight w:val="0"/>
      <w:marTop w:val="0"/>
      <w:marBottom w:val="0"/>
      <w:divBdr>
        <w:top w:val="none" w:sz="0" w:space="0" w:color="auto"/>
        <w:left w:val="none" w:sz="0" w:space="0" w:color="auto"/>
        <w:bottom w:val="none" w:sz="0" w:space="0" w:color="auto"/>
        <w:right w:val="none" w:sz="0" w:space="0" w:color="auto"/>
      </w:divBdr>
    </w:div>
    <w:div w:id="2087418599">
      <w:bodyDiv w:val="1"/>
      <w:marLeft w:val="0"/>
      <w:marRight w:val="0"/>
      <w:marTop w:val="0"/>
      <w:marBottom w:val="0"/>
      <w:divBdr>
        <w:top w:val="none" w:sz="0" w:space="0" w:color="auto"/>
        <w:left w:val="none" w:sz="0" w:space="0" w:color="auto"/>
        <w:bottom w:val="none" w:sz="0" w:space="0" w:color="auto"/>
        <w:right w:val="none" w:sz="0" w:space="0" w:color="auto"/>
      </w:divBdr>
    </w:div>
    <w:div w:id="2091463248">
      <w:bodyDiv w:val="1"/>
      <w:marLeft w:val="0"/>
      <w:marRight w:val="0"/>
      <w:marTop w:val="0"/>
      <w:marBottom w:val="0"/>
      <w:divBdr>
        <w:top w:val="none" w:sz="0" w:space="0" w:color="auto"/>
        <w:left w:val="none" w:sz="0" w:space="0" w:color="auto"/>
        <w:bottom w:val="none" w:sz="0" w:space="0" w:color="auto"/>
        <w:right w:val="none" w:sz="0" w:space="0" w:color="auto"/>
      </w:divBdr>
    </w:div>
    <w:div w:id="2092966399">
      <w:bodyDiv w:val="1"/>
      <w:marLeft w:val="0"/>
      <w:marRight w:val="0"/>
      <w:marTop w:val="0"/>
      <w:marBottom w:val="0"/>
      <w:divBdr>
        <w:top w:val="none" w:sz="0" w:space="0" w:color="auto"/>
        <w:left w:val="none" w:sz="0" w:space="0" w:color="auto"/>
        <w:bottom w:val="none" w:sz="0" w:space="0" w:color="auto"/>
        <w:right w:val="none" w:sz="0" w:space="0" w:color="auto"/>
      </w:divBdr>
    </w:div>
    <w:div w:id="2097088706">
      <w:bodyDiv w:val="1"/>
      <w:marLeft w:val="0"/>
      <w:marRight w:val="0"/>
      <w:marTop w:val="0"/>
      <w:marBottom w:val="0"/>
      <w:divBdr>
        <w:top w:val="none" w:sz="0" w:space="0" w:color="auto"/>
        <w:left w:val="none" w:sz="0" w:space="0" w:color="auto"/>
        <w:bottom w:val="none" w:sz="0" w:space="0" w:color="auto"/>
        <w:right w:val="none" w:sz="0" w:space="0" w:color="auto"/>
      </w:divBdr>
    </w:div>
    <w:div w:id="2101480901">
      <w:bodyDiv w:val="1"/>
      <w:marLeft w:val="0"/>
      <w:marRight w:val="0"/>
      <w:marTop w:val="0"/>
      <w:marBottom w:val="0"/>
      <w:divBdr>
        <w:top w:val="none" w:sz="0" w:space="0" w:color="auto"/>
        <w:left w:val="none" w:sz="0" w:space="0" w:color="auto"/>
        <w:bottom w:val="none" w:sz="0" w:space="0" w:color="auto"/>
        <w:right w:val="none" w:sz="0" w:space="0" w:color="auto"/>
      </w:divBdr>
    </w:div>
    <w:div w:id="2102875205">
      <w:bodyDiv w:val="1"/>
      <w:marLeft w:val="0"/>
      <w:marRight w:val="0"/>
      <w:marTop w:val="0"/>
      <w:marBottom w:val="0"/>
      <w:divBdr>
        <w:top w:val="none" w:sz="0" w:space="0" w:color="auto"/>
        <w:left w:val="none" w:sz="0" w:space="0" w:color="auto"/>
        <w:bottom w:val="none" w:sz="0" w:space="0" w:color="auto"/>
        <w:right w:val="none" w:sz="0" w:space="0" w:color="auto"/>
      </w:divBdr>
    </w:div>
    <w:div w:id="2103260380">
      <w:bodyDiv w:val="1"/>
      <w:marLeft w:val="0"/>
      <w:marRight w:val="0"/>
      <w:marTop w:val="0"/>
      <w:marBottom w:val="0"/>
      <w:divBdr>
        <w:top w:val="none" w:sz="0" w:space="0" w:color="auto"/>
        <w:left w:val="none" w:sz="0" w:space="0" w:color="auto"/>
        <w:bottom w:val="none" w:sz="0" w:space="0" w:color="auto"/>
        <w:right w:val="none" w:sz="0" w:space="0" w:color="auto"/>
      </w:divBdr>
      <w:divsChild>
        <w:div w:id="1271011083">
          <w:marLeft w:val="0"/>
          <w:marRight w:val="0"/>
          <w:marTop w:val="0"/>
          <w:marBottom w:val="0"/>
          <w:divBdr>
            <w:top w:val="none" w:sz="0" w:space="0" w:color="auto"/>
            <w:left w:val="none" w:sz="0" w:space="0" w:color="auto"/>
            <w:bottom w:val="none" w:sz="0" w:space="0" w:color="auto"/>
            <w:right w:val="none" w:sz="0" w:space="0" w:color="auto"/>
          </w:divBdr>
          <w:divsChild>
            <w:div w:id="1411269342">
              <w:marLeft w:val="0"/>
              <w:marRight w:val="0"/>
              <w:marTop w:val="0"/>
              <w:marBottom w:val="0"/>
              <w:divBdr>
                <w:top w:val="none" w:sz="0" w:space="0" w:color="auto"/>
                <w:left w:val="none" w:sz="0" w:space="0" w:color="auto"/>
                <w:bottom w:val="none" w:sz="0" w:space="0" w:color="auto"/>
                <w:right w:val="none" w:sz="0" w:space="0" w:color="auto"/>
              </w:divBdr>
              <w:divsChild>
                <w:div w:id="1343430043">
                  <w:marLeft w:val="0"/>
                  <w:marRight w:val="0"/>
                  <w:marTop w:val="0"/>
                  <w:marBottom w:val="0"/>
                  <w:divBdr>
                    <w:top w:val="none" w:sz="0" w:space="0" w:color="auto"/>
                    <w:left w:val="none" w:sz="0" w:space="0" w:color="auto"/>
                    <w:bottom w:val="none" w:sz="0" w:space="0" w:color="auto"/>
                    <w:right w:val="none" w:sz="0" w:space="0" w:color="auto"/>
                  </w:divBdr>
                </w:div>
                <w:div w:id="1647392644">
                  <w:marLeft w:val="0"/>
                  <w:marRight w:val="0"/>
                  <w:marTop w:val="0"/>
                  <w:marBottom w:val="0"/>
                  <w:divBdr>
                    <w:top w:val="none" w:sz="0" w:space="0" w:color="auto"/>
                    <w:left w:val="none" w:sz="0" w:space="0" w:color="auto"/>
                    <w:bottom w:val="none" w:sz="0" w:space="0" w:color="auto"/>
                    <w:right w:val="none" w:sz="0" w:space="0" w:color="auto"/>
                  </w:divBdr>
                  <w:divsChild>
                    <w:div w:id="374157815">
                      <w:marLeft w:val="0"/>
                      <w:marRight w:val="0"/>
                      <w:marTop w:val="0"/>
                      <w:marBottom w:val="0"/>
                      <w:divBdr>
                        <w:top w:val="none" w:sz="0" w:space="0" w:color="auto"/>
                        <w:left w:val="none" w:sz="0" w:space="0" w:color="auto"/>
                        <w:bottom w:val="none" w:sz="0" w:space="0" w:color="auto"/>
                        <w:right w:val="none" w:sz="0" w:space="0" w:color="auto"/>
                      </w:divBdr>
                      <w:divsChild>
                        <w:div w:id="1276332184">
                          <w:marLeft w:val="0"/>
                          <w:marRight w:val="0"/>
                          <w:marTop w:val="0"/>
                          <w:marBottom w:val="0"/>
                          <w:divBdr>
                            <w:top w:val="none" w:sz="0" w:space="0" w:color="auto"/>
                            <w:left w:val="none" w:sz="0" w:space="0" w:color="auto"/>
                            <w:bottom w:val="none" w:sz="0" w:space="0" w:color="auto"/>
                            <w:right w:val="none" w:sz="0" w:space="0" w:color="auto"/>
                          </w:divBdr>
                          <w:divsChild>
                            <w:div w:id="13511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803026">
      <w:bodyDiv w:val="1"/>
      <w:marLeft w:val="0"/>
      <w:marRight w:val="0"/>
      <w:marTop w:val="0"/>
      <w:marBottom w:val="0"/>
      <w:divBdr>
        <w:top w:val="none" w:sz="0" w:space="0" w:color="auto"/>
        <w:left w:val="none" w:sz="0" w:space="0" w:color="auto"/>
        <w:bottom w:val="none" w:sz="0" w:space="0" w:color="auto"/>
        <w:right w:val="none" w:sz="0" w:space="0" w:color="auto"/>
      </w:divBdr>
    </w:div>
    <w:div w:id="2144731645">
      <w:bodyDiv w:val="1"/>
      <w:marLeft w:val="0"/>
      <w:marRight w:val="0"/>
      <w:marTop w:val="0"/>
      <w:marBottom w:val="0"/>
      <w:divBdr>
        <w:top w:val="none" w:sz="0" w:space="0" w:color="auto"/>
        <w:left w:val="none" w:sz="0" w:space="0" w:color="auto"/>
        <w:bottom w:val="none" w:sz="0" w:space="0" w:color="auto"/>
        <w:right w:val="none" w:sz="0" w:space="0" w:color="auto"/>
      </w:divBdr>
    </w:div>
    <w:div w:id="214488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package" Target="embeddings/Microsoft_Excel_Worksheet.xlsx"/><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emf"/><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2.emf"/><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5b279a9415c433a66b99a183c615122b">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449cfa9411dc2ea9411fb2d14c5a5e21"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59612-1317-4790-B3B9-A789E1031877}">
  <ds:schemaRefs>
    <ds:schemaRef ds:uri="http://schemas.microsoft.com/office/2006/metadata/longProperties"/>
  </ds:schemaRefs>
</ds:datastoreItem>
</file>

<file path=customXml/itemProps2.xml><?xml version="1.0" encoding="utf-8"?>
<ds:datastoreItem xmlns:ds="http://schemas.openxmlformats.org/officeDocument/2006/customXml" ds:itemID="{216457AA-CE06-4E71-B35E-A7A71FEA710A}">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3.xml><?xml version="1.0" encoding="utf-8"?>
<ds:datastoreItem xmlns:ds="http://schemas.openxmlformats.org/officeDocument/2006/customXml" ds:itemID="{011D1F9A-4274-43E0-8E84-22D47493DF67}">
  <ds:schemaRefs>
    <ds:schemaRef ds:uri="http://schemas.openxmlformats.org/officeDocument/2006/bibliography"/>
  </ds:schemaRefs>
</ds:datastoreItem>
</file>

<file path=customXml/itemProps4.xml><?xml version="1.0" encoding="utf-8"?>
<ds:datastoreItem xmlns:ds="http://schemas.openxmlformats.org/officeDocument/2006/customXml" ds:itemID="{C7D2B00E-48C1-478C-BAED-B5DACB8F1A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486dad-39bf-4d55-9b20-c89d466c9391"/>
    <ds:schemaRef ds:uri="26313d5c-23c9-455c-97dd-7e1ac6919d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B00EE46-A88A-4C38-8F56-1AEA7FC1A4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3733</Words>
  <Characters>20461</Characters>
  <Application>Microsoft Office Word</Application>
  <DocSecurity>0</DocSecurity>
  <Lines>786</Lines>
  <Paragraphs>604</Paragraphs>
  <ScaleCrop>false</ScaleCrop>
  <Manager>ETS</Manager>
  <Company>CHED Services</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aplummer</dc:creator>
  <cp:keywords/>
  <dc:description/>
  <cp:lastModifiedBy>Sangsukdee, Wayne</cp:lastModifiedBy>
  <cp:revision>567</cp:revision>
  <cp:lastPrinted>2019-11-26T17:57:00Z</cp:lastPrinted>
  <dcterms:created xsi:type="dcterms:W3CDTF">2022-04-11T02:38:00Z</dcterms:created>
  <dcterms:modified xsi:type="dcterms:W3CDTF">2026-02-17T21:37:00Z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rget Audience - Company">
    <vt:lpwstr>All</vt:lpwstr>
  </property>
  <property fmtid="{D5CDD505-2E9C-101B-9397-08002B2CF9AE}" pid="3" name="display_urn:schemas-microsoft-com:office:office#Document_x0020_Author">
    <vt:lpwstr>Di Censo, Lisa (PAL)</vt:lpwstr>
  </property>
  <property fmtid="{D5CDD505-2E9C-101B-9397-08002B2CF9AE}" pid="4" name="Process">
    <vt:lpwstr/>
  </property>
  <property fmtid="{D5CDD505-2E9C-101B-9397-08002B2CF9AE}" pid="5" name="Doc Description">
    <vt:lpwstr/>
  </property>
  <property fmtid="{D5CDD505-2E9C-101B-9397-08002B2CF9AE}" pid="6" name="Asset Class">
    <vt:lpwstr/>
  </property>
  <property fmtid="{D5CDD505-2E9C-101B-9397-08002B2CF9AE}" pid="7" name="ContentTypeId">
    <vt:lpwstr>0x0101005623D98E38FEF6478129FBE21405D3B1</vt:lpwstr>
  </property>
  <property fmtid="{D5CDD505-2E9C-101B-9397-08002B2CF9AE}" pid="8" name="ContentType">
    <vt:lpwstr>IT Project Doc</vt:lpwstr>
  </property>
  <property fmtid="{D5CDD505-2E9C-101B-9397-08002B2CF9AE}" pid="9" name="Document Author">
    <vt:lpwstr>589</vt:lpwstr>
  </property>
  <property fmtid="{D5CDD505-2E9C-101B-9397-08002B2CF9AE}" pid="10" name="Target Audience - Site">
    <vt:lpwstr>Intranet</vt:lpwstr>
  </property>
  <property fmtid="{D5CDD505-2E9C-101B-9397-08002B2CF9AE}" pid="11" name="Target Audience - Business Unit">
    <vt:lpwstr>Information Technology</vt:lpwstr>
  </property>
  <property fmtid="{D5CDD505-2E9C-101B-9397-08002B2CF9AE}" pid="12" name="Issue Date">
    <vt:lpwstr>2011-08-17T00:00:00Z</vt:lpwstr>
  </property>
  <property fmtid="{D5CDD505-2E9C-101B-9397-08002B2CF9AE}" pid="13" name="Stakeholder Groups">
    <vt:lpwstr/>
  </property>
  <property fmtid="{D5CDD505-2E9C-101B-9397-08002B2CF9AE}" pid="14" name="Subject">
    <vt:lpwstr/>
  </property>
  <property fmtid="{D5CDD505-2E9C-101B-9397-08002B2CF9AE}" pid="15" name="Keywords">
    <vt:lpwstr/>
  </property>
  <property fmtid="{D5CDD505-2E9C-101B-9397-08002B2CF9AE}" pid="16" name="_Author">
    <vt:lpwstr>aplummer</vt:lpwstr>
  </property>
  <property fmtid="{D5CDD505-2E9C-101B-9397-08002B2CF9AE}" pid="17" name="_Category">
    <vt:lpwstr/>
  </property>
  <property fmtid="{D5CDD505-2E9C-101B-9397-08002B2CF9AE}" pid="18" name="Categories">
    <vt:lpwstr/>
  </property>
  <property fmtid="{D5CDD505-2E9C-101B-9397-08002B2CF9AE}" pid="19" name="Approval Level">
    <vt:lpwstr/>
  </property>
  <property fmtid="{D5CDD505-2E9C-101B-9397-08002B2CF9AE}" pid="20" name="_Comments">
    <vt:lpwstr/>
  </property>
  <property fmtid="{D5CDD505-2E9C-101B-9397-08002B2CF9AE}" pid="21" name="Assigned To">
    <vt:lpwstr/>
  </property>
  <property fmtid="{D5CDD505-2E9C-101B-9397-08002B2CF9AE}" pid="22" name="Date for Review">
    <vt:lpwstr>2012-08-16T00:00:00Z</vt:lpwstr>
  </property>
  <property fmtid="{D5CDD505-2E9C-101B-9397-08002B2CF9AE}" pid="23" name="DocumentTypeCommsandReports">
    <vt:lpwstr>Report</vt:lpwstr>
  </property>
  <property fmtid="{D5CDD505-2E9C-101B-9397-08002B2CF9AE}" pid="24" name="DocumentTypeManagementDocument">
    <vt:lpwstr/>
  </property>
  <property fmtid="{D5CDD505-2E9C-101B-9397-08002B2CF9AE}" pid="25" name="DocumentTypeMeetingRecord">
    <vt:lpwstr/>
  </property>
  <property fmtid="{D5CDD505-2E9C-101B-9397-08002B2CF9AE}" pid="26" name="DocumentTypeProcessDocument">
    <vt:lpwstr/>
  </property>
  <property fmtid="{D5CDD505-2E9C-101B-9397-08002B2CF9AE}" pid="27" name="Document Owner">
    <vt:lpwstr/>
  </property>
  <property fmtid="{D5CDD505-2E9C-101B-9397-08002B2CF9AE}" pid="28" name="DocumentTypeITTechnicalDocument">
    <vt:lpwstr>Testing</vt:lpwstr>
  </property>
  <property fmtid="{D5CDD505-2E9C-101B-9397-08002B2CF9AE}" pid="29" name="ProjectName">
    <vt:lpwstr>UIQ v5 Upgrade (VPN &amp; UE)</vt:lpwstr>
  </property>
  <property fmtid="{D5CDD505-2E9C-101B-9397-08002B2CF9AE}" pid="30" name="QC_TemplateCategory">
    <vt:lpwstr>Document_Template</vt:lpwstr>
  </property>
  <property fmtid="{D5CDD505-2E9C-101B-9397-08002B2CF9AE}" pid="31" name="MediaServiceImageTags">
    <vt:lpwstr/>
  </property>
</Properties>
</file>